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77772" w14:textId="444ABEC2" w:rsidR="00AB34D7" w:rsidRPr="00A04A57" w:rsidRDefault="00AB34D7" w:rsidP="001521BA">
      <w:pPr>
        <w:spacing w:line="360" w:lineRule="auto"/>
        <w:jc w:val="center"/>
        <w:rPr>
          <w:rFonts w:ascii="Times New Roman" w:hAnsi="Times New Roman" w:cs="Times New Roman"/>
          <w:b/>
          <w:sz w:val="24"/>
          <w:szCs w:val="24"/>
          <w:lang w:val="en-GB"/>
        </w:rPr>
      </w:pPr>
      <w:bookmarkStart w:id="0" w:name="_Hlk518999164"/>
      <w:r w:rsidRPr="00A04A57">
        <w:rPr>
          <w:rFonts w:ascii="Times New Roman" w:hAnsi="Times New Roman" w:cs="Times New Roman"/>
          <w:b/>
          <w:sz w:val="24"/>
          <w:szCs w:val="24"/>
          <w:lang w:val="en-GB"/>
        </w:rPr>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greater reliance on detail for image recognition </w:t>
      </w:r>
    </w:p>
    <w:p w14:paraId="60D0C684" w14:textId="0444CD5F" w:rsidR="002F52DA" w:rsidRPr="00A04A57" w:rsidRDefault="002F52DA" w:rsidP="001521BA">
      <w:pPr>
        <w:spacing w:line="360" w:lineRule="auto"/>
        <w:jc w:val="center"/>
        <w:rPr>
          <w:rFonts w:ascii="Times New Roman" w:hAnsi="Times New Roman" w:cs="Times New Roman"/>
          <w:b/>
          <w:sz w:val="24"/>
          <w:szCs w:val="24"/>
          <w:lang w:val="en-GB"/>
        </w:rPr>
      </w:pPr>
    </w:p>
    <w:bookmarkEnd w:id="0"/>
    <w:p w14:paraId="7602A229" w14:textId="0DF934E7" w:rsidR="0032357D" w:rsidRPr="00A04A57" w:rsidRDefault="00CF6485"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w:t>
      </w:r>
      <w:r w:rsidR="009A4385" w:rsidRPr="00A04A57">
        <w:rPr>
          <w:rFonts w:ascii="Times New Roman" w:hAnsi="Times New Roman" w:cs="Times New Roman"/>
          <w:i/>
          <w:sz w:val="24"/>
          <w:szCs w:val="24"/>
          <w:vertAlign w:val="superscript"/>
          <w:lang w:val="en-GB"/>
        </w:rPr>
        <w:t>1</w:t>
      </w:r>
      <w:r w:rsidRPr="00A04A57">
        <w:rPr>
          <w:rFonts w:ascii="Times New Roman" w:hAnsi="Times New Roman" w:cs="Times New Roman"/>
          <w:i/>
          <w:sz w:val="24"/>
          <w:szCs w:val="24"/>
          <w:lang w:val="en-GB"/>
        </w:rPr>
        <w:t xml:space="preserve"> &amp; Ian Charest</w:t>
      </w:r>
      <w:r w:rsidR="009A4385" w:rsidRPr="00A04A57">
        <w:rPr>
          <w:rFonts w:ascii="Times New Roman" w:hAnsi="Times New Roman" w:cs="Times New Roman"/>
          <w:i/>
          <w:sz w:val="24"/>
          <w:szCs w:val="24"/>
          <w:vertAlign w:val="superscript"/>
          <w:lang w:val="en-GB"/>
        </w:rPr>
        <w:t>2</w:t>
      </w:r>
    </w:p>
    <w:p w14:paraId="1EA32B50" w14:textId="42E44F8A" w:rsidR="0032357D" w:rsidRPr="00A04A57" w:rsidRDefault="0032357D" w:rsidP="001521BA">
      <w:pPr>
        <w:spacing w:after="0" w:line="360" w:lineRule="auto"/>
        <w:rPr>
          <w:rFonts w:ascii="Times New Roman" w:eastAsia="Calibri" w:hAnsi="Times New Roman" w:cs="Times New Roman"/>
          <w:b/>
          <w:bCs/>
          <w:color w:val="000000" w:themeColor="text1"/>
          <w:lang w:val="en-GB"/>
        </w:rPr>
      </w:pPr>
    </w:p>
    <w:p w14:paraId="4BCC3F05" w14:textId="68A7363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71D8D4CB" w14:textId="7C7E103B"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B544CE0" w14:textId="6D02848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4A35E01" w14:textId="414ACBCF"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6D79ADFF" w14:textId="063DC5CE"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0ADA14B4" w14:textId="0883F69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4997648E" w14:textId="65091DC5"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9C80D6C" w14:textId="4BF91428"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D872D75" w14:textId="17A79925" w:rsidR="00AA1BF2" w:rsidRPr="00A04A57" w:rsidRDefault="00AA1BF2" w:rsidP="001521BA">
      <w:pPr>
        <w:spacing w:after="0" w:line="360" w:lineRule="auto"/>
        <w:rPr>
          <w:rFonts w:ascii="Times New Roman" w:eastAsia="Calibri" w:hAnsi="Times New Roman" w:cs="Times New Roman"/>
          <w:i/>
          <w:iCs/>
          <w:color w:val="000000" w:themeColor="text1"/>
          <w:lang w:val="en-GB"/>
        </w:rPr>
      </w:pPr>
    </w:p>
    <w:p w14:paraId="30909E67" w14:textId="677B195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1</w:t>
      </w:r>
      <w:r w:rsidRPr="00A04A57">
        <w:rPr>
          <w:rFonts w:ascii="Times New Roman" w:eastAsia="Calibri" w:hAnsi="Times New Roman" w:cs="Times New Roman"/>
          <w:i/>
          <w:iCs/>
          <w:color w:val="000000" w:themeColor="text1"/>
          <w:lang w:val="en-GB"/>
        </w:rPr>
        <w:t xml:space="preserve">University Medical </w:t>
      </w:r>
      <w:r w:rsidR="00F22E23" w:rsidRPr="00F22E23">
        <w:rPr>
          <w:rFonts w:ascii="Times New Roman" w:eastAsia="Calibri" w:hAnsi="Times New Roman" w:cs="Times New Roman"/>
          <w:i/>
          <w:iCs/>
          <w:color w:val="000000" w:themeColor="text1"/>
          <w:lang w:val="en-GB"/>
        </w:rPr>
        <w:t>Centre</w:t>
      </w:r>
      <w:r w:rsidRPr="00A04A57">
        <w:rPr>
          <w:rFonts w:ascii="Times New Roman" w:eastAsia="Calibri" w:hAnsi="Times New Roman" w:cs="Times New Roman"/>
          <w:i/>
          <w:iCs/>
          <w:color w:val="000000" w:themeColor="text1"/>
          <w:lang w:val="en-GB"/>
        </w:rPr>
        <w:t xml:space="preserve"> Hamburg-Eppendorf, Germany</w:t>
      </w:r>
    </w:p>
    <w:p w14:paraId="37199914" w14:textId="45680F4E" w:rsidR="009A4385" w:rsidRPr="00A04A57" w:rsidRDefault="009A4385" w:rsidP="009A4385">
      <w:pPr>
        <w:spacing w:after="0" w:line="360" w:lineRule="auto"/>
        <w:rPr>
          <w:rFonts w:ascii="Times New Roman" w:eastAsia="Calibri" w:hAnsi="Times New Roman" w:cs="Times New Roman"/>
          <w:i/>
          <w:iCs/>
          <w:color w:val="000000" w:themeColor="text1"/>
          <w:lang w:val="en-GB"/>
        </w:rPr>
      </w:pPr>
      <w:r w:rsidRPr="00A04A57">
        <w:rPr>
          <w:rFonts w:ascii="Times New Roman" w:eastAsia="Calibri" w:hAnsi="Times New Roman" w:cs="Times New Roman"/>
          <w:i/>
          <w:iCs/>
          <w:color w:val="000000" w:themeColor="text1"/>
          <w:vertAlign w:val="superscript"/>
          <w:lang w:val="en-GB"/>
        </w:rPr>
        <w:t>2</w:t>
      </w:r>
      <w:r w:rsidRPr="00A04A57">
        <w:rPr>
          <w:rFonts w:ascii="Times New Roman" w:eastAsia="Calibri" w:hAnsi="Times New Roman" w:cs="Times New Roman"/>
          <w:i/>
          <w:iCs/>
          <w:color w:val="000000" w:themeColor="text1"/>
          <w:lang w:val="en-GB"/>
        </w:rPr>
        <w:t>University of Birmingham, United Kingdom</w:t>
      </w:r>
    </w:p>
    <w:p w14:paraId="29C0D10D" w14:textId="540A5909"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2C06966C" w14:textId="24205DBC" w:rsidR="00AA1BF2" w:rsidRPr="00A04A57" w:rsidRDefault="00AA1BF2" w:rsidP="001521BA">
      <w:pPr>
        <w:spacing w:after="0" w:line="360" w:lineRule="auto"/>
        <w:rPr>
          <w:rFonts w:ascii="Times New Roman" w:eastAsia="Calibri" w:hAnsi="Times New Roman" w:cs="Times New Roman"/>
          <w:b/>
          <w:bCs/>
          <w:color w:val="000000" w:themeColor="text1"/>
          <w:lang w:val="en-GB"/>
        </w:rPr>
      </w:pPr>
    </w:p>
    <w:p w14:paraId="18A5094B" w14:textId="77777777" w:rsidR="00AA5141" w:rsidRPr="00A04A57" w:rsidRDefault="00AA5141" w:rsidP="001521BA">
      <w:pPr>
        <w:spacing w:after="0" w:line="360" w:lineRule="auto"/>
        <w:rPr>
          <w:rFonts w:ascii="Times New Roman" w:eastAsia="Calibri" w:hAnsi="Times New Roman" w:cs="Times New Roman"/>
          <w:b/>
          <w:bCs/>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Corresponding author</w:t>
      </w:r>
    </w:p>
    <w:p w14:paraId="0E623C2B"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Arjen Alink </w:t>
      </w:r>
    </w:p>
    <w:p w14:paraId="69AB00C1" w14:textId="77777777" w:rsidR="00AA5141" w:rsidRPr="00A04A57" w:rsidRDefault="00D26477" w:rsidP="001521BA">
      <w:pPr>
        <w:spacing w:after="0" w:line="360" w:lineRule="auto"/>
        <w:rPr>
          <w:rFonts w:ascii="Times New Roman" w:eastAsia="Calibri" w:hAnsi="Times New Roman" w:cs="Times New Roman"/>
          <w:color w:val="000000" w:themeColor="text1"/>
          <w:sz w:val="24"/>
          <w:szCs w:val="24"/>
          <w:lang w:val="en-GB"/>
        </w:rPr>
      </w:pPr>
      <w:hyperlink r:id="rId8" w:history="1">
        <w:r w:rsidR="00AA5141" w:rsidRPr="00A04A57">
          <w:rPr>
            <w:rFonts w:ascii="Times New Roman" w:eastAsia="Calibri" w:hAnsi="Times New Roman" w:cs="Times New Roman"/>
            <w:color w:val="000000" w:themeColor="text1"/>
            <w:sz w:val="24"/>
            <w:szCs w:val="24"/>
            <w:u w:val="single"/>
            <w:lang w:val="en-GB"/>
          </w:rPr>
          <w:t>a.alink@uke.de</w:t>
        </w:r>
      </w:hyperlink>
    </w:p>
    <w:p w14:paraId="6048E2B9"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p>
    <w:p w14:paraId="672EC1A6" w14:textId="77777777" w:rsidR="00AA5141"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b/>
          <w:bCs/>
          <w:color w:val="000000" w:themeColor="text1"/>
          <w:sz w:val="24"/>
          <w:szCs w:val="24"/>
          <w:lang w:val="en-GB"/>
        </w:rPr>
        <w:t>Acknowledgments</w:t>
      </w:r>
      <w:r w:rsidRPr="00A04A57">
        <w:rPr>
          <w:rFonts w:ascii="Times New Roman" w:eastAsia="Calibri" w:hAnsi="Times New Roman" w:cs="Times New Roman"/>
          <w:color w:val="000000" w:themeColor="text1"/>
          <w:sz w:val="24"/>
          <w:szCs w:val="24"/>
          <w:lang w:val="en-GB"/>
        </w:rPr>
        <w:t xml:space="preserve"> </w:t>
      </w:r>
    </w:p>
    <w:p w14:paraId="7E9F1DE0" w14:textId="7889110D" w:rsidR="001521BA" w:rsidRPr="00A04A57" w:rsidRDefault="00AA5141" w:rsidP="001521BA">
      <w:pPr>
        <w:spacing w:after="0" w:line="360" w:lineRule="auto"/>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t xml:space="preserve">This work was supported by a Marie Curie fellowship (753441) to A.A. and an ERC starter grant (ERC-StG-759432) to I.C. We thank Anisha </w:t>
      </w:r>
      <w:proofErr w:type="spellStart"/>
      <w:r w:rsidRPr="00A04A57">
        <w:rPr>
          <w:rFonts w:ascii="Times New Roman" w:eastAsia="Calibri" w:hAnsi="Times New Roman" w:cs="Times New Roman"/>
          <w:color w:val="000000" w:themeColor="text1"/>
          <w:sz w:val="24"/>
          <w:szCs w:val="24"/>
          <w:lang w:val="en-GB"/>
        </w:rPr>
        <w:t>Rungapillay</w:t>
      </w:r>
      <w:proofErr w:type="spellEnd"/>
      <w:r w:rsidRPr="00A04A57">
        <w:rPr>
          <w:rFonts w:ascii="Times New Roman" w:eastAsia="Calibri" w:hAnsi="Times New Roman" w:cs="Times New Roman"/>
          <w:color w:val="000000" w:themeColor="text1"/>
          <w:sz w:val="24"/>
          <w:szCs w:val="24"/>
          <w:lang w:val="en-GB"/>
        </w:rPr>
        <w:t xml:space="preserve">, Fiona Boxford, and Noor Hassan for their help in collecting the </w:t>
      </w:r>
      <w:r w:rsidR="00F22E23" w:rsidRPr="00F22E23">
        <w:rPr>
          <w:rFonts w:ascii="Times New Roman" w:eastAsia="Calibri" w:hAnsi="Times New Roman" w:cs="Times New Roman"/>
          <w:color w:val="000000" w:themeColor="text1"/>
          <w:sz w:val="24"/>
          <w:szCs w:val="24"/>
          <w:lang w:val="en-GB"/>
        </w:rPr>
        <w:t>behavioural</w:t>
      </w:r>
      <w:r w:rsidRPr="00A04A57">
        <w:rPr>
          <w:rFonts w:ascii="Times New Roman" w:eastAsia="Calibri" w:hAnsi="Times New Roman" w:cs="Times New Roman"/>
          <w:color w:val="000000" w:themeColor="text1"/>
          <w:sz w:val="24"/>
          <w:szCs w:val="24"/>
          <w:lang w:val="en-GB"/>
        </w:rPr>
        <w:t xml:space="preserve"> data.</w:t>
      </w:r>
    </w:p>
    <w:p w14:paraId="525526E5" w14:textId="77777777" w:rsidR="001521BA" w:rsidRPr="00A04A57" w:rsidRDefault="001521BA">
      <w:pPr>
        <w:rPr>
          <w:rFonts w:ascii="Times New Roman" w:eastAsia="Calibri" w:hAnsi="Times New Roman" w:cs="Times New Roman"/>
          <w:color w:val="000000" w:themeColor="text1"/>
          <w:sz w:val="24"/>
          <w:szCs w:val="24"/>
          <w:lang w:val="en-GB"/>
        </w:rPr>
      </w:pPr>
      <w:r w:rsidRPr="00A04A57">
        <w:rPr>
          <w:rFonts w:ascii="Times New Roman" w:eastAsia="Calibri" w:hAnsi="Times New Roman" w:cs="Times New Roman"/>
          <w:color w:val="000000" w:themeColor="text1"/>
          <w:sz w:val="24"/>
          <w:szCs w:val="24"/>
          <w:lang w:val="en-GB"/>
        </w:rPr>
        <w:br w:type="page"/>
      </w:r>
    </w:p>
    <w:p w14:paraId="31833293" w14:textId="4985FED5" w:rsidR="00E806D1" w:rsidRPr="00A04A57" w:rsidRDefault="00E806D1" w:rsidP="001521BA">
      <w:pPr>
        <w:spacing w:line="360" w:lineRule="auto"/>
        <w:jc w:val="center"/>
        <w:rPr>
          <w:rFonts w:ascii="Times New Roman" w:hAnsi="Times New Roman" w:cs="Times New Roman"/>
          <w:b/>
          <w:sz w:val="24"/>
          <w:szCs w:val="24"/>
          <w:lang w:val="en-GB"/>
        </w:rPr>
      </w:pPr>
      <w:r w:rsidRPr="00A04A57">
        <w:rPr>
          <w:rFonts w:ascii="Times New Roman" w:hAnsi="Times New Roman" w:cs="Times New Roman"/>
          <w:b/>
          <w:sz w:val="24"/>
          <w:szCs w:val="24"/>
          <w:lang w:val="en-GB"/>
        </w:rPr>
        <w:lastRenderedPageBreak/>
        <w:t>Clinically relevant autistic traits</w:t>
      </w:r>
      <w:r w:rsidRPr="00A04A57" w:rsidDel="00833FF3">
        <w:rPr>
          <w:rFonts w:ascii="Times New Roman" w:hAnsi="Times New Roman" w:cs="Times New Roman"/>
          <w:b/>
          <w:sz w:val="24"/>
          <w:szCs w:val="24"/>
          <w:lang w:val="en-GB"/>
        </w:rPr>
        <w:t xml:space="preserve"> </w:t>
      </w:r>
      <w:r w:rsidRPr="00A04A57">
        <w:rPr>
          <w:rFonts w:ascii="Times New Roman" w:hAnsi="Times New Roman" w:cs="Times New Roman"/>
          <w:b/>
          <w:sz w:val="24"/>
          <w:szCs w:val="24"/>
          <w:lang w:val="en-GB"/>
        </w:rPr>
        <w:t xml:space="preserve">predict </w:t>
      </w:r>
      <w:r w:rsidR="00696A48" w:rsidRPr="00A04A57">
        <w:rPr>
          <w:rFonts w:ascii="Times New Roman" w:hAnsi="Times New Roman" w:cs="Times New Roman"/>
          <w:b/>
          <w:sz w:val="24"/>
          <w:szCs w:val="24"/>
          <w:lang w:val="en-GB"/>
        </w:rPr>
        <w:t xml:space="preserve">greater </w:t>
      </w:r>
      <w:r w:rsidRPr="00A04A57">
        <w:rPr>
          <w:rFonts w:ascii="Times New Roman" w:hAnsi="Times New Roman" w:cs="Times New Roman"/>
          <w:b/>
          <w:sz w:val="24"/>
          <w:szCs w:val="24"/>
          <w:lang w:val="en-GB"/>
        </w:rPr>
        <w:t>reliance</w:t>
      </w:r>
      <w:r w:rsidR="002F52DA" w:rsidRPr="00A04A57">
        <w:rPr>
          <w:rFonts w:ascii="Times New Roman" w:hAnsi="Times New Roman" w:cs="Times New Roman"/>
          <w:b/>
          <w:sz w:val="24"/>
          <w:szCs w:val="24"/>
          <w:lang w:val="en-GB"/>
        </w:rPr>
        <w:t xml:space="preserve"> on detail for </w:t>
      </w:r>
      <w:r w:rsidRPr="00A04A57">
        <w:rPr>
          <w:rFonts w:ascii="Times New Roman" w:hAnsi="Times New Roman" w:cs="Times New Roman"/>
          <w:b/>
          <w:sz w:val="24"/>
          <w:szCs w:val="24"/>
          <w:lang w:val="en-GB"/>
        </w:rPr>
        <w:t xml:space="preserve">image recognition </w:t>
      </w:r>
    </w:p>
    <w:p w14:paraId="386C54E0" w14:textId="2945DF07" w:rsidR="0032357D" w:rsidRPr="00A04A57" w:rsidRDefault="0032357D" w:rsidP="001521BA">
      <w:pPr>
        <w:spacing w:line="360" w:lineRule="auto"/>
        <w:jc w:val="center"/>
        <w:rPr>
          <w:rFonts w:ascii="Times New Roman" w:hAnsi="Times New Roman" w:cs="Times New Roman"/>
          <w:b/>
          <w:sz w:val="24"/>
          <w:szCs w:val="24"/>
          <w:lang w:val="en-GB"/>
        </w:rPr>
      </w:pPr>
    </w:p>
    <w:p w14:paraId="2F00F6DC" w14:textId="77777777" w:rsidR="0032357D" w:rsidRPr="00A04A57" w:rsidRDefault="0032357D" w:rsidP="001521BA">
      <w:pPr>
        <w:spacing w:line="360" w:lineRule="auto"/>
        <w:jc w:val="center"/>
        <w:rPr>
          <w:rFonts w:ascii="Times New Roman" w:hAnsi="Times New Roman" w:cs="Times New Roman"/>
          <w:i/>
          <w:sz w:val="24"/>
          <w:szCs w:val="24"/>
          <w:lang w:val="en-GB"/>
        </w:rPr>
      </w:pPr>
      <w:r w:rsidRPr="00A04A57">
        <w:rPr>
          <w:rFonts w:ascii="Times New Roman" w:hAnsi="Times New Roman" w:cs="Times New Roman"/>
          <w:i/>
          <w:sz w:val="24"/>
          <w:szCs w:val="24"/>
          <w:lang w:val="en-GB"/>
        </w:rPr>
        <w:t>Arjen Alink &amp; Ian Charest</w:t>
      </w:r>
    </w:p>
    <w:p w14:paraId="2C090837" w14:textId="30505749" w:rsidR="00C5342E" w:rsidRPr="00A04A57" w:rsidRDefault="00C5342E"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Abstract</w:t>
      </w:r>
    </w:p>
    <w:p w14:paraId="3F287AC0" w14:textId="03C3C4B2" w:rsidR="008928CD" w:rsidRPr="00A04A57" w:rsidRDefault="00C63B0A" w:rsidP="00C5342E">
      <w:pPr>
        <w:spacing w:after="0" w:line="360" w:lineRule="auto"/>
        <w:jc w:val="both"/>
        <w:rPr>
          <w:rFonts w:ascii="Times New Roman" w:eastAsia="Times New Roman" w:hAnsi="Times New Roman" w:cs="Times New Roman"/>
          <w:b/>
          <w:bCs/>
          <w:sz w:val="24"/>
          <w:szCs w:val="24"/>
          <w:lang w:val="en-GB"/>
        </w:rPr>
      </w:pPr>
      <w:r w:rsidRPr="00A04A57">
        <w:rPr>
          <w:rFonts w:ascii="Times New Roman" w:eastAsia="Times New Roman" w:hAnsi="Times New Roman" w:cs="Times New Roman"/>
          <w:b/>
          <w:bCs/>
          <w:sz w:val="24"/>
          <w:szCs w:val="24"/>
          <w:lang w:val="en-GB"/>
        </w:rPr>
        <w:t xml:space="preserve">Individuals with an autism spectrum disorder (ASD) diagnosis are often described as having an eye for detail. But </w:t>
      </w:r>
      <w:r w:rsidR="00442599" w:rsidRPr="00A04A57">
        <w:rPr>
          <w:rFonts w:ascii="Times New Roman" w:eastAsia="Times New Roman" w:hAnsi="Times New Roman" w:cs="Times New Roman"/>
          <w:b/>
          <w:bCs/>
          <w:sz w:val="24"/>
          <w:szCs w:val="24"/>
          <w:lang w:val="en-GB"/>
        </w:rPr>
        <w:t xml:space="preserve">it remains to be shown that </w:t>
      </w:r>
      <w:r w:rsidR="00AB34D7" w:rsidRPr="00A04A57">
        <w:rPr>
          <w:rFonts w:ascii="Times New Roman" w:eastAsia="Times New Roman" w:hAnsi="Times New Roman" w:cs="Times New Roman"/>
          <w:b/>
          <w:bCs/>
          <w:sz w:val="24"/>
          <w:szCs w:val="24"/>
          <w:lang w:val="en-GB"/>
        </w:rPr>
        <w:t>a</w:t>
      </w:r>
      <w:r w:rsidR="00442599" w:rsidRPr="00A04A57">
        <w:rPr>
          <w:rFonts w:ascii="Times New Roman" w:eastAsia="Times New Roman" w:hAnsi="Times New Roman" w:cs="Times New Roman"/>
          <w:b/>
          <w:bCs/>
          <w:sz w:val="24"/>
          <w:szCs w:val="24"/>
          <w:lang w:val="en-GB"/>
        </w:rPr>
        <w:t xml:space="preserve"> detail-focused processing bias is a ubiquitous property of vision in individuals with ASD.  </w:t>
      </w:r>
      <w:r w:rsidR="00CB2E95" w:rsidRPr="00A04A57">
        <w:rPr>
          <w:rFonts w:ascii="Times New Roman" w:eastAsia="Times New Roman" w:hAnsi="Times New Roman" w:cs="Times New Roman"/>
          <w:b/>
          <w:bCs/>
          <w:sz w:val="24"/>
          <w:szCs w:val="24"/>
          <w:lang w:val="en-GB"/>
        </w:rPr>
        <w:t xml:space="preserve">To </w:t>
      </w:r>
      <w:r w:rsidRPr="00A04A57">
        <w:rPr>
          <w:rFonts w:ascii="Times New Roman" w:eastAsia="Times New Roman" w:hAnsi="Times New Roman" w:cs="Times New Roman"/>
          <w:b/>
          <w:bCs/>
          <w:sz w:val="24"/>
          <w:szCs w:val="24"/>
          <w:lang w:val="en-GB"/>
        </w:rPr>
        <w:t>address this question</w:t>
      </w:r>
      <w:r w:rsidR="00CB2E95" w:rsidRPr="00A04A57">
        <w:rPr>
          <w:rFonts w:ascii="Times New Roman" w:eastAsia="Times New Roman" w:hAnsi="Times New Roman" w:cs="Times New Roman"/>
          <w:b/>
          <w:bCs/>
          <w:sz w:val="24"/>
          <w:szCs w:val="24"/>
          <w:lang w:val="en-GB"/>
        </w:rPr>
        <w:t xml:space="preserve">, we </w:t>
      </w:r>
      <w:r w:rsidR="00CD4104" w:rsidRPr="00A04A57">
        <w:rPr>
          <w:rFonts w:ascii="Times New Roman" w:eastAsia="Times New Roman" w:hAnsi="Times New Roman" w:cs="Times New Roman"/>
          <w:b/>
          <w:bCs/>
          <w:sz w:val="24"/>
          <w:szCs w:val="24"/>
          <w:lang w:val="en-GB"/>
        </w:rPr>
        <w:t xml:space="preserve">investigated whether a greater number of </w:t>
      </w:r>
      <w:r w:rsidR="00051692" w:rsidRPr="00A04A57">
        <w:rPr>
          <w:rFonts w:ascii="Times New Roman" w:eastAsia="Times New Roman" w:hAnsi="Times New Roman" w:cs="Times New Roman"/>
          <w:b/>
          <w:bCs/>
          <w:sz w:val="24"/>
          <w:szCs w:val="24"/>
          <w:lang w:val="en-GB"/>
        </w:rPr>
        <w:t>autistic</w:t>
      </w:r>
      <w:r w:rsidR="00CD4104" w:rsidRPr="00A04A57">
        <w:rPr>
          <w:rFonts w:ascii="Times New Roman" w:eastAsia="Times New Roman" w:hAnsi="Times New Roman" w:cs="Times New Roman"/>
          <w:b/>
          <w:bCs/>
          <w:sz w:val="24"/>
          <w:szCs w:val="24"/>
          <w:lang w:val="en-GB"/>
        </w:rPr>
        <w:t xml:space="preserve"> traits in neurotypical subjects is associated with an increased reliance on image details during a natural image recognition task. T</w:t>
      </w:r>
      <w:r w:rsidR="004C6268" w:rsidRPr="00A04A57">
        <w:rPr>
          <w:rFonts w:ascii="Times New Roman" w:eastAsia="Times New Roman" w:hAnsi="Times New Roman" w:cs="Times New Roman"/>
          <w:b/>
          <w:bCs/>
          <w:sz w:val="24"/>
          <w:szCs w:val="24"/>
          <w:lang w:val="en-GB"/>
        </w:rPr>
        <w:t>o</w:t>
      </w:r>
      <w:r w:rsidR="00CD4104" w:rsidRPr="00A04A57">
        <w:rPr>
          <w:rFonts w:ascii="Times New Roman" w:eastAsia="Times New Roman" w:hAnsi="Times New Roman" w:cs="Times New Roman"/>
          <w:b/>
          <w:bCs/>
          <w:sz w:val="24"/>
          <w:szCs w:val="24"/>
          <w:lang w:val="en-GB"/>
        </w:rPr>
        <w:t xml:space="preserve"> this end, we use a novel </w:t>
      </w:r>
      <w:r w:rsidR="001D33BE" w:rsidRPr="00A04A57">
        <w:rPr>
          <w:rFonts w:ascii="Times New Roman" w:eastAsia="Times New Roman" w:hAnsi="Times New Roman" w:cs="Times New Roman"/>
          <w:b/>
          <w:bCs/>
          <w:sz w:val="24"/>
          <w:szCs w:val="24"/>
          <w:lang w:val="en-GB"/>
        </w:rPr>
        <w:t xml:space="preserve">reverse correlation-based </w:t>
      </w:r>
      <w:r w:rsidR="00CD4104" w:rsidRPr="00A04A57">
        <w:rPr>
          <w:rFonts w:ascii="Times New Roman" w:eastAsia="Times New Roman" w:hAnsi="Times New Roman" w:cs="Times New Roman"/>
          <w:b/>
          <w:bCs/>
          <w:sz w:val="24"/>
          <w:szCs w:val="24"/>
          <w:lang w:val="en-GB"/>
        </w:rPr>
        <w:t>method (</w:t>
      </w:r>
      <w:r w:rsidR="001D33BE" w:rsidRPr="00A04A57">
        <w:rPr>
          <w:rFonts w:ascii="Times New Roman" w:eastAsia="Times New Roman" w:hAnsi="Times New Roman" w:cs="Times New Roman"/>
          <w:b/>
          <w:bCs/>
          <w:sz w:val="24"/>
          <w:szCs w:val="24"/>
          <w:lang w:val="en-GB"/>
        </w:rPr>
        <w:t>f</w:t>
      </w:r>
      <w:r w:rsidR="00CD4104" w:rsidRPr="00A04A57">
        <w:rPr>
          <w:rFonts w:ascii="Times New Roman" w:eastAsia="Times New Roman" w:hAnsi="Times New Roman" w:cs="Times New Roman"/>
          <w:b/>
          <w:bCs/>
          <w:sz w:val="24"/>
          <w:szCs w:val="24"/>
          <w:lang w:val="en-GB"/>
        </w:rPr>
        <w:t xml:space="preserve">eature </w:t>
      </w:r>
      <w:r w:rsidR="001D33BE" w:rsidRPr="00A04A57">
        <w:rPr>
          <w:rFonts w:ascii="Times New Roman" w:eastAsia="Times New Roman" w:hAnsi="Times New Roman" w:cs="Times New Roman"/>
          <w:b/>
          <w:bCs/>
          <w:sz w:val="24"/>
          <w:szCs w:val="24"/>
          <w:lang w:val="en-GB"/>
        </w:rPr>
        <w:t>d</w:t>
      </w:r>
      <w:r w:rsidR="00CD4104" w:rsidRPr="00A04A57">
        <w:rPr>
          <w:rFonts w:ascii="Times New Roman" w:eastAsia="Times New Roman" w:hAnsi="Times New Roman" w:cs="Times New Roman"/>
          <w:b/>
          <w:bCs/>
          <w:sz w:val="24"/>
          <w:szCs w:val="24"/>
          <w:lang w:val="en-GB"/>
        </w:rPr>
        <w:t xml:space="preserve">iagnosticity </w:t>
      </w:r>
      <w:r w:rsidR="001D33BE" w:rsidRPr="00A04A57">
        <w:rPr>
          <w:rFonts w:ascii="Times New Roman" w:eastAsia="Times New Roman" w:hAnsi="Times New Roman" w:cs="Times New Roman"/>
          <w:b/>
          <w:bCs/>
          <w:sz w:val="24"/>
          <w:szCs w:val="24"/>
          <w:lang w:val="en-GB"/>
        </w:rPr>
        <w:t>m</w:t>
      </w:r>
      <w:r w:rsidR="00CD4104" w:rsidRPr="00A04A57">
        <w:rPr>
          <w:rFonts w:ascii="Times New Roman" w:eastAsia="Times New Roman" w:hAnsi="Times New Roman" w:cs="Times New Roman"/>
          <w:b/>
          <w:bCs/>
          <w:sz w:val="24"/>
          <w:szCs w:val="24"/>
          <w:lang w:val="en-GB"/>
        </w:rPr>
        <w:t>apping</w:t>
      </w:r>
      <w:r w:rsidR="001D33BE" w:rsidRPr="00A04A57">
        <w:rPr>
          <w:rFonts w:ascii="Times New Roman" w:eastAsia="Times New Roman" w:hAnsi="Times New Roman" w:cs="Times New Roman"/>
          <w:b/>
          <w:bCs/>
          <w:sz w:val="24"/>
          <w:szCs w:val="24"/>
          <w:lang w:val="en-GB"/>
        </w:rPr>
        <w:t xml:space="preserve">) </w:t>
      </w:r>
      <w:r w:rsidR="00CD4104" w:rsidRPr="00A04A57">
        <w:rPr>
          <w:rFonts w:ascii="Times New Roman" w:eastAsia="Times New Roman" w:hAnsi="Times New Roman" w:cs="Times New Roman"/>
          <w:b/>
          <w:bCs/>
          <w:sz w:val="24"/>
          <w:szCs w:val="24"/>
          <w:lang w:val="en-GB"/>
        </w:rPr>
        <w:t xml:space="preserve">for measuring the relative importance of low-level image features for object recognition.  </w:t>
      </w:r>
      <w:r w:rsidR="008928CD" w:rsidRPr="00A04A57">
        <w:rPr>
          <w:rFonts w:ascii="Times New Roman" w:eastAsia="Times New Roman" w:hAnsi="Times New Roman" w:cs="Times New Roman"/>
          <w:b/>
          <w:bCs/>
          <w:sz w:val="24"/>
          <w:szCs w:val="24"/>
          <w:lang w:val="en-GB"/>
        </w:rPr>
        <w:t xml:space="preserve">The main finding of this study is that </w:t>
      </w:r>
      <w:r w:rsidR="00CD4104" w:rsidRPr="00A04A57">
        <w:rPr>
          <w:rFonts w:ascii="Times New Roman" w:eastAsia="Times New Roman" w:hAnsi="Times New Roman" w:cs="Times New Roman"/>
          <w:b/>
          <w:bCs/>
          <w:sz w:val="24"/>
          <w:szCs w:val="24"/>
          <w:lang w:val="en-GB"/>
        </w:rPr>
        <w:t xml:space="preserve">image recognition in participants with an above-median </w:t>
      </w:r>
      <w:r w:rsidR="008928CD" w:rsidRPr="00A04A57">
        <w:rPr>
          <w:rFonts w:ascii="Times New Roman" w:eastAsia="Times New Roman" w:hAnsi="Times New Roman" w:cs="Times New Roman"/>
          <w:b/>
          <w:bCs/>
          <w:sz w:val="24"/>
          <w:szCs w:val="24"/>
          <w:lang w:val="en-GB"/>
        </w:rPr>
        <w:t xml:space="preserve">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CD4104" w:rsidRPr="00A04A57">
        <w:rPr>
          <w:rFonts w:ascii="Times New Roman" w:eastAsia="Times New Roman" w:hAnsi="Times New Roman" w:cs="Times New Roman"/>
          <w:b/>
          <w:bCs/>
          <w:sz w:val="24"/>
          <w:szCs w:val="24"/>
          <w:lang w:val="en-GB"/>
        </w:rPr>
        <w:t xml:space="preserve">benefited more from the presence of high-spatial frequency image features. </w:t>
      </w:r>
      <w:r w:rsidRPr="00A04A57">
        <w:rPr>
          <w:rFonts w:ascii="Times New Roman" w:eastAsia="Times New Roman" w:hAnsi="Times New Roman" w:cs="Times New Roman"/>
          <w:b/>
          <w:bCs/>
          <w:sz w:val="24"/>
          <w:szCs w:val="24"/>
          <w:lang w:val="en-GB"/>
        </w:rPr>
        <w:t>Furthermore, we found that</w:t>
      </w:r>
      <w:r w:rsidR="008928CD" w:rsidRPr="00A04A57">
        <w:rPr>
          <w:rFonts w:ascii="Times New Roman" w:eastAsia="Times New Roman" w:hAnsi="Times New Roman" w:cs="Times New Roman"/>
          <w:b/>
          <w:bCs/>
          <w:sz w:val="24"/>
          <w:szCs w:val="24"/>
          <w:lang w:val="en-GB"/>
        </w:rPr>
        <w:t xml:space="preserve"> this</w:t>
      </w:r>
      <w:r w:rsidRPr="00A04A57">
        <w:rPr>
          <w:rFonts w:ascii="Times New Roman" w:eastAsia="Times New Roman" w:hAnsi="Times New Roman" w:cs="Times New Roman"/>
          <w:b/>
          <w:bCs/>
          <w:sz w:val="24"/>
          <w:szCs w:val="24"/>
          <w:lang w:val="en-GB"/>
        </w:rPr>
        <w:t xml:space="preserve"> reliance</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on</w:t>
      </w:r>
      <w:r w:rsidR="008928CD"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detail </w:t>
      </w:r>
      <w:r w:rsidR="008928CD" w:rsidRPr="00A04A57">
        <w:rPr>
          <w:rFonts w:ascii="Times New Roman" w:eastAsia="Times New Roman" w:hAnsi="Times New Roman" w:cs="Times New Roman"/>
          <w:b/>
          <w:bCs/>
          <w:sz w:val="24"/>
          <w:szCs w:val="24"/>
          <w:lang w:val="en-GB"/>
        </w:rPr>
        <w:t xml:space="preserve">effect </w:t>
      </w:r>
      <w:r w:rsidRPr="00A04A57">
        <w:rPr>
          <w:rFonts w:ascii="Times New Roman" w:eastAsia="Times New Roman" w:hAnsi="Times New Roman" w:cs="Times New Roman"/>
          <w:b/>
          <w:bCs/>
          <w:sz w:val="24"/>
          <w:szCs w:val="24"/>
          <w:lang w:val="en-GB"/>
        </w:rPr>
        <w:t xml:space="preserve">was best predicted by the presence of the most clinically relevant </w:t>
      </w:r>
      <w:r w:rsidR="00051692" w:rsidRPr="00A04A57">
        <w:rPr>
          <w:rFonts w:ascii="Times New Roman" w:eastAsia="Times New Roman" w:hAnsi="Times New Roman" w:cs="Times New Roman"/>
          <w:b/>
          <w:bCs/>
          <w:sz w:val="24"/>
          <w:szCs w:val="24"/>
          <w:lang w:val="en-GB"/>
        </w:rPr>
        <w:t>autistic</w:t>
      </w:r>
      <w:r w:rsidR="000E4AA0" w:rsidRPr="00A04A57">
        <w:rPr>
          <w:rFonts w:ascii="Times New Roman" w:eastAsia="Times New Roman" w:hAnsi="Times New Roman" w:cs="Times New Roman"/>
          <w:b/>
          <w:bCs/>
          <w:sz w:val="24"/>
          <w:szCs w:val="24"/>
          <w:lang w:val="en-GB"/>
        </w:rPr>
        <w:t xml:space="preserve"> trait</w:t>
      </w:r>
      <w:r w:rsidRPr="00A04A57">
        <w:rPr>
          <w:rFonts w:ascii="Times New Roman" w:eastAsia="Times New Roman" w:hAnsi="Times New Roman" w:cs="Times New Roman"/>
          <w:b/>
          <w:bCs/>
          <w:sz w:val="24"/>
          <w:szCs w:val="24"/>
          <w:lang w:val="en-GB"/>
        </w:rPr>
        <w:t>s</w:t>
      </w:r>
      <w:r w:rsidR="00DA7DAA" w:rsidRPr="00A04A57">
        <w:rPr>
          <w:rFonts w:ascii="Times New Roman" w:eastAsia="Times New Roman" w:hAnsi="Times New Roman" w:cs="Times New Roman"/>
          <w:b/>
          <w:bCs/>
          <w:sz w:val="24"/>
          <w:szCs w:val="24"/>
          <w:lang w:val="en-GB"/>
        </w:rPr>
        <w:t>.</w:t>
      </w:r>
      <w:r w:rsidRPr="00A04A57">
        <w:rPr>
          <w:rFonts w:ascii="Times New Roman" w:eastAsia="Times New Roman" w:hAnsi="Times New Roman" w:cs="Times New Roman"/>
          <w:b/>
          <w:bCs/>
          <w:sz w:val="24"/>
          <w:szCs w:val="24"/>
          <w:lang w:val="en-GB"/>
        </w:rPr>
        <w:t xml:space="preserve"> Therefore, our findings </w:t>
      </w:r>
      <w:r w:rsidR="008928CD" w:rsidRPr="00A04A57">
        <w:rPr>
          <w:rFonts w:ascii="Times New Roman" w:eastAsia="Times New Roman" w:hAnsi="Times New Roman" w:cs="Times New Roman"/>
          <w:b/>
          <w:bCs/>
          <w:sz w:val="24"/>
          <w:szCs w:val="24"/>
          <w:lang w:val="en-GB"/>
        </w:rPr>
        <w:t>suggest that</w:t>
      </w:r>
      <w:r w:rsidR="001D33BE" w:rsidRPr="00A04A57">
        <w:rPr>
          <w:rFonts w:ascii="Times New Roman" w:eastAsia="Times New Roman" w:hAnsi="Times New Roman" w:cs="Times New Roman"/>
          <w:b/>
          <w:bCs/>
          <w:sz w:val="24"/>
          <w:szCs w:val="24"/>
          <w:lang w:val="en-GB"/>
        </w:rPr>
        <w:t xml:space="preserve"> a greater number of </w:t>
      </w:r>
      <w:r w:rsidR="00051692" w:rsidRPr="00A04A57">
        <w:rPr>
          <w:rFonts w:ascii="Times New Roman" w:eastAsia="Times New Roman" w:hAnsi="Times New Roman" w:cs="Times New Roman"/>
          <w:b/>
          <w:bCs/>
          <w:sz w:val="24"/>
          <w:szCs w:val="24"/>
          <w:lang w:val="en-GB"/>
        </w:rPr>
        <w:t>autistic</w:t>
      </w:r>
      <w:r w:rsidR="008928CD" w:rsidRPr="00A04A57">
        <w:rPr>
          <w:rFonts w:ascii="Times New Roman" w:eastAsia="Times New Roman" w:hAnsi="Times New Roman" w:cs="Times New Roman"/>
          <w:b/>
          <w:bCs/>
          <w:sz w:val="24"/>
          <w:szCs w:val="24"/>
          <w:lang w:val="en-GB"/>
        </w:rPr>
        <w:t xml:space="preserve"> traits </w:t>
      </w:r>
      <w:r w:rsidR="001D33BE" w:rsidRPr="00A04A57">
        <w:rPr>
          <w:rFonts w:ascii="Times New Roman" w:eastAsia="Times New Roman" w:hAnsi="Times New Roman" w:cs="Times New Roman"/>
          <w:b/>
          <w:bCs/>
          <w:sz w:val="24"/>
          <w:szCs w:val="24"/>
          <w:lang w:val="en-GB"/>
        </w:rPr>
        <w:t xml:space="preserve">in neurotypical individuals is </w:t>
      </w:r>
      <w:r w:rsidR="008928CD" w:rsidRPr="00A04A57">
        <w:rPr>
          <w:rFonts w:ascii="Times New Roman" w:eastAsia="Times New Roman" w:hAnsi="Times New Roman" w:cs="Times New Roman"/>
          <w:b/>
          <w:bCs/>
          <w:sz w:val="24"/>
          <w:szCs w:val="24"/>
          <w:lang w:val="en-GB"/>
        </w:rPr>
        <w:t xml:space="preserve">associated with a more detail-oriented visual information processing strategy and that this </w:t>
      </w:r>
      <w:r w:rsidR="001D33BE" w:rsidRPr="00A04A57">
        <w:rPr>
          <w:rFonts w:ascii="Times New Roman" w:eastAsia="Times New Roman" w:hAnsi="Times New Roman" w:cs="Times New Roman"/>
          <w:b/>
          <w:bCs/>
          <w:sz w:val="24"/>
          <w:szCs w:val="24"/>
          <w:lang w:val="en-GB"/>
        </w:rPr>
        <w:t xml:space="preserve">effect </w:t>
      </w:r>
      <w:r w:rsidR="008928CD" w:rsidRPr="00A04A57">
        <w:rPr>
          <w:rFonts w:ascii="Times New Roman" w:eastAsia="Times New Roman" w:hAnsi="Times New Roman" w:cs="Times New Roman"/>
          <w:b/>
          <w:bCs/>
          <w:sz w:val="24"/>
          <w:szCs w:val="24"/>
          <w:lang w:val="en-GB"/>
        </w:rPr>
        <w:t xml:space="preserve">might generalize to a clinical ASD population.   </w:t>
      </w:r>
    </w:p>
    <w:p w14:paraId="3CBCA694" w14:textId="24004D2D" w:rsidR="008928CD" w:rsidRPr="00A04A57" w:rsidRDefault="008928CD" w:rsidP="001521BA">
      <w:pPr>
        <w:spacing w:line="360" w:lineRule="auto"/>
        <w:jc w:val="both"/>
        <w:rPr>
          <w:rFonts w:ascii="Times New Roman" w:eastAsia="Times New Roman" w:hAnsi="Times New Roman" w:cs="Times New Roman"/>
          <w:b/>
          <w:bCs/>
          <w:sz w:val="24"/>
          <w:szCs w:val="24"/>
          <w:lang w:val="en-GB"/>
        </w:rPr>
      </w:pPr>
    </w:p>
    <w:p w14:paraId="4859614F" w14:textId="0295B477" w:rsidR="00C5342E" w:rsidRPr="00A04A57" w:rsidRDefault="00C5342E" w:rsidP="00C5342E">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Introduction</w:t>
      </w:r>
    </w:p>
    <w:p w14:paraId="76A1A833" w14:textId="7DE53CD5" w:rsidR="001A11E1" w:rsidRPr="00A04A57" w:rsidRDefault="002559B4" w:rsidP="001521BA">
      <w:pPr>
        <w:spacing w:line="360" w:lineRule="auto"/>
        <w:jc w:val="both"/>
        <w:rPr>
          <w:rFonts w:ascii="Times New Roman" w:hAnsi="Times New Roman" w:cs="Times New Roman"/>
          <w:color w:val="010101"/>
          <w:sz w:val="24"/>
          <w:szCs w:val="24"/>
          <w:shd w:val="clear" w:color="auto" w:fill="FFFFFF"/>
          <w:lang w:val="en-GB"/>
        </w:rPr>
      </w:pPr>
      <w:bookmarkStart w:id="1" w:name="_Hlk519086392"/>
      <w:r w:rsidRPr="00A04A57">
        <w:rPr>
          <w:rFonts w:ascii="Times New Roman" w:eastAsia="Times New Roman" w:hAnsi="Times New Roman" w:cs="Times New Roman"/>
          <w:sz w:val="24"/>
          <w:szCs w:val="24"/>
          <w:lang w:val="en-GB"/>
        </w:rPr>
        <w:t>Autism is a developmental disorder, now referred to as autism spectrum disorder (ASD), that manifests itself in a variety of forms</w:t>
      </w:r>
      <w:r w:rsidR="0085555B" w:rsidRPr="00A04A57">
        <w:rPr>
          <w:rFonts w:ascii="Times New Roman" w:eastAsia="Times New Roman" w:hAnsi="Times New Roman" w:cs="Times New Roman"/>
          <w:sz w:val="24"/>
          <w:szCs w:val="24"/>
          <w:lang w:val="en-GB"/>
        </w:rPr>
        <w:t>.</w:t>
      </w:r>
      <w:r w:rsidRPr="00A04A57">
        <w:rPr>
          <w:rFonts w:ascii="Times New Roman" w:eastAsia="Times New Roman" w:hAnsi="Times New Roman" w:cs="Times New Roman"/>
          <w:sz w:val="24"/>
          <w:szCs w:val="24"/>
          <w:lang w:val="en-GB"/>
        </w:rPr>
        <w:t xml:space="preserve"> Diagnostic criteria for ASD include persistent deficits in social interactions and communication and </w:t>
      </w:r>
      <w:r w:rsidRPr="00A04A57">
        <w:rPr>
          <w:rFonts w:ascii="Times New Roman" w:hAnsi="Times New Roman" w:cs="Times New Roman"/>
          <w:color w:val="010101"/>
          <w:sz w:val="24"/>
          <w:szCs w:val="24"/>
          <w:shd w:val="clear" w:color="auto" w:fill="FFFFFF"/>
          <w:lang w:val="en-GB"/>
        </w:rPr>
        <w:t>repetitive patterns of behavior</w:t>
      </w:r>
      <w:r w:rsidR="00ED5A89"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{"citationID":"qkVRgWhX","properties":{"formattedCitation":"\\super 1\\nosupersub{}","plainCitation":"1","noteIndex":0},"citationItems":[{"id":4642,"uris":["http://zotero.org/users/3718395/items/IA8VRWHU"],"uri":["http://zotero.org/users/3718395/items/IA8VRWHU"],"itemData":{"id":4642,"type":"book","publisher":"American Psychiatric Pub","source":"Google Scholar","title":"Diagnostic and statistical manual of mental disorders (DSM-5®)","author":[{"family":"Association","given":"American Psychiatric"}],"issued":{"date-parts":[["2013"]]}}}],"schema":"https://github.com/citation-style-language/schema/raw/master/csl-citation.json"} </w:instrText>
      </w:r>
      <w:r w:rsidR="00ED5A89"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1</w:t>
      </w:r>
      <w:r w:rsidR="00ED5A89" w:rsidRPr="00A04A57">
        <w:rPr>
          <w:rFonts w:ascii="Times New Roman" w:hAnsi="Times New Roman" w:cs="Times New Roman"/>
          <w:color w:val="010101"/>
          <w:sz w:val="24"/>
          <w:szCs w:val="24"/>
          <w:shd w:val="clear" w:color="auto" w:fill="FFFFFF"/>
          <w:lang w:val="en-GB"/>
        </w:rPr>
        <w:fldChar w:fldCharType="end"/>
      </w:r>
      <w:r w:rsidRPr="00A04A57">
        <w:rPr>
          <w:rFonts w:ascii="Times New Roman" w:hAnsi="Times New Roman" w:cs="Times New Roman"/>
          <w:color w:val="010101"/>
          <w:sz w:val="24"/>
          <w:szCs w:val="24"/>
          <w:shd w:val="clear" w:color="auto" w:fill="FFFFFF"/>
          <w:lang w:val="en-GB"/>
        </w:rPr>
        <w:t xml:space="preserve">. An intriguing aspect of ASD is that it </w:t>
      </w:r>
      <w:r w:rsidR="001A11E1" w:rsidRPr="00A04A57">
        <w:rPr>
          <w:rFonts w:ascii="Times New Roman" w:hAnsi="Times New Roman" w:cs="Times New Roman"/>
          <w:color w:val="010101"/>
          <w:sz w:val="24"/>
          <w:szCs w:val="24"/>
          <w:shd w:val="clear" w:color="auto" w:fill="FFFFFF"/>
          <w:lang w:val="en-GB"/>
        </w:rPr>
        <w:t>is</w:t>
      </w:r>
      <w:r w:rsidRPr="00A04A57">
        <w:rPr>
          <w:rFonts w:ascii="Times New Roman" w:hAnsi="Times New Roman" w:cs="Times New Roman"/>
          <w:color w:val="010101"/>
          <w:sz w:val="24"/>
          <w:szCs w:val="24"/>
          <w:shd w:val="clear" w:color="auto" w:fill="FFFFFF"/>
          <w:lang w:val="en-GB"/>
        </w:rPr>
        <w:t xml:space="preserve"> also</w:t>
      </w:r>
      <w:r w:rsidR="001A11E1"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associated with superior performance </w:t>
      </w:r>
      <w:r w:rsidR="00447F84" w:rsidRPr="00A04A57">
        <w:rPr>
          <w:rFonts w:ascii="Times New Roman" w:hAnsi="Times New Roman" w:cs="Times New Roman"/>
          <w:color w:val="010101"/>
          <w:sz w:val="24"/>
          <w:szCs w:val="24"/>
          <w:shd w:val="clear" w:color="auto" w:fill="FFFFFF"/>
          <w:lang w:val="en-GB"/>
        </w:rPr>
        <w:t xml:space="preserve">for tasks </w:t>
      </w:r>
      <w:r w:rsidR="001A11E1" w:rsidRPr="00A04A57">
        <w:rPr>
          <w:rFonts w:ascii="Times New Roman" w:hAnsi="Times New Roman" w:cs="Times New Roman"/>
          <w:color w:val="010101"/>
          <w:sz w:val="24"/>
          <w:szCs w:val="24"/>
          <w:shd w:val="clear" w:color="auto" w:fill="FFFFFF"/>
          <w:lang w:val="en-GB"/>
        </w:rPr>
        <w:t xml:space="preserve">that involve </w:t>
      </w:r>
      <w:r w:rsidR="0085555B" w:rsidRPr="00A04A57">
        <w:rPr>
          <w:rFonts w:ascii="Times New Roman" w:hAnsi="Times New Roman" w:cs="Times New Roman"/>
          <w:color w:val="010101"/>
          <w:sz w:val="24"/>
          <w:szCs w:val="24"/>
          <w:shd w:val="clear" w:color="auto" w:fill="FFFFFF"/>
          <w:lang w:val="en-GB"/>
        </w:rPr>
        <w:t>the</w:t>
      </w:r>
      <w:r w:rsidR="001A11E1" w:rsidRPr="00A04A57">
        <w:rPr>
          <w:rFonts w:ascii="Times New Roman" w:hAnsi="Times New Roman" w:cs="Times New Roman"/>
          <w:color w:val="010101"/>
          <w:sz w:val="24"/>
          <w:szCs w:val="24"/>
          <w:shd w:val="clear" w:color="auto" w:fill="FFFFFF"/>
          <w:lang w:val="en-GB"/>
        </w:rPr>
        <w:t xml:space="preserve"> processing of visual </w:t>
      </w:r>
      <w:r w:rsidR="00447F84" w:rsidRPr="00A04A57">
        <w:rPr>
          <w:rFonts w:ascii="Times New Roman" w:hAnsi="Times New Roman" w:cs="Times New Roman"/>
          <w:color w:val="010101"/>
          <w:sz w:val="24"/>
          <w:szCs w:val="24"/>
          <w:shd w:val="clear" w:color="auto" w:fill="FFFFFF"/>
          <w:lang w:val="en-GB"/>
        </w:rPr>
        <w:t xml:space="preserve">detail. </w:t>
      </w:r>
      <w:bookmarkStart w:id="2" w:name="_Hlk39399631"/>
      <w:r w:rsidR="00447F84" w:rsidRPr="00A04A57">
        <w:rPr>
          <w:rFonts w:ascii="Times New Roman" w:hAnsi="Times New Roman" w:cs="Times New Roman"/>
          <w:color w:val="010101"/>
          <w:sz w:val="24"/>
          <w:szCs w:val="24"/>
          <w:shd w:val="clear" w:color="auto" w:fill="FFFFFF"/>
          <w:lang w:val="en-GB"/>
        </w:rPr>
        <w:t>For example,</w:t>
      </w:r>
      <w:r w:rsidR="001A11E1" w:rsidRPr="00A04A57">
        <w:rPr>
          <w:rFonts w:ascii="Times New Roman" w:hAnsi="Times New Roman" w:cs="Times New Roman"/>
          <w:color w:val="010101"/>
          <w:sz w:val="24"/>
          <w:szCs w:val="24"/>
          <w:shd w:val="clear" w:color="auto" w:fill="FFFFFF"/>
          <w:lang w:val="en-GB"/>
        </w:rPr>
        <w:t xml:space="preserve"> ASD has been associated with superior performance for the embedded figures test</w:t>
      </w:r>
      <w:r w:rsidR="0023096D"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{"citationID":"Uz7fXo8N","properties":{"formattedCitation":"\\super 2\\uc0\\u8211{}4\\nosupersub{}","plainCitation":"2–4","noteIndex":0},"citationItems":[{"id":4647,"uris":["http://zotero.org/users/3718395/items/J9JBYYEZ"],"uri":["http://zotero.org/users/3718395/items/J9JBYYEZ"],"itemData":{"id":4647,"type":"article-journal","container-title":"Journal of Autism and Developmental Disorders","issue":"8","page":"1493–1504","source":"Google Scholar","title":"Gestalt perception and local-global processing in high-functioning autism","volume":"37","author":[{"family":"Bölte","given":"Sven"},{"family":"Holtmann","given":"Martin"},{"family":"Poustka","given":"Fritz"},{"family":"Scheurich","given":"Armin"},{"family":"Schmidt","given":"Lutz"}],"issued":{"date-parts":[["2007"]]}}},{"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23096D"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2–4</w:t>
      </w:r>
      <w:r w:rsidR="0023096D" w:rsidRPr="00A04A57">
        <w:rPr>
          <w:rFonts w:ascii="Times New Roman" w:hAnsi="Times New Roman" w:cs="Times New Roman"/>
          <w:color w:val="010101"/>
          <w:sz w:val="24"/>
          <w:szCs w:val="24"/>
          <w:shd w:val="clear" w:color="auto" w:fill="FFFFFF"/>
          <w:lang w:val="en-GB"/>
        </w:rPr>
        <w:fldChar w:fldCharType="end"/>
      </w:r>
      <w:r w:rsidR="00297DA0" w:rsidRPr="00A04A57">
        <w:rPr>
          <w:rFonts w:ascii="Times New Roman" w:hAnsi="Times New Roman" w:cs="Times New Roman"/>
          <w:color w:val="010101"/>
          <w:sz w:val="24"/>
          <w:szCs w:val="24"/>
          <w:shd w:val="clear" w:color="auto" w:fill="FFFFFF"/>
          <w:lang w:val="en-GB"/>
        </w:rPr>
        <w:t xml:space="preserve">, which </w:t>
      </w:r>
      <w:r w:rsidR="00BA207C" w:rsidRPr="00A04A57">
        <w:rPr>
          <w:rFonts w:ascii="Times New Roman" w:hAnsi="Times New Roman" w:cs="Times New Roman"/>
          <w:color w:val="010101"/>
          <w:sz w:val="24"/>
          <w:szCs w:val="24"/>
          <w:shd w:val="clear" w:color="auto" w:fill="FFFFFF"/>
          <w:lang w:val="en-GB"/>
        </w:rPr>
        <w:t xml:space="preserve">involves searching for </w:t>
      </w:r>
      <w:r w:rsidR="00297DA0" w:rsidRPr="00A04A57">
        <w:rPr>
          <w:rFonts w:ascii="Times New Roman" w:hAnsi="Times New Roman" w:cs="Times New Roman"/>
          <w:color w:val="010101"/>
          <w:sz w:val="24"/>
          <w:szCs w:val="24"/>
          <w:shd w:val="clear" w:color="auto" w:fill="FFFFFF"/>
          <w:lang w:val="en-GB"/>
        </w:rPr>
        <w:t xml:space="preserve">a </w:t>
      </w:r>
      <w:r w:rsidR="00BA207C" w:rsidRPr="00A04A57">
        <w:rPr>
          <w:rFonts w:ascii="Times New Roman" w:hAnsi="Times New Roman" w:cs="Times New Roman"/>
          <w:color w:val="010101"/>
          <w:sz w:val="24"/>
          <w:szCs w:val="24"/>
          <w:shd w:val="clear" w:color="auto" w:fill="FFFFFF"/>
          <w:lang w:val="en-GB"/>
        </w:rPr>
        <w:t>simple</w:t>
      </w:r>
      <w:r w:rsidR="00B23725" w:rsidRPr="00A04A57">
        <w:rPr>
          <w:rFonts w:ascii="Times New Roman" w:hAnsi="Times New Roman" w:cs="Times New Roman"/>
          <w:color w:val="010101"/>
          <w:sz w:val="24"/>
          <w:szCs w:val="24"/>
          <w:shd w:val="clear" w:color="auto" w:fill="FFFFFF"/>
          <w:lang w:val="en-GB"/>
        </w:rPr>
        <w:t xml:space="preserve"> shape</w:t>
      </w:r>
      <w:r w:rsidR="00297DA0" w:rsidRPr="00A04A57">
        <w:rPr>
          <w:rFonts w:ascii="Times New Roman" w:hAnsi="Times New Roman" w:cs="Times New Roman"/>
          <w:color w:val="010101"/>
          <w:sz w:val="24"/>
          <w:szCs w:val="24"/>
          <w:shd w:val="clear" w:color="auto" w:fill="FFFFFF"/>
          <w:lang w:val="en-GB"/>
        </w:rPr>
        <w:t xml:space="preserve"> </w:t>
      </w:r>
      <w:r w:rsidR="00B23725" w:rsidRPr="00A04A57">
        <w:rPr>
          <w:rFonts w:ascii="Times New Roman" w:hAnsi="Times New Roman" w:cs="Times New Roman"/>
          <w:color w:val="010101"/>
          <w:sz w:val="24"/>
          <w:szCs w:val="24"/>
          <w:shd w:val="clear" w:color="auto" w:fill="FFFFFF"/>
          <w:lang w:val="en-GB"/>
        </w:rPr>
        <w:t xml:space="preserve">contained by </w:t>
      </w:r>
      <w:r w:rsidR="00297DA0" w:rsidRPr="00A04A57">
        <w:rPr>
          <w:rFonts w:ascii="Times New Roman" w:hAnsi="Times New Roman" w:cs="Times New Roman"/>
          <w:color w:val="010101"/>
          <w:sz w:val="24"/>
          <w:szCs w:val="24"/>
          <w:shd w:val="clear" w:color="auto" w:fill="FFFFFF"/>
          <w:lang w:val="en-GB"/>
        </w:rPr>
        <w:t xml:space="preserve">a complex figure, </w:t>
      </w:r>
      <w:r w:rsidR="001A11E1" w:rsidRPr="00A04A57">
        <w:rPr>
          <w:rFonts w:ascii="Times New Roman" w:hAnsi="Times New Roman" w:cs="Times New Roman"/>
          <w:color w:val="010101"/>
          <w:sz w:val="24"/>
          <w:szCs w:val="24"/>
          <w:shd w:val="clear" w:color="auto" w:fill="FFFFFF"/>
          <w:lang w:val="en-GB"/>
        </w:rPr>
        <w:t xml:space="preserve"> and </w:t>
      </w:r>
      <w:r w:rsidR="00BA207C" w:rsidRPr="00A04A57">
        <w:rPr>
          <w:rFonts w:ascii="Times New Roman" w:hAnsi="Times New Roman" w:cs="Times New Roman"/>
          <w:color w:val="010101"/>
          <w:sz w:val="24"/>
          <w:szCs w:val="24"/>
          <w:shd w:val="clear" w:color="auto" w:fill="FFFFFF"/>
          <w:lang w:val="en-GB"/>
        </w:rPr>
        <w:t>faster identification of</w:t>
      </w:r>
      <w:r w:rsidR="001A11E1" w:rsidRPr="00A04A57">
        <w:rPr>
          <w:rFonts w:ascii="Times New Roman" w:hAnsi="Times New Roman" w:cs="Times New Roman"/>
          <w:color w:val="010101"/>
          <w:sz w:val="24"/>
          <w:szCs w:val="24"/>
          <w:shd w:val="clear" w:color="auto" w:fill="FFFFFF"/>
          <w:lang w:val="en-GB"/>
        </w:rPr>
        <w:t xml:space="preserve"> the odd-man-out in cluttered displays</w:t>
      </w:r>
      <w:r w:rsidR="00107C87" w:rsidRPr="00A04A57">
        <w:rPr>
          <w:rFonts w:ascii="Times New Roman" w:hAnsi="Times New Roman" w:cs="Times New Roman"/>
          <w:color w:val="010101"/>
          <w:sz w:val="24"/>
          <w:szCs w:val="24"/>
          <w:shd w:val="clear" w:color="auto" w:fill="FFFFFF"/>
          <w:lang w:val="en-GB"/>
        </w:rPr>
        <w:fldChar w:fldCharType="begin"/>
      </w:r>
      <w:r w:rsidR="006E03B7" w:rsidRPr="00A04A57">
        <w:rPr>
          <w:rFonts w:ascii="Times New Roman" w:hAnsi="Times New Roman" w:cs="Times New Roman"/>
          <w:color w:val="010101"/>
          <w:sz w:val="24"/>
          <w:szCs w:val="24"/>
          <w:shd w:val="clear" w:color="auto" w:fill="FFFFFF"/>
          <w:lang w:val="en-GB"/>
        </w:rPr>
        <w:instrText xml:space="preserve"> ADDIN ZOTERO_ITEM CSL_CITATION {"citationID":"Xe82P6WM","properties":{"formattedCitation":"\\super 5\\uc0\\u8211{}7\\nosupersub{}","plainCitation":"5–7","noteIndex":0},"citationItems":[{"id":4655,"uris":["http://zotero.org/users/3718395/items/ADY4SAL8"],"uri":["http://zotero.org/users/3718395/items/ADY4SAL8"],"itemData":{"id":4655,"type":"article-journal","container-title":"Autism","issue":"3","page":"229–248","source":"Google Scholar","title":"Superior visual search in adults with autism","volume":"8","author":[{"family":"O’riordan","given":"Michelle A."}],"issued":{"date-parts":[["2004"]]}}},{"id":4650,"uris":["http://zotero.org/users/3718395/items/VMTQXFR3"],"uri":["http://zotero.org/users/3718395/items/VMTQXFR3"],"itemData":{"id":4650,"type":"article-journal","container-title":"Journal of Experimental Psychology: Human Perception and Performance","issue":"3","page":"719","source":"Google Scholar","title":"Superior visual search in autism.","volume":"27","author":[{"family":"O'riordan","given":"Michelle A."},{"family":"Plaisted","given":"Kate C."},{"family":"Driver","given":"Jon"},{"family":"Baron-Cohen","given":"Simon"}],"issued":{"date-parts":[["2001"]]}}},{"id":4653,"uris":["http://zotero.org/users/3718395/items/5VQBH4DS"],"uri":["http://zotero.org/users/3718395/items/5VQBH4DS"],"itemData":{"id":4653,"type":"article-journal","container-title":"The Journal of Child Psychology and Psychiatry and Allied Disciplines","issue":"5","page":"777–783","source":"Google Scholar","title":"Enhanced visual search for a conjunctive target in autism: A research note","title-short":"Enhanced visual search for a conjunctive target in autism","volume":"39","author":[{"family":"Plaisted","given":"Kate"},{"family":"O'Riordan","given":"Michelle"},{"family":"Baron-Cohen","given":"Simon"}],"issued":{"date-parts":[["1998"]]}}}],"schema":"https://github.com/citation-style-language/schema/raw/master/csl-citation.json"} </w:instrText>
      </w:r>
      <w:r w:rsidR="00107C87" w:rsidRPr="00A04A57">
        <w:rPr>
          <w:rFonts w:ascii="Times New Roman" w:hAnsi="Times New Roman" w:cs="Times New Roman"/>
          <w:color w:val="010101"/>
          <w:sz w:val="24"/>
          <w:szCs w:val="24"/>
          <w:shd w:val="clear" w:color="auto" w:fill="FFFFFF"/>
          <w:lang w:val="en-GB"/>
        </w:rPr>
        <w:fldChar w:fldCharType="separate"/>
      </w:r>
      <w:r w:rsidR="006E03B7" w:rsidRPr="00A04A57">
        <w:rPr>
          <w:rFonts w:ascii="Times New Roman" w:hAnsi="Times New Roman" w:cs="Times New Roman"/>
          <w:sz w:val="24"/>
          <w:szCs w:val="24"/>
          <w:vertAlign w:val="superscript"/>
          <w:lang w:val="en-GB"/>
        </w:rPr>
        <w:t>5–7</w:t>
      </w:r>
      <w:r w:rsidR="00107C87" w:rsidRPr="00A04A57">
        <w:rPr>
          <w:rFonts w:ascii="Times New Roman" w:hAnsi="Times New Roman" w:cs="Times New Roman"/>
          <w:color w:val="010101"/>
          <w:sz w:val="24"/>
          <w:szCs w:val="24"/>
          <w:shd w:val="clear" w:color="auto" w:fill="FFFFFF"/>
          <w:lang w:val="en-GB"/>
        </w:rPr>
        <w:fldChar w:fldCharType="end"/>
      </w:r>
      <w:r w:rsidR="001A11E1" w:rsidRPr="00A04A57">
        <w:rPr>
          <w:rFonts w:ascii="Times New Roman" w:hAnsi="Times New Roman" w:cs="Times New Roman"/>
          <w:color w:val="010101"/>
          <w:sz w:val="24"/>
          <w:szCs w:val="24"/>
          <w:shd w:val="clear" w:color="auto" w:fill="FFFFFF"/>
          <w:lang w:val="en-GB"/>
        </w:rPr>
        <w:t xml:space="preserve">. </w:t>
      </w:r>
      <w:bookmarkEnd w:id="2"/>
      <w:r w:rsidR="001A11E1" w:rsidRPr="00A04A57">
        <w:rPr>
          <w:rFonts w:ascii="Times New Roman" w:hAnsi="Times New Roman" w:cs="Times New Roman"/>
          <w:color w:val="010101"/>
          <w:sz w:val="24"/>
          <w:szCs w:val="24"/>
          <w:shd w:val="clear" w:color="auto" w:fill="FFFFFF"/>
          <w:lang w:val="en-GB"/>
        </w:rPr>
        <w:t>A well-known, albeit unrepresentative, case of ASD-related enhanced processing of visual detail is the savant ability of Stephen Wiltshire, who is able to draw highly detailed urban landscapes after having seen his subject only briefly [</w:t>
      </w:r>
      <w:hyperlink r:id="rId9" w:history="1">
        <w:r w:rsidR="006E1480" w:rsidRPr="00A04A57">
          <w:rPr>
            <w:rStyle w:val="Hyperlink"/>
            <w:rFonts w:ascii="Times New Roman" w:hAnsi="Times New Roman" w:cs="Times New Roman"/>
            <w:sz w:val="24"/>
            <w:szCs w:val="24"/>
            <w:shd w:val="clear" w:color="auto" w:fill="FFFFFF"/>
            <w:lang w:val="en-GB"/>
          </w:rPr>
          <w:t>www.stephenwiltshire.com</w:t>
        </w:r>
      </w:hyperlink>
      <w:r w:rsidR="005A14C7" w:rsidRPr="00A04A57">
        <w:rPr>
          <w:rFonts w:ascii="Times New Roman" w:hAnsi="Times New Roman" w:cs="Times New Roman"/>
          <w:color w:val="010101"/>
          <w:sz w:val="24"/>
          <w:szCs w:val="24"/>
          <w:shd w:val="clear" w:color="auto" w:fill="FFFFFF"/>
          <w:lang w:val="en-GB"/>
        </w:rPr>
        <w:t>]</w:t>
      </w:r>
      <w:r w:rsidR="001A11E1" w:rsidRPr="00A04A57">
        <w:rPr>
          <w:rFonts w:ascii="Times New Roman" w:hAnsi="Times New Roman" w:cs="Times New Roman"/>
          <w:color w:val="010101"/>
          <w:sz w:val="24"/>
          <w:szCs w:val="24"/>
          <w:shd w:val="clear" w:color="auto" w:fill="FFFFFF"/>
          <w:lang w:val="en-GB"/>
        </w:rPr>
        <w:t>.</w:t>
      </w:r>
    </w:p>
    <w:p w14:paraId="00D27776" w14:textId="2A1D1355" w:rsidR="00BF5A92" w:rsidRPr="00A04A57" w:rsidRDefault="006E1480" w:rsidP="001521BA">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t xml:space="preserve">In short, ASD has been associated with having an eye for detail. </w:t>
      </w:r>
      <w:r w:rsidR="008F0044" w:rsidRPr="00A04A57">
        <w:rPr>
          <w:rFonts w:ascii="Times New Roman" w:hAnsi="Times New Roman" w:cs="Times New Roman"/>
          <w:color w:val="010101"/>
          <w:sz w:val="24"/>
          <w:szCs w:val="24"/>
          <w:shd w:val="clear" w:color="auto" w:fill="FFFFFF"/>
          <w:lang w:val="en-GB"/>
        </w:rPr>
        <w:t>This</w:t>
      </w:r>
      <w:r w:rsidR="001D33BE" w:rsidRPr="00A04A57">
        <w:rPr>
          <w:rFonts w:ascii="Times New Roman" w:hAnsi="Times New Roman" w:cs="Times New Roman"/>
          <w:color w:val="010101"/>
          <w:sz w:val="24"/>
          <w:szCs w:val="24"/>
          <w:shd w:val="clear" w:color="auto" w:fill="FFFFFF"/>
          <w:lang w:val="en-GB"/>
        </w:rPr>
        <w:t>,</w:t>
      </w:r>
      <w:r w:rsidR="008F0044" w:rsidRPr="00A04A57">
        <w:rPr>
          <w:rFonts w:ascii="Times New Roman" w:hAnsi="Times New Roman" w:cs="Times New Roman"/>
          <w:color w:val="010101"/>
          <w:sz w:val="24"/>
          <w:szCs w:val="24"/>
          <w:shd w:val="clear" w:color="auto" w:fill="FFFFFF"/>
          <w:lang w:val="en-GB"/>
        </w:rPr>
        <w:t xml:space="preserve"> h</w:t>
      </w:r>
      <w:r w:rsidRPr="00A04A57">
        <w:rPr>
          <w:rFonts w:ascii="Times New Roman" w:hAnsi="Times New Roman" w:cs="Times New Roman"/>
          <w:color w:val="010101"/>
          <w:sz w:val="24"/>
          <w:szCs w:val="24"/>
          <w:shd w:val="clear" w:color="auto" w:fill="FFFFFF"/>
          <w:lang w:val="en-GB"/>
        </w:rPr>
        <w:t>owever,</w:t>
      </w:r>
      <w:r w:rsidR="008F0044" w:rsidRPr="00A04A57">
        <w:rPr>
          <w:rFonts w:ascii="Times New Roman" w:hAnsi="Times New Roman" w:cs="Times New Roman"/>
          <w:color w:val="010101"/>
          <w:sz w:val="24"/>
          <w:szCs w:val="24"/>
          <w:shd w:val="clear" w:color="auto" w:fill="FFFFFF"/>
          <w:lang w:val="en-GB"/>
        </w:rPr>
        <w:t xml:space="preserve"> has been argued to come at the cost of </w:t>
      </w:r>
      <w:r w:rsidR="00A32E40" w:rsidRPr="00A04A57">
        <w:rPr>
          <w:rFonts w:ascii="Times New Roman" w:hAnsi="Times New Roman" w:cs="Times New Roman"/>
          <w:color w:val="010101"/>
          <w:sz w:val="24"/>
          <w:szCs w:val="24"/>
          <w:shd w:val="clear" w:color="auto" w:fill="FFFFFF"/>
          <w:lang w:val="en-GB"/>
        </w:rPr>
        <w:t>a reduced ability to ‘see th</w:t>
      </w:r>
      <w:r w:rsidR="008F0044" w:rsidRPr="00A04A57">
        <w:rPr>
          <w:rFonts w:ascii="Times New Roman" w:hAnsi="Times New Roman" w:cs="Times New Roman"/>
          <w:color w:val="010101"/>
          <w:sz w:val="24"/>
          <w:szCs w:val="24"/>
          <w:shd w:val="clear" w:color="auto" w:fill="FFFFFF"/>
          <w:lang w:val="en-GB"/>
        </w:rPr>
        <w:t xml:space="preserve">e big picture’ according to the </w:t>
      </w:r>
      <w:r w:rsidR="008F0044" w:rsidRPr="00A04A57">
        <w:rPr>
          <w:rFonts w:ascii="Times New Roman" w:hAnsi="Times New Roman" w:cs="Times New Roman"/>
          <w:color w:val="010101"/>
          <w:sz w:val="24"/>
          <w:szCs w:val="24"/>
          <w:shd w:val="clear" w:color="auto" w:fill="FFFFFF"/>
          <w:lang w:val="en-GB"/>
        </w:rPr>
        <w:lastRenderedPageBreak/>
        <w:t xml:space="preserve">influential </w:t>
      </w:r>
      <w:r w:rsidR="007779D1" w:rsidRPr="00A04A57">
        <w:rPr>
          <w:rFonts w:ascii="Times New Roman" w:hAnsi="Times New Roman" w:cs="Times New Roman"/>
          <w:color w:val="010101"/>
          <w:sz w:val="24"/>
          <w:szCs w:val="24"/>
          <w:shd w:val="clear" w:color="auto" w:fill="FFFFFF"/>
          <w:lang w:val="en-GB"/>
        </w:rPr>
        <w:t>w</w:t>
      </w:r>
      <w:r w:rsidR="008F0044" w:rsidRPr="00A04A57">
        <w:rPr>
          <w:rFonts w:ascii="Times New Roman" w:hAnsi="Times New Roman" w:cs="Times New Roman"/>
          <w:color w:val="010101"/>
          <w:sz w:val="24"/>
          <w:szCs w:val="24"/>
          <w:shd w:val="clear" w:color="auto" w:fill="FFFFFF"/>
          <w:lang w:val="en-GB"/>
        </w:rPr>
        <w:t xml:space="preserve">eak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entral </w:t>
      </w:r>
      <w:r w:rsidR="007779D1" w:rsidRPr="00A04A57">
        <w:rPr>
          <w:rFonts w:ascii="Times New Roman" w:hAnsi="Times New Roman" w:cs="Times New Roman"/>
          <w:color w:val="010101"/>
          <w:sz w:val="24"/>
          <w:szCs w:val="24"/>
          <w:shd w:val="clear" w:color="auto" w:fill="FFFFFF"/>
          <w:lang w:val="en-GB"/>
        </w:rPr>
        <w:t>c</w:t>
      </w:r>
      <w:r w:rsidR="008F0044" w:rsidRPr="00A04A57">
        <w:rPr>
          <w:rFonts w:ascii="Times New Roman" w:hAnsi="Times New Roman" w:cs="Times New Roman"/>
          <w:color w:val="010101"/>
          <w:sz w:val="24"/>
          <w:szCs w:val="24"/>
          <w:shd w:val="clear" w:color="auto" w:fill="FFFFFF"/>
          <w:lang w:val="en-GB"/>
        </w:rPr>
        <w:t xml:space="preserve">oherence </w:t>
      </w:r>
      <w:r w:rsidR="007779D1" w:rsidRPr="00A04A57">
        <w:rPr>
          <w:rFonts w:ascii="Times New Roman" w:hAnsi="Times New Roman" w:cs="Times New Roman"/>
          <w:color w:val="010101"/>
          <w:sz w:val="24"/>
          <w:szCs w:val="24"/>
          <w:shd w:val="clear" w:color="auto" w:fill="FFFFFF"/>
          <w:lang w:val="en-GB"/>
        </w:rPr>
        <w:t xml:space="preserve">(WCC) </w:t>
      </w:r>
      <w:r w:rsidR="008F0044" w:rsidRPr="00A04A57">
        <w:rPr>
          <w:rFonts w:ascii="Times New Roman" w:hAnsi="Times New Roman" w:cs="Times New Roman"/>
          <w:color w:val="010101"/>
          <w:sz w:val="24"/>
          <w:szCs w:val="24"/>
          <w:shd w:val="clear" w:color="auto" w:fill="FFFFFF"/>
          <w:lang w:val="en-GB"/>
        </w:rPr>
        <w:t>theory</w:t>
      </w:r>
      <w:r w:rsidR="0010074A" w:rsidRPr="00A04A57">
        <w:rPr>
          <w:rFonts w:ascii="Times New Roman" w:hAnsi="Times New Roman" w:cs="Times New Roman"/>
          <w:color w:val="010101"/>
          <w:sz w:val="24"/>
          <w:szCs w:val="24"/>
          <w:shd w:val="clear" w:color="auto" w:fill="FFFFFF"/>
          <w:lang w:val="en-GB"/>
        </w:rPr>
        <w:fldChar w:fldCharType="begin"/>
      </w:r>
      <w:r w:rsidR="006533BE" w:rsidRPr="00A04A57">
        <w:rPr>
          <w:rFonts w:ascii="Times New Roman" w:hAnsi="Times New Roman" w:cs="Times New Roman"/>
          <w:color w:val="010101"/>
          <w:sz w:val="24"/>
          <w:szCs w:val="24"/>
          <w:shd w:val="clear" w:color="auto" w:fill="FFFFFF"/>
          <w:lang w:val="en-GB"/>
        </w:rPr>
        <w:instrText xml:space="preserve"> ADDIN ZOTERO_ITEM CSL_CITATION {"citationID":"Etlve7kX","properties":{"formattedCitation":"\\super 8,9\\nosupersub{}","plainCitation":"8,9","noteIndex":0},"citationItems":[{"id":4660,"uris":["http://zotero.org/users/3718395/items/PMTGVZSA"],"uri":["http://zotero.org/users/3718395/items/PMTGVZSA"],"itemData":{"id":4660,"type":"article-journal","container-title":"Cognition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6533BE" w:rsidRPr="00A04A57">
        <w:rPr>
          <w:rFonts w:ascii="Times New Roman" w:hAnsi="Times New Roman" w:cs="Times New Roman"/>
          <w:sz w:val="24"/>
          <w:szCs w:val="24"/>
          <w:vertAlign w:val="superscript"/>
          <w:lang w:val="en-GB"/>
        </w:rPr>
        <w:t>8,9</w:t>
      </w:r>
      <w:r w:rsidR="0010074A" w:rsidRPr="00A04A57">
        <w:rPr>
          <w:rFonts w:ascii="Times New Roman" w:hAnsi="Times New Roman" w:cs="Times New Roman"/>
          <w:color w:val="010101"/>
          <w:sz w:val="24"/>
          <w:szCs w:val="24"/>
          <w:shd w:val="clear" w:color="auto" w:fill="FFFFFF"/>
          <w:lang w:val="en-GB"/>
        </w:rPr>
        <w:fldChar w:fldCharType="end"/>
      </w:r>
      <w:r w:rsidR="008F0044" w:rsidRPr="00A04A57">
        <w:rPr>
          <w:rFonts w:ascii="Times New Roman" w:hAnsi="Times New Roman" w:cs="Times New Roman"/>
          <w:color w:val="010101"/>
          <w:sz w:val="24"/>
          <w:szCs w:val="24"/>
          <w:shd w:val="clear" w:color="auto" w:fill="FFFFFF"/>
          <w:lang w:val="en-GB"/>
        </w:rPr>
        <w:t xml:space="preserve">. </w:t>
      </w:r>
      <w:bookmarkStart w:id="3" w:name="_Hlk39398879"/>
      <w:r w:rsidR="00A32E40" w:rsidRPr="00A04A57">
        <w:rPr>
          <w:rFonts w:ascii="Times New Roman" w:hAnsi="Times New Roman" w:cs="Times New Roman"/>
          <w:color w:val="010101"/>
          <w:sz w:val="24"/>
          <w:szCs w:val="24"/>
          <w:shd w:val="clear" w:color="auto" w:fill="FFFFFF"/>
          <w:lang w:val="en-GB"/>
        </w:rPr>
        <w:t>T</w:t>
      </w:r>
      <w:r w:rsidR="007779D1" w:rsidRPr="00A04A57">
        <w:rPr>
          <w:rFonts w:ascii="Times New Roman" w:hAnsi="Times New Roman" w:cs="Times New Roman"/>
          <w:color w:val="010101"/>
          <w:sz w:val="24"/>
          <w:szCs w:val="24"/>
          <w:shd w:val="clear" w:color="auto" w:fill="FFFFFF"/>
          <w:lang w:val="en-GB"/>
        </w:rPr>
        <w:t xml:space="preserve">he original </w:t>
      </w:r>
      <w:r w:rsidR="00A32E40" w:rsidRPr="00A04A57">
        <w:rPr>
          <w:rFonts w:ascii="Times New Roman" w:hAnsi="Times New Roman" w:cs="Times New Roman"/>
          <w:color w:val="010101"/>
          <w:sz w:val="24"/>
          <w:szCs w:val="24"/>
          <w:shd w:val="clear" w:color="auto" w:fill="FFFFFF"/>
          <w:lang w:val="en-GB"/>
        </w:rPr>
        <w:t xml:space="preserve">WCC </w:t>
      </w:r>
      <w:r w:rsidR="007779D1" w:rsidRPr="00A04A57">
        <w:rPr>
          <w:rFonts w:ascii="Times New Roman" w:hAnsi="Times New Roman" w:cs="Times New Roman"/>
          <w:color w:val="010101"/>
          <w:sz w:val="24"/>
          <w:szCs w:val="24"/>
          <w:shd w:val="clear" w:color="auto" w:fill="FFFFFF"/>
          <w:lang w:val="en-GB"/>
        </w:rPr>
        <w:t>formulation</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{"citationID":"kGxe1qb9","properties":{"formattedCitation":"\\super 10\\nosupersub{}","plainCitation":"10","noteIndex":0},"citationItems":[{"id":4665,"uris":["http://zotero.org/users/3718395/items/XL4HREV9"],"uri":["http://zotero.org/users/3718395/items/XL4HREV9"],"itemData":{"id":4665,"type":"article-journal","container-title":"British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10</w:t>
      </w:r>
      <w:r w:rsidR="0010074A" w:rsidRPr="00A04A57">
        <w:rPr>
          <w:rFonts w:ascii="Times New Roman" w:hAnsi="Times New Roman" w:cs="Times New Roman"/>
          <w:color w:val="010101"/>
          <w:sz w:val="24"/>
          <w:szCs w:val="24"/>
          <w:shd w:val="clear" w:color="auto" w:fill="FFFFFF"/>
          <w:lang w:val="en-GB"/>
        </w:rPr>
        <w:fldChar w:fldCharType="end"/>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 xml:space="preserve">proposed that </w:t>
      </w:r>
      <w:r w:rsidR="0085555B" w:rsidRPr="00A04A57">
        <w:rPr>
          <w:rFonts w:ascii="Times New Roman" w:hAnsi="Times New Roman" w:cs="Times New Roman"/>
          <w:color w:val="010101"/>
          <w:sz w:val="24"/>
          <w:szCs w:val="24"/>
          <w:shd w:val="clear" w:color="auto" w:fill="FFFFFF"/>
          <w:lang w:val="en-GB"/>
        </w:rPr>
        <w:t xml:space="preserve">a </w:t>
      </w:r>
      <w:r w:rsidR="007779D1" w:rsidRPr="00A04A57">
        <w:rPr>
          <w:rFonts w:ascii="Times New Roman" w:hAnsi="Times New Roman" w:cs="Times New Roman"/>
          <w:color w:val="010101"/>
          <w:sz w:val="24"/>
          <w:szCs w:val="24"/>
          <w:shd w:val="clear" w:color="auto" w:fill="FFFFFF"/>
          <w:lang w:val="en-GB"/>
        </w:rPr>
        <w:t xml:space="preserve">bias towards processing details might underlie deficits in social </w:t>
      </w:r>
      <w:r w:rsidR="00A32E40" w:rsidRPr="00A04A57">
        <w:rPr>
          <w:rFonts w:ascii="Times New Roman" w:hAnsi="Times New Roman" w:cs="Times New Roman"/>
          <w:color w:val="010101"/>
          <w:sz w:val="24"/>
          <w:szCs w:val="24"/>
          <w:shd w:val="clear" w:color="auto" w:fill="FFFFFF"/>
          <w:lang w:val="en-GB"/>
        </w:rPr>
        <w:t xml:space="preserve">functioning </w:t>
      </w:r>
      <w:r w:rsidR="007779D1" w:rsidRPr="00A04A57">
        <w:rPr>
          <w:rFonts w:ascii="Times New Roman" w:hAnsi="Times New Roman" w:cs="Times New Roman"/>
          <w:color w:val="010101"/>
          <w:sz w:val="24"/>
          <w:szCs w:val="24"/>
          <w:shd w:val="clear" w:color="auto" w:fill="FFFFFF"/>
          <w:lang w:val="en-GB"/>
        </w:rPr>
        <w:t>central to ASD</w:t>
      </w:r>
      <w:r w:rsidR="0010074A" w:rsidRPr="00A04A57">
        <w:rPr>
          <w:rFonts w:ascii="Times New Roman" w:hAnsi="Times New Roman" w:cs="Times New Roman"/>
          <w:color w:val="010101"/>
          <w:sz w:val="24"/>
          <w:szCs w:val="24"/>
          <w:shd w:val="clear" w:color="auto" w:fill="FFFFFF"/>
          <w:lang w:val="en-GB"/>
        </w:rPr>
        <w:fldChar w:fldCharType="begin"/>
      </w:r>
      <w:r w:rsidR="00D82A54" w:rsidRPr="00A04A57">
        <w:rPr>
          <w:rFonts w:ascii="Times New Roman" w:hAnsi="Times New Roman" w:cs="Times New Roman"/>
          <w:color w:val="010101"/>
          <w:sz w:val="24"/>
          <w:szCs w:val="24"/>
          <w:shd w:val="clear" w:color="auto" w:fill="FFFFFF"/>
          <w:lang w:val="en-GB"/>
        </w:rPr>
        <w:instrText xml:space="preserve"> ADDIN ZOTERO_ITEM CSL_CITATION {"citationID":"vlNAu74o","properties":{"formattedCitation":"\\super 11\\nosupersub{}","plainCitation":"11","noteIndex":0},"citationItems":[{"id":4663,"uris":["http://zotero.org/users/3718395/items/RWUQMTVZ"],"uri":["http://zotero.org/users/3718395/items/RWUQMTVZ"],"itemData":{"id":4663,"type":"book","publisher":"MIT press","source":"Google Scholar","title":"Mindblindness: An essay on autism and theory of mind","title-short":"Mindblindness","author":[{"family":"Baron-Cohen","given":"Simon"}],"issued":{"date-parts":[["1997"]]}}}],"schema":"https://github.com/citation-style-language/schema/raw/master/csl-citation.json"}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D82A54" w:rsidRPr="00A04A57">
        <w:rPr>
          <w:rFonts w:ascii="Times New Roman" w:hAnsi="Times New Roman" w:cs="Times New Roman"/>
          <w:sz w:val="24"/>
          <w:szCs w:val="24"/>
          <w:vertAlign w:val="superscript"/>
          <w:lang w:val="en-GB"/>
        </w:rPr>
        <w:t>11</w:t>
      </w:r>
      <w:r w:rsidR="0010074A" w:rsidRPr="00A04A57">
        <w:rPr>
          <w:rFonts w:ascii="Times New Roman" w:hAnsi="Times New Roman" w:cs="Times New Roman"/>
          <w:color w:val="010101"/>
          <w:sz w:val="24"/>
          <w:szCs w:val="24"/>
          <w:shd w:val="clear" w:color="auto" w:fill="FFFFFF"/>
          <w:lang w:val="en-GB"/>
        </w:rPr>
        <w:fldChar w:fldCharType="end"/>
      </w:r>
      <w:r w:rsidR="006020DA" w:rsidRPr="00A04A57">
        <w:rPr>
          <w:rFonts w:ascii="Times New Roman" w:hAnsi="Times New Roman" w:cs="Times New Roman"/>
          <w:color w:val="010101"/>
          <w:sz w:val="24"/>
          <w:szCs w:val="24"/>
          <w:shd w:val="clear" w:color="auto" w:fill="FFFFFF"/>
          <w:lang w:val="en-GB"/>
        </w:rPr>
        <w:t>:</w:t>
      </w:r>
      <w:r w:rsidR="007779D1" w:rsidRPr="00A04A57">
        <w:rPr>
          <w:rFonts w:ascii="Times New Roman" w:hAnsi="Times New Roman" w:cs="Times New Roman"/>
          <w:color w:val="010101"/>
          <w:sz w:val="24"/>
          <w:szCs w:val="24"/>
          <w:shd w:val="clear" w:color="auto" w:fill="FFFFFF"/>
          <w:lang w:val="en-GB"/>
        </w:rPr>
        <w:t xml:space="preserve"> </w:t>
      </w:r>
      <w:r w:rsidR="00A32E40" w:rsidRPr="00A04A57">
        <w:rPr>
          <w:rFonts w:ascii="Times New Roman" w:hAnsi="Times New Roman" w:cs="Times New Roman"/>
          <w:color w:val="010101"/>
          <w:sz w:val="24"/>
          <w:szCs w:val="24"/>
          <w:shd w:val="clear" w:color="auto" w:fill="FFFFFF"/>
          <w:lang w:val="en-GB"/>
        </w:rPr>
        <w:t>a focus on details could cause individuals with ASD to miss socially meaningful cues</w:t>
      </w:r>
      <w:r w:rsidR="00B0002E" w:rsidRPr="00A04A57">
        <w:rPr>
          <w:rFonts w:ascii="Times New Roman" w:hAnsi="Times New Roman" w:cs="Times New Roman"/>
          <w:color w:val="010101"/>
          <w:sz w:val="24"/>
          <w:szCs w:val="24"/>
          <w:shd w:val="clear" w:color="auto" w:fill="FFFFFF"/>
          <w:lang w:val="en-GB"/>
        </w:rPr>
        <w:t xml:space="preserve"> that are global in nature, like facial expressions</w:t>
      </w:r>
      <w:r w:rsidR="00B0002E"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{"citationID":"kyzpWFxg","properties":{"formattedCitation":"\\super 12\\nosupersub{}","plainCitation":"12","noteIndex":0},"citationItems":[{"id":5022,"uris":["http://zotero.org/users/3718395/items/ZUFP677T"],"uri":["http://zotero.org/users/3718395/items/ZUFP677T"],"itemData":{"id":5022,"type":"article-journal","abstract":"Global information processing and perception of facial age and emotional expression was studied in children with autism, language disorders, mental retardation, and a clinical control group. Children were given a global–local task and asked to recognize age and emotion in human and canine faces. Children with autism made fewer global responses and more errors when recognizing human and canine emotions and canine age than children without autism. Significant relationships were found between global information processing and the recognition of human and canine emotions and canine age. Results are discussed with respect to the relationship between global information processing and face perception and neural structures underlying these abilities.","container-title":"Journal of Autism and Developmental Disorders","DOI":"10.1007/s10803-005-0023-8","ISSN":"1573-3432","issue":"6","journalAbbreviation":"J Autism Dev Disord","language":"en","page":"773","source":"Springer Link","title":"Global–Local Precedence in the Perception of Facial Age and Emotional Expression by Children with Autism and Other Developmental Disabilities","volume":"35","author":[{"family":"Gross","given":"Thomas F."}],"issued":{"date-parts":[["2005",11,8]]}}}],"schema":"https://github.com/citation-style-language/schema/raw/master/csl-citation.json"} </w:instrText>
      </w:r>
      <w:r w:rsidR="00B0002E"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12</w:t>
      </w:r>
      <w:r w:rsidR="00B0002E" w:rsidRPr="00A04A57">
        <w:rPr>
          <w:rFonts w:ascii="Times New Roman" w:hAnsi="Times New Roman" w:cs="Times New Roman"/>
          <w:color w:val="010101"/>
          <w:sz w:val="24"/>
          <w:szCs w:val="24"/>
          <w:shd w:val="clear" w:color="auto" w:fill="FFFFFF"/>
          <w:lang w:val="en-GB"/>
        </w:rPr>
        <w:fldChar w:fldCharType="end"/>
      </w:r>
      <w:r w:rsidR="00A32E40" w:rsidRPr="00A04A57">
        <w:rPr>
          <w:rFonts w:ascii="Times New Roman" w:hAnsi="Times New Roman" w:cs="Times New Roman"/>
          <w:color w:val="010101"/>
          <w:sz w:val="24"/>
          <w:szCs w:val="24"/>
          <w:shd w:val="clear" w:color="auto" w:fill="FFFFFF"/>
          <w:lang w:val="en-GB"/>
        </w:rPr>
        <w:t xml:space="preserve">. </w:t>
      </w:r>
      <w:bookmarkEnd w:id="3"/>
      <w:r w:rsidR="007779D1" w:rsidRPr="00A04A57">
        <w:rPr>
          <w:rFonts w:ascii="Times New Roman" w:hAnsi="Times New Roman" w:cs="Times New Roman"/>
          <w:color w:val="010101"/>
          <w:sz w:val="24"/>
          <w:szCs w:val="24"/>
          <w:shd w:val="clear" w:color="auto" w:fill="FFFFFF"/>
          <w:lang w:val="en-GB"/>
        </w:rPr>
        <w:t>However</w:t>
      </w:r>
      <w:r w:rsidR="00213E36" w:rsidRPr="00A04A57">
        <w:rPr>
          <w:rFonts w:ascii="Times New Roman" w:hAnsi="Times New Roman" w:cs="Times New Roman"/>
          <w:color w:val="010101"/>
          <w:sz w:val="24"/>
          <w:szCs w:val="24"/>
          <w:shd w:val="clear" w:color="auto" w:fill="FFFFFF"/>
          <w:lang w:val="en-GB"/>
        </w:rPr>
        <w:t xml:space="preserve">, </w:t>
      </w:r>
      <w:r w:rsidR="00F369CC" w:rsidRPr="00A04A57">
        <w:rPr>
          <w:rFonts w:ascii="Times New Roman" w:hAnsi="Times New Roman" w:cs="Times New Roman"/>
          <w:color w:val="010101"/>
          <w:sz w:val="24"/>
          <w:szCs w:val="24"/>
          <w:shd w:val="clear" w:color="auto" w:fill="FFFFFF"/>
          <w:lang w:val="en-GB"/>
        </w:rPr>
        <w:t xml:space="preserve">a string of studies finding no evidence </w:t>
      </w:r>
      <w:r w:rsidR="000B2105" w:rsidRPr="00A04A57">
        <w:rPr>
          <w:rFonts w:ascii="Times New Roman" w:hAnsi="Times New Roman" w:cs="Times New Roman"/>
          <w:color w:val="010101"/>
          <w:sz w:val="24"/>
          <w:szCs w:val="24"/>
          <w:shd w:val="clear" w:color="auto" w:fill="FFFFFF"/>
          <w:lang w:val="en-GB"/>
        </w:rPr>
        <w:t xml:space="preserve">for a relationship between </w:t>
      </w:r>
      <w:r w:rsidR="00A32E40" w:rsidRPr="00A04A57">
        <w:rPr>
          <w:rFonts w:ascii="Times New Roman" w:hAnsi="Times New Roman" w:cs="Times New Roman"/>
          <w:color w:val="010101"/>
          <w:sz w:val="24"/>
          <w:szCs w:val="24"/>
          <w:shd w:val="clear" w:color="auto" w:fill="FFFFFF"/>
          <w:lang w:val="en-GB"/>
        </w:rPr>
        <w:t xml:space="preserve">perceptual </w:t>
      </w:r>
      <w:r w:rsidR="000B2105" w:rsidRPr="00A04A57">
        <w:rPr>
          <w:rFonts w:ascii="Times New Roman" w:hAnsi="Times New Roman" w:cs="Times New Roman"/>
          <w:color w:val="010101"/>
          <w:sz w:val="24"/>
          <w:szCs w:val="24"/>
          <w:shd w:val="clear" w:color="auto" w:fill="FFFFFF"/>
          <w:lang w:val="en-GB"/>
        </w:rPr>
        <w:t>measures of weak central coherence and measures of theory of mind and social skills</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{"citationID":"Ul6wx1Fk","properties":{"formattedCitation":"\\super 13\\uc0\\u8211{}17\\nosupersub{}","plainCitation":"13–17","noteIndex":0},"citationItems":[{"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13–17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213E36" w:rsidRPr="00A04A57">
        <w:rPr>
          <w:rFonts w:ascii="Times New Roman" w:hAnsi="Times New Roman" w:cs="Times New Roman"/>
          <w:color w:val="010101"/>
          <w:sz w:val="24"/>
          <w:szCs w:val="24"/>
          <w:shd w:val="clear" w:color="auto" w:fill="FFFFFF"/>
          <w:lang w:val="en-GB"/>
        </w:rPr>
        <w:t>led to a revis</w:t>
      </w:r>
      <w:r w:rsidR="00756B63" w:rsidRPr="00A04A57">
        <w:rPr>
          <w:rFonts w:ascii="Times New Roman" w:hAnsi="Times New Roman" w:cs="Times New Roman"/>
          <w:color w:val="010101"/>
          <w:sz w:val="24"/>
          <w:szCs w:val="24"/>
          <w:shd w:val="clear" w:color="auto" w:fill="FFFFFF"/>
          <w:lang w:val="en-GB"/>
        </w:rPr>
        <w:t xml:space="preserve">ed version </w:t>
      </w:r>
      <w:r w:rsidR="00213E36" w:rsidRPr="00A04A57">
        <w:rPr>
          <w:rFonts w:ascii="Times New Roman" w:hAnsi="Times New Roman" w:cs="Times New Roman"/>
          <w:color w:val="010101"/>
          <w:sz w:val="24"/>
          <w:szCs w:val="24"/>
          <w:shd w:val="clear" w:color="auto" w:fill="FFFFFF"/>
          <w:lang w:val="en-GB"/>
        </w:rPr>
        <w:t>of WCC</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{"citationID":"HbDd4Jsm","properties":{"formattedCitation":"\\super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color w:val="010101"/>
          <w:sz w:val="24"/>
          <w:szCs w:val="24"/>
          <w:shd w:val="clear" w:color="auto" w:fill="FFFFFF"/>
          <w:lang w:val="en-GB"/>
        </w:rPr>
        <w:t xml:space="preserve"> </w:t>
      </w:r>
      <w:r w:rsidR="00756B63" w:rsidRPr="00A04A57">
        <w:rPr>
          <w:rFonts w:ascii="Times New Roman" w:hAnsi="Times New Roman" w:cs="Times New Roman"/>
          <w:color w:val="010101"/>
          <w:sz w:val="24"/>
          <w:szCs w:val="24"/>
          <w:shd w:val="clear" w:color="auto" w:fill="FFFFFF"/>
          <w:lang w:val="en-GB"/>
        </w:rPr>
        <w:t>suggest</w:t>
      </w:r>
      <w:r w:rsidR="00F369CC" w:rsidRPr="00A04A57">
        <w:rPr>
          <w:rFonts w:ascii="Times New Roman" w:hAnsi="Times New Roman" w:cs="Times New Roman"/>
          <w:color w:val="010101"/>
          <w:sz w:val="24"/>
          <w:szCs w:val="24"/>
          <w:shd w:val="clear" w:color="auto" w:fill="FFFFFF"/>
          <w:lang w:val="en-GB"/>
        </w:rPr>
        <w:t>ing</w:t>
      </w:r>
      <w:r w:rsidR="00756B63" w:rsidRPr="00A04A57">
        <w:rPr>
          <w:rFonts w:ascii="Times New Roman" w:hAnsi="Times New Roman" w:cs="Times New Roman"/>
          <w:color w:val="010101"/>
          <w:sz w:val="24"/>
          <w:szCs w:val="24"/>
          <w:shd w:val="clear" w:color="auto" w:fill="FFFFFF"/>
          <w:lang w:val="en-GB"/>
        </w:rPr>
        <w:t xml:space="preserve"> that </w:t>
      </w:r>
      <w:r w:rsidR="00F369CC" w:rsidRPr="00A04A57">
        <w:rPr>
          <w:rFonts w:ascii="Times New Roman" w:hAnsi="Times New Roman" w:cs="Times New Roman"/>
          <w:color w:val="010101"/>
          <w:sz w:val="24"/>
          <w:szCs w:val="24"/>
          <w:shd w:val="clear" w:color="auto" w:fill="FFFFFF"/>
          <w:lang w:val="en-GB"/>
        </w:rPr>
        <w:t>a</w:t>
      </w:r>
      <w:r w:rsidR="00756B63" w:rsidRPr="00A04A57">
        <w:rPr>
          <w:rFonts w:ascii="Times New Roman" w:hAnsi="Times New Roman" w:cs="Times New Roman"/>
          <w:color w:val="010101"/>
          <w:sz w:val="24"/>
          <w:szCs w:val="24"/>
          <w:shd w:val="clear" w:color="auto" w:fill="FFFFFF"/>
          <w:lang w:val="en-GB"/>
        </w:rPr>
        <w:t xml:space="preserve"> bias towards processing details and social deficits might be two distinct aspects of ASD. </w:t>
      </w:r>
      <w:r w:rsidR="00DD7042" w:rsidRPr="00A04A57">
        <w:rPr>
          <w:rFonts w:ascii="Times New Roman" w:hAnsi="Times New Roman" w:cs="Times New Roman"/>
          <w:color w:val="010101"/>
          <w:sz w:val="24"/>
          <w:szCs w:val="24"/>
          <w:shd w:val="clear" w:color="auto" w:fill="FFFFFF"/>
          <w:lang w:val="en-GB"/>
        </w:rPr>
        <w:t>Consequently</w:t>
      </w:r>
      <w:r w:rsidR="00756B63" w:rsidRPr="00A04A57">
        <w:rPr>
          <w:rFonts w:ascii="Times New Roman" w:hAnsi="Times New Roman" w:cs="Times New Roman"/>
          <w:color w:val="010101"/>
          <w:sz w:val="24"/>
          <w:szCs w:val="24"/>
          <w:shd w:val="clear" w:color="auto" w:fill="FFFFFF"/>
          <w:lang w:val="en-GB"/>
        </w:rPr>
        <w:t xml:space="preserve">, </w:t>
      </w:r>
      <w:proofErr w:type="spellStart"/>
      <w:r w:rsidR="005A3FD1" w:rsidRPr="00A04A57">
        <w:rPr>
          <w:rFonts w:ascii="Times New Roman" w:hAnsi="Times New Roman" w:cs="Times New Roman"/>
          <w:lang w:val="en-GB"/>
        </w:rPr>
        <w:t>Happé</w:t>
      </w:r>
      <w:proofErr w:type="spellEnd"/>
      <w:r w:rsidR="00756B63" w:rsidRPr="00A04A57">
        <w:rPr>
          <w:rFonts w:ascii="Times New Roman" w:hAnsi="Times New Roman" w:cs="Times New Roman"/>
          <w:color w:val="010101"/>
          <w:sz w:val="24"/>
          <w:szCs w:val="24"/>
          <w:shd w:val="clear" w:color="auto" w:fill="FFFFFF"/>
          <w:lang w:val="en-GB"/>
        </w:rPr>
        <w:t xml:space="preserve"> and Frith</w:t>
      </w:r>
      <w:r w:rsidR="005A3FD1" w:rsidRPr="00A04A57">
        <w:rPr>
          <w:rFonts w:ascii="Times New Roman" w:hAnsi="Times New Roman" w:cs="Times New Roman"/>
          <w:color w:val="010101"/>
          <w:sz w:val="24"/>
          <w:szCs w:val="24"/>
          <w:shd w:val="clear" w:color="auto" w:fill="FFFFFF"/>
          <w:lang w:val="en-GB"/>
        </w:rPr>
        <w:fldChar w:fldCharType="begin"/>
      </w:r>
      <w:r w:rsidR="008C0253" w:rsidRPr="00A04A57">
        <w:rPr>
          <w:rFonts w:ascii="Times New Roman" w:hAnsi="Times New Roman" w:cs="Times New Roman"/>
          <w:color w:val="010101"/>
          <w:sz w:val="24"/>
          <w:szCs w:val="24"/>
          <w:shd w:val="clear" w:color="auto" w:fill="FFFFFF"/>
          <w:lang w:val="en-GB"/>
        </w:rPr>
        <w:instrText xml:space="preserve"> ADDIN ZOTERO_ITEM CSL_CITATION {"citationID":"2qBLamK4","properties":{"formattedCitation":"\\super 9\\nosupersub{}","plainCitation":"9","noteIndex":0},"citationItems":[{"id":4658,"uris":["http://zotero.org/users/3718395/items/IHXJTTQZ"],"uri":["http://zotero.org/users/3718395/items/IHXJTTQZ"],"itemData":{"id":4658,"type":"article-journal","container-title":"Journal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account","volume":"36","author":[{"family":"Happé","given":"Francesca"},{"family":"Frith","given":"Uta"}],"issued":{"date-parts":[["2006"]]}}}],"schema":"https://github.com/citation-style-language/schema/raw/master/csl-citation.json"} </w:instrText>
      </w:r>
      <w:r w:rsidR="005A3FD1" w:rsidRPr="00A04A57">
        <w:rPr>
          <w:rFonts w:ascii="Times New Roman" w:hAnsi="Times New Roman" w:cs="Times New Roman"/>
          <w:color w:val="010101"/>
          <w:sz w:val="24"/>
          <w:szCs w:val="24"/>
          <w:shd w:val="clear" w:color="auto" w:fill="FFFFFF"/>
          <w:lang w:val="en-GB"/>
        </w:rPr>
        <w:fldChar w:fldCharType="separate"/>
      </w:r>
      <w:r w:rsidR="008C0253" w:rsidRPr="00A04A57">
        <w:rPr>
          <w:rFonts w:ascii="Times New Roman" w:hAnsi="Times New Roman" w:cs="Times New Roman"/>
          <w:sz w:val="24"/>
          <w:szCs w:val="24"/>
          <w:vertAlign w:val="superscript"/>
          <w:lang w:val="en-GB"/>
        </w:rPr>
        <w:t>9</w:t>
      </w:r>
      <w:r w:rsidR="005A3FD1" w:rsidRPr="00A04A57">
        <w:rPr>
          <w:rFonts w:ascii="Times New Roman" w:hAnsi="Times New Roman" w:cs="Times New Roman"/>
          <w:color w:val="010101"/>
          <w:sz w:val="24"/>
          <w:szCs w:val="24"/>
          <w:shd w:val="clear" w:color="auto" w:fill="FFFFFF"/>
          <w:lang w:val="en-GB"/>
        </w:rPr>
        <w:fldChar w:fldCharType="end"/>
      </w:r>
      <w:r w:rsidR="00756B63" w:rsidRPr="00A04A57">
        <w:rPr>
          <w:rFonts w:ascii="Times New Roman" w:hAnsi="Times New Roman" w:cs="Times New Roman"/>
          <w:color w:val="010101"/>
          <w:sz w:val="24"/>
          <w:szCs w:val="24"/>
          <w:shd w:val="clear" w:color="auto" w:fill="FFFFFF"/>
          <w:lang w:val="en-GB"/>
        </w:rPr>
        <w:t xml:space="preserve"> pointed out that the</w:t>
      </w:r>
      <w:r w:rsidR="00756B63" w:rsidRPr="00A04A57">
        <w:rPr>
          <w:rFonts w:ascii="Times New Roman" w:hAnsi="Times New Roman" w:cs="Times New Roman"/>
          <w:sz w:val="24"/>
          <w:szCs w:val="24"/>
          <w:lang w:val="en-GB"/>
        </w:rPr>
        <w:t xml:space="preserve"> </w:t>
      </w:r>
      <w:r w:rsidR="00DD7042" w:rsidRPr="00A04A57">
        <w:rPr>
          <w:rFonts w:ascii="Times New Roman" w:hAnsi="Times New Roman" w:cs="Times New Roman"/>
          <w:sz w:val="24"/>
          <w:szCs w:val="24"/>
          <w:lang w:val="en-GB"/>
        </w:rPr>
        <w:t xml:space="preserve">future </w:t>
      </w:r>
      <w:r w:rsidR="00756B63" w:rsidRPr="00A04A57">
        <w:rPr>
          <w:rFonts w:ascii="Times New Roman" w:hAnsi="Times New Roman" w:cs="Times New Roman"/>
          <w:color w:val="010101"/>
          <w:sz w:val="24"/>
          <w:szCs w:val="24"/>
          <w:shd w:val="clear" w:color="auto" w:fill="FFFFFF"/>
          <w:lang w:val="en-GB"/>
        </w:rPr>
        <w:t>veracity of WCC critically depends on establish</w:t>
      </w:r>
      <w:r w:rsidR="00F369CC" w:rsidRPr="00A04A57">
        <w:rPr>
          <w:rFonts w:ascii="Times New Roman" w:hAnsi="Times New Roman" w:cs="Times New Roman"/>
          <w:color w:val="010101"/>
          <w:sz w:val="24"/>
          <w:szCs w:val="24"/>
          <w:shd w:val="clear" w:color="auto" w:fill="FFFFFF"/>
          <w:lang w:val="en-GB"/>
        </w:rPr>
        <w:t>ing a</w:t>
      </w:r>
      <w:r w:rsidR="00756B63"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relationship</w:t>
      </w:r>
      <w:r w:rsidR="00756B63" w:rsidRPr="00A04A57">
        <w:rPr>
          <w:rFonts w:ascii="Times New Roman" w:hAnsi="Times New Roman" w:cs="Times New Roman"/>
          <w:color w:val="010101"/>
          <w:sz w:val="24"/>
          <w:szCs w:val="24"/>
          <w:shd w:val="clear" w:color="auto" w:fill="FFFFFF"/>
          <w:lang w:val="en-GB"/>
        </w:rPr>
        <w:t xml:space="preserve"> between </w:t>
      </w:r>
      <w:r w:rsidR="00F369CC" w:rsidRPr="00A04A57">
        <w:rPr>
          <w:rFonts w:ascii="Times New Roman" w:hAnsi="Times New Roman" w:cs="Times New Roman"/>
          <w:color w:val="010101"/>
          <w:sz w:val="24"/>
          <w:szCs w:val="24"/>
          <w:shd w:val="clear" w:color="auto" w:fill="FFFFFF"/>
          <w:lang w:val="en-GB"/>
        </w:rPr>
        <w:t>a detail-focused processing bias</w:t>
      </w:r>
      <w:r w:rsidR="00756B63" w:rsidRPr="00A04A57">
        <w:rPr>
          <w:rFonts w:ascii="Times New Roman" w:hAnsi="Times New Roman" w:cs="Times New Roman"/>
          <w:color w:val="010101"/>
          <w:sz w:val="24"/>
          <w:szCs w:val="24"/>
          <w:shd w:val="clear" w:color="auto" w:fill="FFFFFF"/>
          <w:lang w:val="en-GB"/>
        </w:rPr>
        <w:t xml:space="preserve"> and real-life abilities and difficulties</w:t>
      </w:r>
      <w:r w:rsidR="00F369CC" w:rsidRPr="00A04A57">
        <w:rPr>
          <w:rFonts w:ascii="Times New Roman" w:hAnsi="Times New Roman" w:cs="Times New Roman"/>
          <w:color w:val="010101"/>
          <w:sz w:val="24"/>
          <w:szCs w:val="24"/>
          <w:shd w:val="clear" w:color="auto" w:fill="FFFFFF"/>
          <w:lang w:val="en-GB"/>
        </w:rPr>
        <w:t xml:space="preserve"> in ASD individuals.</w:t>
      </w:r>
      <w:r w:rsidR="005713B1" w:rsidRPr="00A04A57">
        <w:rPr>
          <w:rFonts w:ascii="Times New Roman" w:hAnsi="Times New Roman" w:cs="Times New Roman"/>
          <w:color w:val="010101"/>
          <w:sz w:val="24"/>
          <w:szCs w:val="24"/>
          <w:shd w:val="clear" w:color="auto" w:fill="FFFFFF"/>
          <w:lang w:val="en-GB"/>
        </w:rPr>
        <w:t xml:space="preserve"> One way of supporting the feasibility of such a relationship would </w:t>
      </w:r>
      <w:r w:rsidR="00891C2D" w:rsidRPr="00A04A57">
        <w:rPr>
          <w:rFonts w:ascii="Times New Roman" w:hAnsi="Times New Roman" w:cs="Times New Roman"/>
          <w:color w:val="010101"/>
          <w:sz w:val="24"/>
          <w:szCs w:val="24"/>
          <w:shd w:val="clear" w:color="auto" w:fill="FFFFFF"/>
          <w:lang w:val="en-GB"/>
        </w:rPr>
        <w:t xml:space="preserve">be </w:t>
      </w:r>
      <w:r w:rsidR="005713B1" w:rsidRPr="00A04A57">
        <w:rPr>
          <w:rFonts w:ascii="Times New Roman" w:hAnsi="Times New Roman" w:cs="Times New Roman"/>
          <w:color w:val="010101"/>
          <w:sz w:val="24"/>
          <w:szCs w:val="24"/>
          <w:shd w:val="clear" w:color="auto" w:fill="FFFFFF"/>
          <w:lang w:val="en-GB"/>
        </w:rPr>
        <w:t>to demonstrate that this bias is a ubiquitous property of vision</w:t>
      </w:r>
      <w:r w:rsidR="0009240F" w:rsidRPr="00A04A57">
        <w:rPr>
          <w:rFonts w:ascii="Times New Roman" w:hAnsi="Times New Roman" w:cs="Times New Roman"/>
          <w:color w:val="010101"/>
          <w:sz w:val="24"/>
          <w:szCs w:val="24"/>
          <w:shd w:val="clear" w:color="auto" w:fill="FFFFFF"/>
          <w:lang w:val="en-GB"/>
        </w:rPr>
        <w:t xml:space="preserve"> in individuals with ASD</w:t>
      </w:r>
      <w:r w:rsidR="005713B1" w:rsidRPr="00A04A57">
        <w:rPr>
          <w:rFonts w:ascii="Times New Roman" w:hAnsi="Times New Roman" w:cs="Times New Roman"/>
          <w:color w:val="010101"/>
          <w:sz w:val="24"/>
          <w:szCs w:val="24"/>
          <w:shd w:val="clear" w:color="auto" w:fill="FFFFFF"/>
          <w:lang w:val="en-GB"/>
        </w:rPr>
        <w:t>.</w:t>
      </w:r>
    </w:p>
    <w:p w14:paraId="389F9B13" w14:textId="4BE69032" w:rsidR="007359D2" w:rsidRPr="00A04A57" w:rsidRDefault="00BF5A92" w:rsidP="007359D2">
      <w:pPr>
        <w:spacing w:line="360" w:lineRule="auto"/>
        <w:jc w:val="both"/>
        <w:rPr>
          <w:rFonts w:ascii="Times New Roman" w:hAnsi="Times New Roman" w:cs="Times New Roman"/>
          <w:color w:val="010101"/>
          <w:sz w:val="24"/>
          <w:szCs w:val="24"/>
          <w:shd w:val="clear" w:color="auto" w:fill="FFFFFF"/>
          <w:lang w:val="en-GB"/>
        </w:rPr>
      </w:pPr>
      <w:r w:rsidRPr="00A04A57">
        <w:rPr>
          <w:rFonts w:ascii="Times New Roman" w:hAnsi="Times New Roman" w:cs="Times New Roman"/>
          <w:color w:val="010101"/>
          <w:sz w:val="24"/>
          <w:szCs w:val="24"/>
          <w:shd w:val="clear" w:color="auto" w:fill="FFFFFF"/>
          <w:lang w:val="en-GB"/>
        </w:rPr>
        <w:tab/>
      </w:r>
      <w:r w:rsidR="00756B63"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 xml:space="preserve">ASD-related detail-focused processing </w:t>
      </w:r>
      <w:r w:rsidR="00772E3F" w:rsidRPr="00A04A57">
        <w:rPr>
          <w:rFonts w:ascii="Times New Roman" w:hAnsi="Times New Roman" w:cs="Times New Roman"/>
          <w:color w:val="010101"/>
          <w:sz w:val="24"/>
          <w:szCs w:val="24"/>
          <w:shd w:val="clear" w:color="auto" w:fill="FFFFFF"/>
          <w:lang w:val="en-GB"/>
        </w:rPr>
        <w:t xml:space="preserve">has been initially supported by superior detail-focused abstract </w:t>
      </w:r>
      <w:r w:rsidRPr="00A04A57">
        <w:rPr>
          <w:rFonts w:ascii="Times New Roman" w:hAnsi="Times New Roman" w:cs="Times New Roman"/>
          <w:color w:val="010101"/>
          <w:sz w:val="24"/>
          <w:szCs w:val="24"/>
          <w:shd w:val="clear" w:color="auto" w:fill="FFFFFF"/>
          <w:lang w:val="en-GB"/>
        </w:rPr>
        <w:t>visual tasks</w:t>
      </w:r>
      <w:r w:rsidR="00772E3F" w:rsidRPr="00A04A57">
        <w:rPr>
          <w:rFonts w:ascii="Times New Roman" w:hAnsi="Times New Roman" w:cs="Times New Roman"/>
          <w:color w:val="010101"/>
          <w:sz w:val="24"/>
          <w:szCs w:val="24"/>
          <w:shd w:val="clear" w:color="auto" w:fill="FFFFFF"/>
          <w:lang w:val="en-GB"/>
        </w:rPr>
        <w:t xml:space="preserve">, </w:t>
      </w:r>
      <w:r w:rsidRPr="00A04A57">
        <w:rPr>
          <w:rFonts w:ascii="Times New Roman" w:hAnsi="Times New Roman" w:cs="Times New Roman"/>
          <w:color w:val="010101"/>
          <w:sz w:val="24"/>
          <w:szCs w:val="24"/>
          <w:shd w:val="clear" w:color="auto" w:fill="FFFFFF"/>
          <w:lang w:val="en-GB"/>
        </w:rPr>
        <w:t>including the embedded figure task</w:t>
      </w:r>
      <w:r w:rsidR="0010074A" w:rsidRPr="00A04A57">
        <w:rPr>
          <w:rFonts w:ascii="Times New Roman" w:hAnsi="Times New Roman" w:cs="Times New Roman"/>
          <w:color w:val="010101"/>
          <w:sz w:val="24"/>
          <w:szCs w:val="24"/>
          <w:shd w:val="clear" w:color="auto" w:fill="FFFFFF"/>
          <w:lang w:val="en-GB"/>
        </w:rPr>
        <w:fldChar w:fldCharType="begin"/>
      </w:r>
      <w:r w:rsidR="00FC4D36" w:rsidRPr="00A04A57">
        <w:rPr>
          <w:rFonts w:ascii="Times New Roman" w:hAnsi="Times New Roman" w:cs="Times New Roman"/>
          <w:color w:val="010101"/>
          <w:sz w:val="24"/>
          <w:szCs w:val="24"/>
          <w:shd w:val="clear" w:color="auto" w:fill="FFFFFF"/>
          <w:lang w:val="en-GB"/>
        </w:rPr>
        <w:instrText xml:space="preserve"> ADDIN ZOTERO_ITEM CSL_CITATION {"citationID":"3ImhpCZD","properties":{"formattedCitation":"\\super 3\\nosupersub{}","plainCitation":"3","noteIndex":0},"citationItems":[{"id":4645,"uris":["http://zotero.org/users/3718395/items/SNR6VUW3"],"uri":["http://zotero.org/users/3718395/items/SNR6VUW3"],"itemData":{"id":4645,"type":"article-journal","container-title":"Journal of child Psychology and Psychiatry","issue":"4","page":"613–620","source":"Google Scholar","title":"An islet of ability in autistic children: A research note","title-short":"An islet of ability in autistic children","volume":"24","author":[{"family":"Shah","given":"Amitta"},{"family":"Frith","given":"Uta"}],"issued":{"date-parts":[["1983"]]}}}],"schema":"https://github.com/citation-style-language/schema/raw/master/csl-citation.json"}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FC4D36" w:rsidRPr="00A04A57">
        <w:rPr>
          <w:rFonts w:ascii="Times New Roman" w:hAnsi="Times New Roman" w:cs="Times New Roman"/>
          <w:sz w:val="24"/>
          <w:szCs w:val="24"/>
          <w:vertAlign w:val="superscript"/>
          <w:lang w:val="en-GB"/>
        </w:rPr>
        <w:t>3</w:t>
      </w:r>
      <w:r w:rsidR="0010074A" w:rsidRPr="00A04A57">
        <w:rPr>
          <w:rFonts w:ascii="Times New Roman" w:hAnsi="Times New Roman" w:cs="Times New Roman"/>
          <w:color w:val="010101"/>
          <w:sz w:val="24"/>
          <w:szCs w:val="24"/>
          <w:shd w:val="clear" w:color="auto" w:fill="FFFFFF"/>
          <w:lang w:val="en-GB"/>
        </w:rPr>
        <w:fldChar w:fldCharType="end"/>
      </w:r>
      <w:r w:rsidR="00A4193B" w:rsidRPr="00A04A57">
        <w:rPr>
          <w:rFonts w:ascii="Times New Roman" w:hAnsi="Times New Roman" w:cs="Times New Roman"/>
          <w:color w:val="010101"/>
          <w:sz w:val="24"/>
          <w:szCs w:val="24"/>
          <w:shd w:val="clear" w:color="auto" w:fill="FFFFFF"/>
          <w:lang w:val="en-GB"/>
        </w:rPr>
        <w:t xml:space="preserve"> and </w:t>
      </w:r>
      <w:r w:rsidRPr="00A04A57">
        <w:rPr>
          <w:rFonts w:ascii="Times New Roman" w:hAnsi="Times New Roman" w:cs="Times New Roman"/>
          <w:color w:val="010101"/>
          <w:sz w:val="24"/>
          <w:szCs w:val="24"/>
          <w:shd w:val="clear" w:color="auto" w:fill="FFFFFF"/>
          <w:lang w:val="en-GB"/>
        </w:rPr>
        <w:t>the Navon task</w:t>
      </w:r>
      <w:r w:rsidR="0010074A"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{"citationID":"HyKt4hEi","properties":{"formattedCitation":"\\super 17\\nosupersub{}","plainCitation":"17","noteIndex":0},"citationItems":[{"id":4678,"uris":["http://zotero.org/users/3718395/items/2WQJNWZL"],"uri":["http://zotero.org/users/3718395/items/2WQJNWZL"],"itemData":{"id":4678,"type":"article-journal","container-title":"The Journal of Child Psychology and Psychiatry and Allied Disciplines","issue":"5","page":"733–742","source":"Google Scholar","title":"Children with autism show local precedence in a divided attention task and global precedence in a selective attention task","volume":"40","author":[{"family":"Plaisted","given":"Kate"},{"family":"Swettenham","given":"John"},{"family":"Rees","given":"Liz"}],"issued":{"date-parts":[["1999"]]}}}],"schema":"https://github.com/citation-style-language/schema/raw/master/csl-citation.json"}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17</w:t>
      </w:r>
      <w:r w:rsidR="0010074A" w:rsidRPr="00A04A57">
        <w:rPr>
          <w:rFonts w:ascii="Times New Roman" w:hAnsi="Times New Roman" w:cs="Times New Roman"/>
          <w:color w:val="010101"/>
          <w:sz w:val="24"/>
          <w:szCs w:val="24"/>
          <w:shd w:val="clear" w:color="auto" w:fill="FFFFFF"/>
          <w:lang w:val="en-GB"/>
        </w:rPr>
        <w:fldChar w:fldCharType="end"/>
      </w:r>
      <w:r w:rsidR="00772E3F" w:rsidRPr="00A04A57">
        <w:rPr>
          <w:rFonts w:ascii="Times New Roman" w:hAnsi="Times New Roman" w:cs="Times New Roman"/>
          <w:color w:val="010101"/>
          <w:sz w:val="24"/>
          <w:szCs w:val="24"/>
          <w:shd w:val="clear" w:color="auto" w:fill="FFFFFF"/>
          <w:lang w:val="en-GB"/>
        </w:rPr>
        <w:t xml:space="preserve">. These early findings, however, are highly controversial </w:t>
      </w:r>
      <w:r w:rsidR="00FC4D36" w:rsidRPr="00A04A57">
        <w:rPr>
          <w:rFonts w:ascii="Times New Roman" w:hAnsi="Times New Roman" w:cs="Times New Roman"/>
          <w:color w:val="010101"/>
          <w:sz w:val="24"/>
          <w:szCs w:val="24"/>
          <w:shd w:val="clear" w:color="auto" w:fill="FFFFFF"/>
          <w:lang w:val="en-GB"/>
        </w:rPr>
        <w:t>given  the fact that more</w:t>
      </w:r>
      <w:r w:rsidR="00772E3F" w:rsidRPr="00A04A57">
        <w:rPr>
          <w:rFonts w:ascii="Times New Roman" w:hAnsi="Times New Roman" w:cs="Times New Roman"/>
          <w:color w:val="010101"/>
          <w:sz w:val="24"/>
          <w:szCs w:val="24"/>
          <w:shd w:val="clear" w:color="auto" w:fill="FFFFFF"/>
          <w:lang w:val="en-GB"/>
        </w:rPr>
        <w:t xml:space="preserve"> recent studies</w:t>
      </w:r>
      <w:r w:rsidR="00FC4D36" w:rsidRPr="00A04A57">
        <w:rPr>
          <w:rFonts w:ascii="Times New Roman" w:hAnsi="Times New Roman" w:cs="Times New Roman"/>
          <w:color w:val="010101"/>
          <w:sz w:val="24"/>
          <w:szCs w:val="24"/>
          <w:shd w:val="clear" w:color="auto" w:fill="FFFFFF"/>
          <w:lang w:val="en-GB"/>
        </w:rPr>
        <w:t xml:space="preserve"> have frequently been unable to replicate them</w:t>
      </w:r>
      <w:r w:rsidR="00FC4D36" w:rsidRPr="00A04A57">
        <w:rPr>
          <w:rFonts w:ascii="Times New Roman" w:hAnsi="Times New Roman" w:cs="Times New Roman"/>
          <w:color w:val="010101"/>
          <w:sz w:val="24"/>
          <w:szCs w:val="24"/>
          <w:shd w:val="clear" w:color="auto" w:fill="FFFFFF"/>
          <w:lang w:val="en-GB"/>
        </w:rPr>
        <w:fldChar w:fldCharType="begin"/>
      </w:r>
      <w:r w:rsidR="00B0002E" w:rsidRPr="00A04A57">
        <w:rPr>
          <w:rFonts w:ascii="Times New Roman" w:hAnsi="Times New Roman" w:cs="Times New Roman"/>
          <w:color w:val="010101"/>
          <w:sz w:val="24"/>
          <w:szCs w:val="24"/>
          <w:shd w:val="clear" w:color="auto" w:fill="FFFFFF"/>
          <w:lang w:val="en-GB"/>
        </w:rPr>
        <w:instrText xml:space="preserve"> ADDIN ZOTERO_ITEM CSL_CITATION {"citationID":"gxdw4XCN","properties":{"formattedCitation":"\\super 18\\nosupersub{}","plainCitation":"18","noteIndex":0},"citationItems":[{"id":4992,"uris":["http://zotero.org/users/3718395/items/2SG47HZU"],"uri":["http://zotero.org/users/3718395/items/2SG47HZU"],"itemData":{"id":4992,"type":"article-journal","abstract":"The Embedded Figures Test assesses weak central coherence and individuals with autism are commonly assumed to perform superiorly; however, the evidence for this claim is somewhat mixed. Here, two large (N = 45 and 62) samples of high-functioning children (6–16 years) with autism spectrum disorder performed similarly to typically-developing children on accuracy and reaction time measures; this could not be attributed to insufficient power. Inconsistent past findings are most likely due to methodological and analysis techniques, as well as heterogeneity in central coherence within autism spectrum disorders. While this task has been useful in establishing weak central coherence as a cognitive theory in autism, inconsistent past findings and its inability to disentangle global and local processing suggest that it should be used with caution in the future.","container-title":"Journal of Autism and Developmental Disorders","DOI":"10.1007/s10803-011-1182-4","ISSN":"1573-3432","issue":"11","journalAbbreviation":"J Autism Dev Disord","language":"en","page":"1565-1572","source":"Springer Link","title":"Performance of Children with Autism on the Embedded Figures Test: A Closer Look at a Popular Task","title-short":"Performance of Children with Autism on the Embedded Figures Test","volume":"41","author":[{"family":"White","given":"Sarah J."},{"family":"Saldaña","given":"David"}],"issued":{"date-parts":[["2011",11,1]]}}}],"schema":"https://github.com/citation-style-language/schema/raw/master/csl-citation.json"} </w:instrText>
      </w:r>
      <w:r w:rsidR="00FC4D36" w:rsidRPr="00A04A57">
        <w:rPr>
          <w:rFonts w:ascii="Times New Roman" w:hAnsi="Times New Roman" w:cs="Times New Roman"/>
          <w:color w:val="010101"/>
          <w:sz w:val="24"/>
          <w:szCs w:val="24"/>
          <w:shd w:val="clear" w:color="auto" w:fill="FFFFFF"/>
          <w:lang w:val="en-GB"/>
        </w:rPr>
        <w:fldChar w:fldCharType="separate"/>
      </w:r>
      <w:r w:rsidR="00B0002E" w:rsidRPr="00A04A57">
        <w:rPr>
          <w:rFonts w:ascii="Times New Roman" w:hAnsi="Times New Roman" w:cs="Times New Roman"/>
          <w:sz w:val="24"/>
          <w:szCs w:val="24"/>
          <w:vertAlign w:val="superscript"/>
          <w:lang w:val="en-GB"/>
        </w:rPr>
        <w:t>18</w:t>
      </w:r>
      <w:r w:rsidR="00FC4D36" w:rsidRPr="00A04A57">
        <w:rPr>
          <w:rFonts w:ascii="Times New Roman" w:hAnsi="Times New Roman" w:cs="Times New Roman"/>
          <w:color w:val="010101"/>
          <w:sz w:val="24"/>
          <w:szCs w:val="24"/>
          <w:shd w:val="clear" w:color="auto" w:fill="FFFFFF"/>
          <w:lang w:val="en-GB"/>
        </w:rPr>
        <w:fldChar w:fldCharType="end"/>
      </w:r>
      <w:r w:rsidR="00FC4D36" w:rsidRPr="00A04A57">
        <w:rPr>
          <w:rFonts w:ascii="Times New Roman" w:hAnsi="Times New Roman" w:cs="Times New Roman"/>
          <w:color w:val="010101"/>
          <w:sz w:val="24"/>
          <w:szCs w:val="24"/>
          <w:shd w:val="clear" w:color="auto" w:fill="FFFFFF"/>
          <w:lang w:val="en-GB"/>
        </w:rPr>
        <w:t>.</w:t>
      </w:r>
      <w:r w:rsidR="00357CC0" w:rsidRPr="00A04A57">
        <w:rPr>
          <w:rFonts w:ascii="Times New Roman" w:hAnsi="Times New Roman" w:cs="Times New Roman"/>
          <w:color w:val="010101"/>
          <w:sz w:val="24"/>
          <w:szCs w:val="24"/>
          <w:shd w:val="clear" w:color="auto" w:fill="FFFFFF"/>
          <w:lang w:val="en-GB"/>
        </w:rPr>
        <w:t xml:space="preserve"> </w:t>
      </w:r>
      <w:bookmarkStart w:id="4" w:name="_Hlk39495110"/>
      <w:bookmarkStart w:id="5" w:name="_Hlk40443744"/>
      <w:r w:rsidR="00357CC0" w:rsidRPr="00A04A57">
        <w:rPr>
          <w:rFonts w:ascii="Times New Roman" w:hAnsi="Times New Roman" w:cs="Times New Roman"/>
          <w:color w:val="010101"/>
          <w:sz w:val="24"/>
          <w:szCs w:val="24"/>
          <w:shd w:val="clear" w:color="auto" w:fill="FFFFFF"/>
          <w:lang w:val="en-GB"/>
        </w:rPr>
        <w:t xml:space="preserve">An important </w:t>
      </w:r>
      <w:r w:rsidR="00F22E23" w:rsidRPr="00F22E23">
        <w:rPr>
          <w:rFonts w:ascii="Times New Roman" w:hAnsi="Times New Roman" w:cs="Times New Roman"/>
          <w:color w:val="010101"/>
          <w:sz w:val="24"/>
          <w:szCs w:val="24"/>
          <w:shd w:val="clear" w:color="auto" w:fill="FFFFFF"/>
          <w:lang w:val="en-GB"/>
        </w:rPr>
        <w:t>endeavour</w:t>
      </w:r>
      <w:r w:rsidR="00357CC0" w:rsidRPr="00A04A57">
        <w:rPr>
          <w:rFonts w:ascii="Times New Roman" w:hAnsi="Times New Roman" w:cs="Times New Roman"/>
          <w:color w:val="010101"/>
          <w:sz w:val="24"/>
          <w:szCs w:val="24"/>
          <w:shd w:val="clear" w:color="auto" w:fill="FFFFFF"/>
          <w:lang w:val="en-GB"/>
        </w:rPr>
        <w:t xml:space="preserve"> of</w:t>
      </w:r>
      <w:r w:rsidR="007815CF" w:rsidRPr="00A04A57">
        <w:rPr>
          <w:rFonts w:ascii="Times New Roman" w:hAnsi="Times New Roman" w:cs="Times New Roman"/>
          <w:color w:val="010101"/>
          <w:sz w:val="24"/>
          <w:szCs w:val="24"/>
          <w:shd w:val="clear" w:color="auto" w:fill="FFFFFF"/>
          <w:lang w:val="en-GB"/>
        </w:rPr>
        <w:t xml:space="preserve"> ASD</w:t>
      </w:r>
      <w:r w:rsidR="00357CC0" w:rsidRPr="00A04A57">
        <w:rPr>
          <w:rFonts w:ascii="Times New Roman" w:hAnsi="Times New Roman" w:cs="Times New Roman"/>
          <w:color w:val="010101"/>
          <w:sz w:val="24"/>
          <w:szCs w:val="24"/>
          <w:shd w:val="clear" w:color="auto" w:fill="FFFFFF"/>
          <w:lang w:val="en-GB"/>
        </w:rPr>
        <w:t xml:space="preserve"> research has been to </w:t>
      </w:r>
      <w:r w:rsidR="007815CF" w:rsidRPr="00A04A57">
        <w:rPr>
          <w:rFonts w:ascii="Times New Roman" w:hAnsi="Times New Roman" w:cs="Times New Roman"/>
          <w:color w:val="010101"/>
          <w:sz w:val="24"/>
          <w:szCs w:val="24"/>
          <w:shd w:val="clear" w:color="auto" w:fill="FFFFFF"/>
          <w:lang w:val="en-GB"/>
        </w:rPr>
        <w:t xml:space="preserve">determine </w:t>
      </w:r>
      <w:r w:rsidR="00357CC0" w:rsidRPr="00A04A57">
        <w:rPr>
          <w:rFonts w:ascii="Times New Roman" w:hAnsi="Times New Roman" w:cs="Times New Roman"/>
          <w:color w:val="010101"/>
          <w:sz w:val="24"/>
          <w:szCs w:val="24"/>
          <w:shd w:val="clear" w:color="auto" w:fill="FFFFFF"/>
          <w:lang w:val="en-GB"/>
        </w:rPr>
        <w:t xml:space="preserve">if </w:t>
      </w:r>
      <w:r w:rsidR="007815CF" w:rsidRPr="00A04A57">
        <w:rPr>
          <w:rFonts w:ascii="Times New Roman" w:hAnsi="Times New Roman" w:cs="Times New Roman"/>
          <w:color w:val="010101"/>
          <w:sz w:val="24"/>
          <w:szCs w:val="24"/>
          <w:shd w:val="clear" w:color="auto" w:fill="FFFFFF"/>
          <w:lang w:val="en-GB"/>
        </w:rPr>
        <w:t>this detail-focused perceptual style is grounded in deviant low-level sensory processing in early sensory brain areas</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{"citationID":"q4tNE856","properties":{"formattedCitation":"\\super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19</w:t>
      </w:r>
      <w:r w:rsidR="007815CF" w:rsidRPr="00A04A57">
        <w:rPr>
          <w:rFonts w:ascii="Times New Roman" w:hAnsi="Times New Roman" w:cs="Times New Roman"/>
          <w:color w:val="010101"/>
          <w:sz w:val="24"/>
          <w:szCs w:val="24"/>
          <w:shd w:val="clear" w:color="auto" w:fill="FFFFFF"/>
          <w:lang w:val="en-GB"/>
        </w:rPr>
        <w:fldChar w:fldCharType="end"/>
      </w:r>
      <w:r w:rsidR="007815CF" w:rsidRPr="00A04A57">
        <w:rPr>
          <w:rFonts w:ascii="Times New Roman" w:hAnsi="Times New Roman" w:cs="Times New Roman"/>
          <w:color w:val="010101"/>
          <w:sz w:val="24"/>
          <w:szCs w:val="24"/>
          <w:shd w:val="clear" w:color="auto" w:fill="FFFFFF"/>
          <w:lang w:val="en-GB"/>
        </w:rPr>
        <w:t xml:space="preserve">. Despite the fact that several basic measures of visual sensitivity appear to </w:t>
      </w:r>
      <w:r w:rsidR="00E3314E" w:rsidRPr="00A04A57">
        <w:rPr>
          <w:rFonts w:ascii="Times New Roman" w:hAnsi="Times New Roman" w:cs="Times New Roman"/>
          <w:color w:val="010101"/>
          <w:sz w:val="24"/>
          <w:szCs w:val="24"/>
          <w:shd w:val="clear" w:color="auto" w:fill="FFFFFF"/>
          <w:lang w:val="en-GB"/>
        </w:rPr>
        <w:t xml:space="preserve">be </w:t>
      </w:r>
      <w:r w:rsidR="007815CF" w:rsidRPr="00A04A57">
        <w:rPr>
          <w:rFonts w:ascii="Times New Roman" w:hAnsi="Times New Roman" w:cs="Times New Roman"/>
          <w:color w:val="010101"/>
          <w:sz w:val="24"/>
          <w:szCs w:val="24"/>
          <w:shd w:val="clear" w:color="auto" w:fill="FFFFFF"/>
          <w:lang w:val="en-GB"/>
        </w:rPr>
        <w:t>unaffected by ASD</w:t>
      </w:r>
      <w:r w:rsidR="007815CF"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{"citationID":"A3gw8Rxw","properties":{"formattedCitation":"\\super 16,20\\uc0\\u8211{}23\\nosupersub{}","plainCitation":"16,20–23","noteIndex":0},"citationItems":[{"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5029,"uris":["http://zotero.org/users/3718395/items/HFGGKU23"],"uri":["http://zotero.org/users/3718395/items/HFGGKU23"],"itemData":{"id":5029,"type":"article-journal","container-title":"Vision research","issue":"15","note":"publisher: Elsevier","page":"1778–1780","source":"Google Scholar","title":"Psychophysical measures of visual acuity in autism spectrum conditions","volume":"51","author":[{"family":"Tavassoli","given":"Teresa"},{"family":"Latham","given":"Keziah"},{"family":"Bach","given":"Michael"},{"family":"Dakin","given":"Steven C."},{"family":"Baron-Cohen","given":"Simon"}],"issued":{"date-parts":[["2011"]]}}},{"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5039,"uris":["http://zotero.org/users/3718395/items/FCL6HQQP"],"uri":["http://zotero.org/users/3718395/items/FCL6HQQP"],"itemData":{"id":5039,"type":"article-journal","container-title":"Brain","issue":"10","note":"publisher: Oxford University Press","page":"2430–2441","source":"Google Scholar","title":"Enhanced and diminished visuo-spatial information processing in autism depends on stimulus complexity","volume":"128","author":[{"family":"Bertone","given":"Armando"},{"family":"Mottron","given":"Laurent"},{"family":"Jelenic","given":"Patricia"},{"family":"Faubert","given":"Jocelyn"}],"issued":{"date-parts":[["2005"]]}}}],"schema":"https://github.com/citation-style-language/schema/raw/master/csl-citation.json"} </w:instrText>
      </w:r>
      <w:r w:rsidR="007815CF"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16,20–23</w:t>
      </w:r>
      <w:r w:rsidR="007815CF" w:rsidRPr="00A04A57">
        <w:rPr>
          <w:rFonts w:ascii="Times New Roman" w:hAnsi="Times New Roman" w:cs="Times New Roman"/>
          <w:color w:val="010101"/>
          <w:sz w:val="24"/>
          <w:szCs w:val="24"/>
          <w:shd w:val="clear" w:color="auto" w:fill="FFFFFF"/>
          <w:lang w:val="en-GB"/>
        </w:rPr>
        <w:fldChar w:fldCharType="end"/>
      </w:r>
      <w:r w:rsidR="007359D2" w:rsidRPr="00A04A57">
        <w:rPr>
          <w:rFonts w:ascii="Times New Roman" w:hAnsi="Times New Roman" w:cs="Times New Roman"/>
          <w:color w:val="010101"/>
          <w:sz w:val="24"/>
          <w:szCs w:val="24"/>
          <w:shd w:val="clear" w:color="auto" w:fill="FFFFFF"/>
          <w:lang w:val="en-GB"/>
        </w:rPr>
        <w:t>,</w:t>
      </w:r>
      <w:bookmarkEnd w:id="4"/>
      <w:r w:rsidR="005B4F6E" w:rsidRPr="00A04A57">
        <w:rPr>
          <w:rFonts w:ascii="Times New Roman" w:hAnsi="Times New Roman" w:cs="Times New Roman"/>
          <w:color w:val="010101"/>
          <w:sz w:val="24"/>
          <w:szCs w:val="24"/>
          <w:shd w:val="clear" w:color="auto" w:fill="FFFFFF"/>
          <w:lang w:val="en-GB"/>
        </w:rPr>
        <w:t xml:space="preserve"> </w:t>
      </w:r>
      <w:bookmarkEnd w:id="5"/>
      <w:r w:rsidR="005B4F6E" w:rsidRPr="00A04A57">
        <w:rPr>
          <w:rFonts w:ascii="Times New Roman" w:hAnsi="Times New Roman" w:cs="Times New Roman"/>
          <w:color w:val="010101"/>
          <w:sz w:val="24"/>
          <w:szCs w:val="24"/>
          <w:shd w:val="clear" w:color="auto" w:fill="FFFFFF"/>
          <w:lang w:val="en-GB"/>
        </w:rPr>
        <w:t xml:space="preserve">detail-focused processing has been associated with ASD </w:t>
      </w:r>
      <w:r w:rsidR="00A4193B" w:rsidRPr="00A04A57">
        <w:rPr>
          <w:rFonts w:ascii="Times New Roman" w:hAnsi="Times New Roman" w:cs="Times New Roman"/>
          <w:color w:val="010101"/>
          <w:sz w:val="24"/>
          <w:szCs w:val="24"/>
          <w:shd w:val="clear" w:color="auto" w:fill="FFFFFF"/>
          <w:lang w:val="en-GB"/>
        </w:rPr>
        <w:t xml:space="preserve">in the context of face </w:t>
      </w:r>
      <w:r w:rsidR="006F0F58" w:rsidRPr="00A04A57">
        <w:rPr>
          <w:rFonts w:ascii="Times New Roman" w:hAnsi="Times New Roman" w:cs="Times New Roman"/>
          <w:color w:val="010101"/>
          <w:sz w:val="24"/>
          <w:szCs w:val="24"/>
          <w:shd w:val="clear" w:color="auto" w:fill="FFFFFF"/>
          <w:lang w:val="en-GB"/>
        </w:rPr>
        <w:t xml:space="preserve">and object </w:t>
      </w:r>
      <w:r w:rsidR="00A4193B" w:rsidRPr="00A04A57">
        <w:rPr>
          <w:rFonts w:ascii="Times New Roman" w:hAnsi="Times New Roman" w:cs="Times New Roman"/>
          <w:color w:val="010101"/>
          <w:sz w:val="24"/>
          <w:szCs w:val="24"/>
          <w:shd w:val="clear" w:color="auto" w:fill="FFFFFF"/>
          <w:lang w:val="en-GB"/>
        </w:rPr>
        <w:t>perception</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{"citationID":"iEYxRKIK","properties":{"formattedCitation":"\\super 20,22,24\\nosupersub{}","plainCitation":"20,22,24","noteIndex":0},"citationItems":[{"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20,22,24</w:t>
      </w:r>
      <w:r w:rsidR="00CD3E70"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In addition, </w:t>
      </w:r>
      <w:r w:rsidR="005713B1" w:rsidRPr="00A04A57">
        <w:rPr>
          <w:rFonts w:ascii="Times New Roman" w:hAnsi="Times New Roman" w:cs="Times New Roman"/>
          <w:color w:val="010101"/>
          <w:sz w:val="24"/>
          <w:szCs w:val="24"/>
          <w:shd w:val="clear" w:color="auto" w:fill="FFFFFF"/>
          <w:lang w:val="en-GB"/>
        </w:rPr>
        <w:t xml:space="preserve">mixed evidence has been provided for </w:t>
      </w:r>
      <w:r w:rsidR="002F3E2D" w:rsidRPr="00A04A57">
        <w:rPr>
          <w:rFonts w:ascii="Times New Roman" w:hAnsi="Times New Roman" w:cs="Times New Roman"/>
          <w:color w:val="010101"/>
          <w:sz w:val="24"/>
          <w:szCs w:val="24"/>
          <w:shd w:val="clear" w:color="auto" w:fill="FFFFFF"/>
          <w:lang w:val="en-GB"/>
        </w:rPr>
        <w:t xml:space="preserve">ASD </w:t>
      </w:r>
      <w:r w:rsidR="005713B1" w:rsidRPr="00A04A57">
        <w:rPr>
          <w:rFonts w:ascii="Times New Roman" w:hAnsi="Times New Roman" w:cs="Times New Roman"/>
          <w:color w:val="010101"/>
          <w:sz w:val="24"/>
          <w:szCs w:val="24"/>
          <w:shd w:val="clear" w:color="auto" w:fill="FFFFFF"/>
          <w:lang w:val="en-GB"/>
        </w:rPr>
        <w:t>being</w:t>
      </w:r>
      <w:r w:rsidR="002F3E2D" w:rsidRPr="00A04A57">
        <w:rPr>
          <w:rFonts w:ascii="Times New Roman" w:hAnsi="Times New Roman" w:cs="Times New Roman"/>
          <w:color w:val="010101"/>
          <w:sz w:val="24"/>
          <w:szCs w:val="24"/>
          <w:shd w:val="clear" w:color="auto" w:fill="FFFFFF"/>
          <w:lang w:val="en-GB"/>
        </w:rPr>
        <w:t xml:space="preserve"> related to enhanced sensitivity to high vs</w:t>
      </w:r>
      <w:r w:rsidR="00E76EB9"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low spatial frequency grating stimuli</w:t>
      </w:r>
      <w:r w:rsidR="00E3314E" w:rsidRPr="00A04A57">
        <w:rPr>
          <w:rFonts w:ascii="Times New Roman" w:hAnsi="Times New Roman" w:cs="Times New Roman"/>
          <w:color w:val="010101"/>
          <w:sz w:val="24"/>
          <w:szCs w:val="24"/>
          <w:shd w:val="clear" w:color="auto" w:fill="FFFFFF"/>
          <w:lang w:val="en-GB"/>
        </w:rPr>
        <w:t>, as e</w:t>
      </w:r>
      <w:r w:rsidR="002F3E2D" w:rsidRPr="00A04A57">
        <w:rPr>
          <w:rFonts w:ascii="Times New Roman" w:hAnsi="Times New Roman" w:cs="Times New Roman"/>
          <w:color w:val="010101"/>
          <w:sz w:val="24"/>
          <w:szCs w:val="24"/>
          <w:shd w:val="clear" w:color="auto" w:fill="FFFFFF"/>
          <w:lang w:val="en-GB"/>
        </w:rPr>
        <w:t>arlier studies f</w:t>
      </w:r>
      <w:r w:rsidR="00E3314E" w:rsidRPr="00A04A57">
        <w:rPr>
          <w:rFonts w:ascii="Times New Roman" w:hAnsi="Times New Roman" w:cs="Times New Roman"/>
          <w:color w:val="010101"/>
          <w:sz w:val="24"/>
          <w:szCs w:val="24"/>
          <w:shd w:val="clear" w:color="auto" w:fill="FFFFFF"/>
          <w:lang w:val="en-GB"/>
        </w:rPr>
        <w:t xml:space="preserve">ound </w:t>
      </w:r>
      <w:r w:rsidR="002F3E2D" w:rsidRPr="00A04A57">
        <w:rPr>
          <w:rFonts w:ascii="Times New Roman" w:hAnsi="Times New Roman" w:cs="Times New Roman"/>
          <w:color w:val="010101"/>
          <w:sz w:val="24"/>
          <w:szCs w:val="24"/>
          <w:shd w:val="clear" w:color="auto" w:fill="FFFFFF"/>
          <w:lang w:val="en-GB"/>
        </w:rPr>
        <w:t>no such relationship</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{"citationID":"Gq9lUBWk","properties":{"formattedCitation":"\\super 25,26\\nosupersub{}","plainCitation":"25,26","noteIndex":0},"citationItems":[{"id":4704,"uris":["http://zotero.org/users/3718395/items/DIBSDI5I"],"uri":["http://zotero.org/users/3718395/items/DIBSDI5I"],"itemData":{"id":4704,"type":"article-journal","abstract":"The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25,26</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while a more recent study by </w:t>
      </w:r>
      <w:proofErr w:type="spellStart"/>
      <w:r w:rsidR="002F3E2D" w:rsidRPr="00A04A57">
        <w:rPr>
          <w:rFonts w:ascii="Times New Roman" w:hAnsi="Times New Roman" w:cs="Times New Roman"/>
          <w:color w:val="010101"/>
          <w:sz w:val="24"/>
          <w:szCs w:val="24"/>
          <w:shd w:val="clear" w:color="auto" w:fill="FFFFFF"/>
          <w:lang w:val="en-GB"/>
        </w:rPr>
        <w:t>Kéïta</w:t>
      </w:r>
      <w:proofErr w:type="spellEnd"/>
      <w:r w:rsidR="002F3E2D" w:rsidRPr="00A04A57">
        <w:rPr>
          <w:rFonts w:ascii="Times New Roman" w:hAnsi="Times New Roman" w:cs="Times New Roman"/>
          <w:color w:val="010101"/>
          <w:sz w:val="24"/>
          <w:szCs w:val="24"/>
          <w:shd w:val="clear" w:color="auto" w:fill="FFFFFF"/>
          <w:lang w:val="en-GB"/>
        </w:rPr>
        <w:t xml:space="preserve"> and colleagues</w:t>
      </w:r>
      <w:r w:rsidR="00CD3E70"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{"citationID":"naCfcHvX","properties":{"formattedCitation":"\\super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color w:val="010101"/>
          <w:sz w:val="24"/>
          <w:szCs w:val="24"/>
          <w:shd w:val="clear" w:color="auto" w:fill="FFFFFF"/>
          <w:lang w:val="en-GB"/>
        </w:rPr>
        <w:fldChar w:fldCharType="end"/>
      </w:r>
      <w:r w:rsidR="002F3E2D" w:rsidRPr="00A04A57">
        <w:rPr>
          <w:rFonts w:ascii="Times New Roman" w:hAnsi="Times New Roman" w:cs="Times New Roman"/>
          <w:color w:val="010101"/>
          <w:sz w:val="24"/>
          <w:szCs w:val="24"/>
          <w:shd w:val="clear" w:color="auto" w:fill="FFFFFF"/>
          <w:lang w:val="en-GB"/>
        </w:rPr>
        <w:t xml:space="preserve"> </w:t>
      </w:r>
      <w:r w:rsidR="00E3314E" w:rsidRPr="00A04A57">
        <w:rPr>
          <w:rFonts w:ascii="Times New Roman" w:hAnsi="Times New Roman" w:cs="Times New Roman"/>
          <w:color w:val="010101"/>
          <w:sz w:val="24"/>
          <w:szCs w:val="24"/>
          <w:shd w:val="clear" w:color="auto" w:fill="FFFFFF"/>
          <w:lang w:val="en-GB"/>
        </w:rPr>
        <w:t xml:space="preserve">did find a relationship between ASD and </w:t>
      </w:r>
      <w:r w:rsidR="002F3E2D" w:rsidRPr="00A04A57">
        <w:rPr>
          <w:rFonts w:ascii="Times New Roman" w:hAnsi="Times New Roman" w:cs="Times New Roman"/>
          <w:color w:val="010101"/>
          <w:sz w:val="24"/>
          <w:szCs w:val="24"/>
          <w:shd w:val="clear" w:color="auto" w:fill="FFFFFF"/>
          <w:lang w:val="en-GB"/>
        </w:rPr>
        <w:t>enhanced sensitivity for high-spatial frequency grating</w:t>
      </w:r>
      <w:r w:rsidR="002F4209" w:rsidRPr="00A04A57">
        <w:rPr>
          <w:rFonts w:ascii="Times New Roman" w:hAnsi="Times New Roman" w:cs="Times New Roman"/>
          <w:color w:val="010101"/>
          <w:sz w:val="24"/>
          <w:szCs w:val="24"/>
          <w:shd w:val="clear" w:color="auto" w:fill="FFFFFF"/>
          <w:lang w:val="en-GB"/>
        </w:rPr>
        <w:t xml:space="preserve"> stimuli</w:t>
      </w:r>
      <w:r w:rsidR="00E3314E" w:rsidRPr="00A04A57">
        <w:rPr>
          <w:rFonts w:ascii="Times New Roman" w:hAnsi="Times New Roman" w:cs="Times New Roman"/>
          <w:color w:val="010101"/>
          <w:sz w:val="24"/>
          <w:szCs w:val="24"/>
          <w:shd w:val="clear" w:color="auto" w:fill="FFFFFF"/>
          <w:lang w:val="en-GB"/>
        </w:rPr>
        <w:t>.</w:t>
      </w:r>
      <w:r w:rsidR="002F3E2D" w:rsidRPr="00A04A57">
        <w:rPr>
          <w:rFonts w:ascii="Times New Roman" w:hAnsi="Times New Roman" w:cs="Times New Roman"/>
          <w:color w:val="010101"/>
          <w:sz w:val="24"/>
          <w:szCs w:val="24"/>
          <w:shd w:val="clear" w:color="auto" w:fill="FFFFFF"/>
          <w:lang w:val="en-GB"/>
        </w:rPr>
        <w:t xml:space="preserve"> </w:t>
      </w:r>
      <w:bookmarkStart w:id="6" w:name="_Hlk39399793"/>
    </w:p>
    <w:p w14:paraId="7CE30DB1" w14:textId="2F25C3EA" w:rsidR="001C2D6C" w:rsidRPr="00A04A57" w:rsidRDefault="005B4F6E" w:rsidP="00A04A57">
      <w:pPr>
        <w:spacing w:line="360" w:lineRule="auto"/>
        <w:ind w:firstLine="720"/>
        <w:jc w:val="both"/>
        <w:rPr>
          <w:rFonts w:ascii="Times New Roman" w:hAnsi="Times New Roman" w:cs="Times New Roman"/>
          <w:sz w:val="24"/>
          <w:szCs w:val="24"/>
          <w:lang w:val="en-GB"/>
        </w:rPr>
      </w:pPr>
      <w:bookmarkStart w:id="7" w:name="_Hlk40443704"/>
      <w:r w:rsidRPr="00A04A57">
        <w:rPr>
          <w:rFonts w:ascii="Times New Roman" w:hAnsi="Times New Roman" w:cs="Times New Roman"/>
          <w:color w:val="010101"/>
          <w:sz w:val="24"/>
          <w:szCs w:val="24"/>
          <w:shd w:val="clear" w:color="auto" w:fill="FFFFFF"/>
          <w:lang w:val="en-GB"/>
        </w:rPr>
        <w:t xml:space="preserve">Given the </w:t>
      </w:r>
      <w:r w:rsidR="008B5217" w:rsidRPr="00A04A57">
        <w:rPr>
          <w:rFonts w:ascii="Times New Roman" w:hAnsi="Times New Roman" w:cs="Times New Roman"/>
          <w:color w:val="010101"/>
          <w:sz w:val="24"/>
          <w:szCs w:val="24"/>
          <w:shd w:val="clear" w:color="auto" w:fill="FFFFFF"/>
          <w:lang w:val="en-GB"/>
        </w:rPr>
        <w:t xml:space="preserve">restricted and </w:t>
      </w:r>
      <w:r w:rsidRPr="00A04A57">
        <w:rPr>
          <w:rFonts w:ascii="Times New Roman" w:hAnsi="Times New Roman" w:cs="Times New Roman"/>
          <w:color w:val="010101"/>
          <w:sz w:val="24"/>
          <w:szCs w:val="24"/>
          <w:shd w:val="clear" w:color="auto" w:fill="FFFFFF"/>
          <w:lang w:val="en-GB"/>
        </w:rPr>
        <w:t xml:space="preserve">mixed </w:t>
      </w:r>
      <w:r w:rsidR="008B5217" w:rsidRPr="00A04A57">
        <w:rPr>
          <w:rFonts w:ascii="Times New Roman" w:hAnsi="Times New Roman" w:cs="Times New Roman"/>
          <w:color w:val="010101"/>
          <w:sz w:val="24"/>
          <w:szCs w:val="24"/>
          <w:shd w:val="clear" w:color="auto" w:fill="FFFFFF"/>
          <w:lang w:val="en-GB"/>
        </w:rPr>
        <w:t xml:space="preserve">nature of the current </w:t>
      </w:r>
      <w:r w:rsidRPr="00A04A57">
        <w:rPr>
          <w:rFonts w:ascii="Times New Roman" w:hAnsi="Times New Roman" w:cs="Times New Roman"/>
          <w:color w:val="010101"/>
          <w:sz w:val="24"/>
          <w:szCs w:val="24"/>
          <w:shd w:val="clear" w:color="auto" w:fill="FFFFFF"/>
          <w:lang w:val="en-GB"/>
        </w:rPr>
        <w:t xml:space="preserve">literature on ASD-related detail-focused processing, further research is needed to resolve whether such a bias </w:t>
      </w:r>
      <w:r w:rsidR="00565733" w:rsidRPr="00A04A57">
        <w:rPr>
          <w:rFonts w:ascii="Times New Roman" w:hAnsi="Times New Roman" w:cs="Times New Roman"/>
          <w:color w:val="010101"/>
          <w:sz w:val="24"/>
          <w:szCs w:val="24"/>
          <w:shd w:val="clear" w:color="auto" w:fill="FFFFFF"/>
          <w:lang w:val="en-GB"/>
        </w:rPr>
        <w:t xml:space="preserve">represents </w:t>
      </w:r>
      <w:r w:rsidR="005713B1" w:rsidRPr="00A04A57">
        <w:rPr>
          <w:rFonts w:ascii="Times New Roman" w:hAnsi="Times New Roman" w:cs="Times New Roman"/>
          <w:color w:val="010101"/>
          <w:sz w:val="24"/>
          <w:szCs w:val="24"/>
          <w:shd w:val="clear" w:color="auto" w:fill="FFFFFF"/>
          <w:lang w:val="en-GB"/>
        </w:rPr>
        <w:t xml:space="preserve">a ubiquitous property of </w:t>
      </w:r>
      <w:r w:rsidR="00565974" w:rsidRPr="00A04A57">
        <w:rPr>
          <w:rFonts w:ascii="Times New Roman" w:hAnsi="Times New Roman" w:cs="Times New Roman"/>
          <w:color w:val="010101"/>
          <w:sz w:val="24"/>
          <w:szCs w:val="24"/>
          <w:shd w:val="clear" w:color="auto" w:fill="FFFFFF"/>
          <w:lang w:val="en-GB"/>
        </w:rPr>
        <w:t xml:space="preserve">natural day-to-day image </w:t>
      </w:r>
      <w:r w:rsidR="008B5217" w:rsidRPr="00A04A57">
        <w:rPr>
          <w:rFonts w:ascii="Times New Roman" w:hAnsi="Times New Roman" w:cs="Times New Roman"/>
          <w:color w:val="010101"/>
          <w:sz w:val="24"/>
          <w:szCs w:val="24"/>
          <w:shd w:val="clear" w:color="auto" w:fill="FFFFFF"/>
          <w:lang w:val="en-GB"/>
        </w:rPr>
        <w:t>perception in individuals with ASD</w:t>
      </w:r>
      <w:r w:rsidR="005713B1" w:rsidRPr="00A04A57">
        <w:rPr>
          <w:rFonts w:ascii="Times New Roman" w:hAnsi="Times New Roman" w:cs="Times New Roman"/>
          <w:color w:val="010101"/>
          <w:sz w:val="24"/>
          <w:szCs w:val="24"/>
          <w:shd w:val="clear" w:color="auto" w:fill="FFFFFF"/>
          <w:lang w:val="en-GB"/>
        </w:rPr>
        <w:t>.</w:t>
      </w:r>
      <w:bookmarkEnd w:id="6"/>
      <w:r w:rsidR="005713B1" w:rsidRPr="00A04A57">
        <w:rPr>
          <w:rFonts w:ascii="Times New Roman" w:hAnsi="Times New Roman" w:cs="Times New Roman"/>
          <w:color w:val="010101"/>
          <w:sz w:val="24"/>
          <w:szCs w:val="24"/>
          <w:shd w:val="clear" w:color="auto" w:fill="FFFFFF"/>
          <w:lang w:val="en-GB"/>
        </w:rPr>
        <w:t xml:space="preserve"> </w:t>
      </w:r>
      <w:bookmarkEnd w:id="7"/>
      <w:r w:rsidR="00565733" w:rsidRPr="00A04A57">
        <w:rPr>
          <w:rFonts w:ascii="Times New Roman" w:hAnsi="Times New Roman" w:cs="Times New Roman"/>
          <w:color w:val="010101"/>
          <w:sz w:val="24"/>
          <w:szCs w:val="24"/>
          <w:shd w:val="clear" w:color="auto" w:fill="FFFFFF"/>
          <w:lang w:val="en-GB"/>
        </w:rPr>
        <w:t>T</w:t>
      </w:r>
      <w:r w:rsidR="008B5217" w:rsidRPr="00A04A57">
        <w:rPr>
          <w:rFonts w:ascii="Times New Roman" w:hAnsi="Times New Roman" w:cs="Times New Roman"/>
          <w:color w:val="010101"/>
          <w:sz w:val="24"/>
          <w:szCs w:val="24"/>
          <w:shd w:val="clear" w:color="auto" w:fill="FFFFFF"/>
          <w:lang w:val="en-GB"/>
        </w:rPr>
        <w:t xml:space="preserve">herefore, </w:t>
      </w:r>
      <w:r w:rsidR="00565733" w:rsidRPr="00A04A57">
        <w:rPr>
          <w:rFonts w:ascii="Times New Roman" w:hAnsi="Times New Roman" w:cs="Times New Roman"/>
          <w:color w:val="010101"/>
          <w:sz w:val="24"/>
          <w:szCs w:val="24"/>
          <w:shd w:val="clear" w:color="auto" w:fill="FFFFFF"/>
          <w:lang w:val="en-GB"/>
        </w:rPr>
        <w:t>w</w:t>
      </w:r>
      <w:r w:rsidR="00891C2D" w:rsidRPr="00A04A57">
        <w:rPr>
          <w:rFonts w:ascii="Times New Roman" w:hAnsi="Times New Roman" w:cs="Times New Roman"/>
          <w:color w:val="010101"/>
          <w:sz w:val="24"/>
          <w:szCs w:val="24"/>
          <w:shd w:val="clear" w:color="auto" w:fill="FFFFFF"/>
          <w:lang w:val="en-GB"/>
        </w:rPr>
        <w:t xml:space="preserve">e </w:t>
      </w:r>
      <w:r w:rsidR="008B5217" w:rsidRPr="00A04A57">
        <w:rPr>
          <w:rFonts w:ascii="Times New Roman" w:hAnsi="Times New Roman" w:cs="Times New Roman"/>
          <w:color w:val="010101"/>
          <w:sz w:val="24"/>
          <w:szCs w:val="24"/>
          <w:shd w:val="clear" w:color="auto" w:fill="FFFFFF"/>
          <w:lang w:val="en-GB"/>
        </w:rPr>
        <w:t xml:space="preserve">here </w:t>
      </w:r>
      <w:r w:rsidR="00891C2D" w:rsidRPr="00A04A57">
        <w:rPr>
          <w:rFonts w:ascii="Times New Roman" w:hAnsi="Times New Roman" w:cs="Times New Roman"/>
          <w:color w:val="010101"/>
          <w:sz w:val="24"/>
          <w:szCs w:val="24"/>
          <w:shd w:val="clear" w:color="auto" w:fill="FFFFFF"/>
          <w:lang w:val="en-GB"/>
        </w:rPr>
        <w:t xml:space="preserve">use </w:t>
      </w:r>
      <w:r w:rsidR="00386C54" w:rsidRPr="00A04A57">
        <w:rPr>
          <w:rFonts w:ascii="Times New Roman" w:hAnsi="Times New Roman" w:cs="Times New Roman"/>
          <w:color w:val="010101"/>
          <w:sz w:val="24"/>
          <w:szCs w:val="24"/>
          <w:shd w:val="clear" w:color="auto" w:fill="FFFFFF"/>
          <w:lang w:val="en-GB"/>
        </w:rPr>
        <w:t>a</w:t>
      </w:r>
      <w:r w:rsidR="00BF5A92" w:rsidRPr="00A04A57">
        <w:rPr>
          <w:rFonts w:ascii="Times New Roman" w:hAnsi="Times New Roman" w:cs="Times New Roman"/>
          <w:color w:val="010101"/>
          <w:sz w:val="24"/>
          <w:szCs w:val="24"/>
          <w:shd w:val="clear" w:color="auto" w:fill="FFFFFF"/>
          <w:lang w:val="en-GB"/>
        </w:rPr>
        <w:t xml:space="preserve"> </w:t>
      </w:r>
      <w:r w:rsidR="00951CC0" w:rsidRPr="00A04A57">
        <w:rPr>
          <w:rFonts w:ascii="Times New Roman" w:hAnsi="Times New Roman" w:cs="Times New Roman"/>
          <w:color w:val="010101"/>
          <w:sz w:val="24"/>
          <w:szCs w:val="24"/>
          <w:shd w:val="clear" w:color="auto" w:fill="FFFFFF"/>
          <w:lang w:val="en-GB"/>
        </w:rPr>
        <w:t xml:space="preserve">new </w:t>
      </w:r>
      <w:r w:rsidR="00BF5A92" w:rsidRPr="00A04A57">
        <w:rPr>
          <w:rFonts w:ascii="Times New Roman" w:hAnsi="Times New Roman" w:cs="Times New Roman"/>
          <w:color w:val="010101"/>
          <w:sz w:val="24"/>
          <w:szCs w:val="24"/>
          <w:shd w:val="clear" w:color="auto" w:fill="FFFFFF"/>
          <w:lang w:val="en-GB"/>
        </w:rPr>
        <w:t>reverse-correlation based ‘</w:t>
      </w:r>
      <w:r w:rsidR="005713B1" w:rsidRPr="00A04A57">
        <w:rPr>
          <w:rFonts w:ascii="Times New Roman" w:hAnsi="Times New Roman" w:cs="Times New Roman"/>
          <w:color w:val="010101"/>
          <w:sz w:val="24"/>
          <w:szCs w:val="24"/>
          <w:shd w:val="clear" w:color="auto" w:fill="FFFFFF"/>
          <w:lang w:val="en-GB"/>
        </w:rPr>
        <w:t>f</w:t>
      </w:r>
      <w:r w:rsidR="00BF5A92" w:rsidRPr="00A04A57">
        <w:rPr>
          <w:rFonts w:ascii="Times New Roman" w:hAnsi="Times New Roman" w:cs="Times New Roman"/>
          <w:color w:val="010101"/>
          <w:sz w:val="24"/>
          <w:szCs w:val="24"/>
          <w:shd w:val="clear" w:color="auto" w:fill="FFFFFF"/>
          <w:lang w:val="en-GB"/>
        </w:rPr>
        <w:t>eature diagnosticity mapping’ paradigm</w:t>
      </w:r>
      <w:r w:rsidR="00891C2D" w:rsidRPr="00A04A57">
        <w:rPr>
          <w:rFonts w:ascii="Times New Roman" w:hAnsi="Times New Roman" w:cs="Times New Roman"/>
          <w:color w:val="010101"/>
          <w:sz w:val="24"/>
          <w:szCs w:val="24"/>
          <w:shd w:val="clear" w:color="auto" w:fill="FFFFFF"/>
          <w:lang w:val="en-GB"/>
        </w:rPr>
        <w:t xml:space="preserve"> to determine how the presence of </w:t>
      </w:r>
      <w:r w:rsidR="00051692" w:rsidRPr="00A04A57">
        <w:rPr>
          <w:rFonts w:ascii="Times New Roman" w:hAnsi="Times New Roman" w:cs="Times New Roman"/>
          <w:color w:val="010101"/>
          <w:sz w:val="24"/>
          <w:szCs w:val="24"/>
          <w:shd w:val="clear" w:color="auto" w:fill="FFFFFF"/>
          <w:lang w:val="en-GB"/>
        </w:rPr>
        <w:t>autistic</w:t>
      </w:r>
      <w:r w:rsidR="00891C2D" w:rsidRPr="00A04A57">
        <w:rPr>
          <w:rFonts w:ascii="Times New Roman" w:hAnsi="Times New Roman" w:cs="Times New Roman"/>
          <w:color w:val="010101"/>
          <w:sz w:val="24"/>
          <w:szCs w:val="24"/>
          <w:shd w:val="clear" w:color="auto" w:fill="FFFFFF"/>
          <w:lang w:val="en-GB"/>
        </w:rPr>
        <w:t xml:space="preserve"> traits affect</w:t>
      </w:r>
      <w:r w:rsidR="00565733" w:rsidRPr="00A04A57">
        <w:rPr>
          <w:rFonts w:ascii="Times New Roman" w:hAnsi="Times New Roman" w:cs="Times New Roman"/>
          <w:color w:val="010101"/>
          <w:sz w:val="24"/>
          <w:szCs w:val="24"/>
          <w:shd w:val="clear" w:color="auto" w:fill="FFFFFF"/>
          <w:lang w:val="en-GB"/>
        </w:rPr>
        <w:t>s</w:t>
      </w:r>
      <w:r w:rsidR="00891C2D" w:rsidRPr="00A04A57">
        <w:rPr>
          <w:rFonts w:ascii="Times New Roman" w:hAnsi="Times New Roman" w:cs="Times New Roman"/>
          <w:color w:val="010101"/>
          <w:sz w:val="24"/>
          <w:szCs w:val="24"/>
          <w:shd w:val="clear" w:color="auto" w:fill="FFFFFF"/>
          <w:lang w:val="en-GB"/>
        </w:rPr>
        <w:t xml:space="preserve"> </w:t>
      </w:r>
      <w:r w:rsidR="00BF5A92" w:rsidRPr="00A04A57">
        <w:rPr>
          <w:rFonts w:ascii="Times New Roman" w:hAnsi="Times New Roman" w:cs="Times New Roman"/>
          <w:color w:val="010101"/>
          <w:sz w:val="24"/>
          <w:szCs w:val="24"/>
          <w:shd w:val="clear" w:color="auto" w:fill="FFFFFF"/>
          <w:lang w:val="en-GB"/>
        </w:rPr>
        <w:t xml:space="preserve">the relative contribution of low-level </w:t>
      </w:r>
      <w:r w:rsidR="00F70F7D" w:rsidRPr="00A04A57">
        <w:rPr>
          <w:rFonts w:ascii="Times New Roman" w:hAnsi="Times New Roman" w:cs="Times New Roman"/>
          <w:color w:val="010101"/>
          <w:sz w:val="24"/>
          <w:szCs w:val="24"/>
          <w:shd w:val="clear" w:color="auto" w:fill="FFFFFF"/>
          <w:lang w:val="en-GB"/>
        </w:rPr>
        <w:t xml:space="preserve">visual features </w:t>
      </w:r>
      <w:r w:rsidR="00BF5A92" w:rsidRPr="00A04A57">
        <w:rPr>
          <w:rFonts w:ascii="Times New Roman" w:hAnsi="Times New Roman" w:cs="Times New Roman"/>
          <w:color w:val="010101"/>
          <w:sz w:val="24"/>
          <w:szCs w:val="24"/>
          <w:shd w:val="clear" w:color="auto" w:fill="FFFFFF"/>
          <w:lang w:val="en-GB"/>
        </w:rPr>
        <w:t>to</w:t>
      </w:r>
      <w:r w:rsidR="00F70F7D" w:rsidRPr="00A04A57">
        <w:rPr>
          <w:rFonts w:ascii="Times New Roman" w:hAnsi="Times New Roman" w:cs="Times New Roman"/>
          <w:color w:val="010101"/>
          <w:sz w:val="24"/>
          <w:szCs w:val="24"/>
          <w:shd w:val="clear" w:color="auto" w:fill="FFFFFF"/>
          <w:lang w:val="en-GB"/>
        </w:rPr>
        <w:t xml:space="preserve"> natural </w:t>
      </w:r>
      <w:r w:rsidR="00BF5A92" w:rsidRPr="00A04A57">
        <w:rPr>
          <w:rFonts w:ascii="Times New Roman" w:hAnsi="Times New Roman" w:cs="Times New Roman"/>
          <w:color w:val="010101"/>
          <w:sz w:val="24"/>
          <w:szCs w:val="24"/>
          <w:shd w:val="clear" w:color="auto" w:fill="FFFFFF"/>
          <w:lang w:val="en-GB"/>
        </w:rPr>
        <w:t>image recognition.</w:t>
      </w:r>
      <w:r w:rsidR="008F33AD" w:rsidRPr="00A04A57">
        <w:rPr>
          <w:rFonts w:ascii="Times New Roman" w:hAnsi="Times New Roman" w:cs="Times New Roman"/>
          <w:color w:val="010101"/>
          <w:sz w:val="24"/>
          <w:szCs w:val="24"/>
          <w:shd w:val="clear" w:color="auto" w:fill="FFFFFF"/>
          <w:lang w:val="en-GB"/>
        </w:rPr>
        <w:t xml:space="preserve"> </w:t>
      </w:r>
      <w:r w:rsidR="008B5217" w:rsidRPr="00A04A57">
        <w:rPr>
          <w:rFonts w:ascii="Times New Roman" w:hAnsi="Times New Roman" w:cs="Times New Roman"/>
          <w:color w:val="010101"/>
          <w:sz w:val="24"/>
          <w:szCs w:val="24"/>
          <w:shd w:val="clear" w:color="auto" w:fill="FFFFFF"/>
          <w:lang w:val="en-GB"/>
        </w:rPr>
        <w:t>Specifically, w</w:t>
      </w:r>
      <w:r w:rsidR="00D10943" w:rsidRPr="00A04A57">
        <w:rPr>
          <w:rFonts w:ascii="Times New Roman" w:hAnsi="Times New Roman" w:cs="Times New Roman"/>
          <w:color w:val="010101"/>
          <w:sz w:val="24"/>
          <w:szCs w:val="24"/>
          <w:shd w:val="clear" w:color="auto" w:fill="FFFFFF"/>
          <w:lang w:val="en-GB"/>
        </w:rPr>
        <w:t>e</w:t>
      </w:r>
      <w:r w:rsidR="00E3314E" w:rsidRPr="00A04A57">
        <w:rPr>
          <w:rFonts w:ascii="Times New Roman" w:hAnsi="Times New Roman" w:cs="Times New Roman"/>
          <w:color w:val="010101"/>
          <w:sz w:val="24"/>
          <w:szCs w:val="24"/>
          <w:shd w:val="clear" w:color="auto" w:fill="FFFFFF"/>
          <w:lang w:val="en-GB"/>
        </w:rPr>
        <w:t xml:space="preserve"> used the 50-item Autism Spectrum Quotient (AQ) questionnaire for adults</w:t>
      </w:r>
      <w:r w:rsidR="00E3314E" w:rsidRPr="00A04A57">
        <w:rPr>
          <w:rFonts w:ascii="Times New Roman" w:hAnsi="Times New Roman" w:cs="Times New Roman"/>
          <w:color w:val="010101"/>
          <w:sz w:val="24"/>
          <w:szCs w:val="24"/>
          <w:shd w:val="clear" w:color="auto" w:fill="FFFFFF"/>
          <w:lang w:val="en-GB"/>
        </w:rPr>
        <w:fldChar w:fldCharType="begin"/>
      </w:r>
      <w:r w:rsidR="00E3314E" w:rsidRPr="00A04A57">
        <w:rPr>
          <w:rFonts w:ascii="Times New Roman" w:hAnsi="Times New Roman" w:cs="Times New Roman"/>
          <w:color w:val="010101"/>
          <w:sz w:val="24"/>
          <w:szCs w:val="24"/>
          <w:shd w:val="clear" w:color="auto" w:fill="FFFFFF"/>
          <w:lang w:val="en-GB"/>
        </w:rPr>
        <w:instrText xml:space="preserve"> ADDIN ZOTERO_ITEM CSL_CITATION {"citationID":"gTa6Amdx","properties":{"formattedCitation":"\\super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3314E" w:rsidRPr="00A04A57">
        <w:rPr>
          <w:rFonts w:ascii="Times New Roman" w:hAnsi="Times New Roman" w:cs="Times New Roman"/>
          <w:color w:val="010101"/>
          <w:sz w:val="24"/>
          <w:szCs w:val="24"/>
          <w:shd w:val="clear" w:color="auto" w:fill="FFFFFF"/>
          <w:lang w:val="en-GB"/>
        </w:rPr>
        <w:fldChar w:fldCharType="separate"/>
      </w:r>
      <w:r w:rsidR="00E3314E" w:rsidRPr="00A04A57">
        <w:rPr>
          <w:rFonts w:ascii="Times New Roman" w:hAnsi="Times New Roman" w:cs="Times New Roman"/>
          <w:sz w:val="24"/>
          <w:szCs w:val="24"/>
          <w:vertAlign w:val="superscript"/>
          <w:lang w:val="en-GB"/>
        </w:rPr>
        <w:t>24</w:t>
      </w:r>
      <w:r w:rsidR="00E3314E" w:rsidRPr="00A04A57">
        <w:rPr>
          <w:rFonts w:ascii="Times New Roman" w:hAnsi="Times New Roman" w:cs="Times New Roman"/>
          <w:color w:val="010101"/>
          <w:sz w:val="24"/>
          <w:szCs w:val="24"/>
          <w:shd w:val="clear" w:color="auto" w:fill="FFFFFF"/>
          <w:lang w:val="en-GB"/>
        </w:rPr>
        <w:fldChar w:fldCharType="end"/>
      </w:r>
      <w:r w:rsidR="00E3314E" w:rsidRPr="00A04A57">
        <w:rPr>
          <w:rFonts w:ascii="Times New Roman" w:hAnsi="Times New Roman" w:cs="Times New Roman"/>
          <w:color w:val="010101"/>
          <w:sz w:val="24"/>
          <w:szCs w:val="24"/>
          <w:shd w:val="clear" w:color="auto" w:fill="FFFFFF"/>
          <w:lang w:val="en-GB"/>
        </w:rPr>
        <w:t xml:space="preserve"> to split our neurotypical participants into a high- and low AQ group and assessed if</w:t>
      </w:r>
      <w:r w:rsidR="00A65065" w:rsidRPr="00A04A57">
        <w:rPr>
          <w:rFonts w:ascii="Times New Roman" w:hAnsi="Times New Roman" w:cs="Times New Roman"/>
          <w:color w:val="010101"/>
          <w:sz w:val="24"/>
          <w:szCs w:val="24"/>
          <w:shd w:val="clear" w:color="auto" w:fill="FFFFFF"/>
          <w:lang w:val="en-GB"/>
        </w:rPr>
        <w:t xml:space="preserve"> image recognition </w:t>
      </w:r>
      <w:r w:rsidR="00E3314E" w:rsidRPr="00A04A57">
        <w:rPr>
          <w:rFonts w:ascii="Times New Roman" w:hAnsi="Times New Roman" w:cs="Times New Roman"/>
          <w:color w:val="010101"/>
          <w:sz w:val="24"/>
          <w:szCs w:val="24"/>
          <w:shd w:val="clear" w:color="auto" w:fill="FFFFFF"/>
          <w:lang w:val="en-GB"/>
        </w:rPr>
        <w:t>depended m</w:t>
      </w:r>
      <w:r w:rsidR="00A65065" w:rsidRPr="00A04A57">
        <w:rPr>
          <w:rFonts w:ascii="Times New Roman" w:hAnsi="Times New Roman" w:cs="Times New Roman"/>
          <w:color w:val="010101"/>
          <w:sz w:val="24"/>
          <w:szCs w:val="24"/>
          <w:shd w:val="clear" w:color="auto" w:fill="FFFFFF"/>
          <w:lang w:val="en-GB"/>
        </w:rPr>
        <w:t xml:space="preserve">ore on high-spatial </w:t>
      </w:r>
      <w:r w:rsidR="005C582A" w:rsidRPr="00A04A57">
        <w:rPr>
          <w:rFonts w:ascii="Times New Roman" w:hAnsi="Times New Roman" w:cs="Times New Roman"/>
          <w:color w:val="010101"/>
          <w:sz w:val="24"/>
          <w:szCs w:val="24"/>
          <w:shd w:val="clear" w:color="auto" w:fill="FFFFFF"/>
          <w:lang w:val="en-GB"/>
        </w:rPr>
        <w:t xml:space="preserve">frequency </w:t>
      </w:r>
      <w:r w:rsidR="00A65065" w:rsidRPr="00A04A57">
        <w:rPr>
          <w:rFonts w:ascii="Times New Roman" w:hAnsi="Times New Roman" w:cs="Times New Roman"/>
          <w:color w:val="010101"/>
          <w:sz w:val="24"/>
          <w:szCs w:val="24"/>
          <w:shd w:val="clear" w:color="auto" w:fill="FFFFFF"/>
          <w:lang w:val="en-GB"/>
        </w:rPr>
        <w:t>stimulus features</w:t>
      </w:r>
      <w:r w:rsidR="00E3314E" w:rsidRPr="00A04A57">
        <w:rPr>
          <w:rFonts w:ascii="Times New Roman" w:hAnsi="Times New Roman" w:cs="Times New Roman"/>
          <w:color w:val="010101"/>
          <w:sz w:val="24"/>
          <w:szCs w:val="24"/>
          <w:shd w:val="clear" w:color="auto" w:fill="FFFFFF"/>
          <w:lang w:val="en-GB"/>
        </w:rPr>
        <w:t xml:space="preserve"> in the high AQ group</w:t>
      </w:r>
      <w:r w:rsidR="00A65065" w:rsidRPr="00A04A57">
        <w:rPr>
          <w:rFonts w:ascii="Times New Roman" w:hAnsi="Times New Roman" w:cs="Times New Roman"/>
          <w:color w:val="010101"/>
          <w:sz w:val="24"/>
          <w:szCs w:val="24"/>
          <w:shd w:val="clear" w:color="auto" w:fill="FFFFFF"/>
          <w:lang w:val="en-GB"/>
        </w:rPr>
        <w:t xml:space="preserve">. This </w:t>
      </w:r>
      <w:r w:rsidR="00EC4D63" w:rsidRPr="00A04A57">
        <w:rPr>
          <w:rFonts w:ascii="Times New Roman" w:hAnsi="Times New Roman" w:cs="Times New Roman"/>
          <w:color w:val="010101"/>
          <w:sz w:val="24"/>
          <w:szCs w:val="24"/>
          <w:shd w:val="clear" w:color="auto" w:fill="FFFFFF"/>
          <w:lang w:val="en-GB"/>
        </w:rPr>
        <w:t xml:space="preserve">approach </w:t>
      </w:r>
      <w:r w:rsidR="008F6AAF" w:rsidRPr="00A04A57">
        <w:rPr>
          <w:rFonts w:ascii="Times New Roman" w:hAnsi="Times New Roman" w:cs="Times New Roman"/>
          <w:color w:val="010101"/>
          <w:sz w:val="24"/>
          <w:szCs w:val="24"/>
          <w:shd w:val="clear" w:color="auto" w:fill="FFFFFF"/>
          <w:lang w:val="en-GB"/>
        </w:rPr>
        <w:t xml:space="preserve">relies on the </w:t>
      </w:r>
      <w:r w:rsidR="00DC5196" w:rsidRPr="00A04A57">
        <w:rPr>
          <w:rFonts w:ascii="Times New Roman" w:hAnsi="Times New Roman" w:cs="Times New Roman"/>
          <w:color w:val="010101"/>
          <w:sz w:val="24"/>
          <w:szCs w:val="24"/>
          <w:shd w:val="clear" w:color="auto" w:fill="FFFFFF"/>
          <w:lang w:val="en-GB"/>
        </w:rPr>
        <w:t xml:space="preserve">notion </w:t>
      </w:r>
      <w:r w:rsidR="00EC4D63" w:rsidRPr="00A04A57">
        <w:rPr>
          <w:rFonts w:ascii="Times New Roman" w:hAnsi="Times New Roman" w:cs="Times New Roman"/>
          <w:color w:val="010101"/>
          <w:sz w:val="24"/>
          <w:szCs w:val="24"/>
          <w:shd w:val="clear" w:color="auto" w:fill="FFFFFF"/>
          <w:lang w:val="en-GB"/>
        </w:rPr>
        <w:t xml:space="preserve">that </w:t>
      </w:r>
      <w:r w:rsidR="008A5101" w:rsidRPr="00A04A57">
        <w:rPr>
          <w:rFonts w:ascii="Times New Roman" w:hAnsi="Times New Roman" w:cs="Times New Roman"/>
          <w:color w:val="010101"/>
          <w:sz w:val="24"/>
          <w:szCs w:val="24"/>
          <w:shd w:val="clear" w:color="auto" w:fill="FFFFFF"/>
          <w:lang w:val="en-GB"/>
        </w:rPr>
        <w:t xml:space="preserve">the comparison </w:t>
      </w:r>
      <w:r w:rsidR="008A5101" w:rsidRPr="00A04A57">
        <w:rPr>
          <w:rFonts w:ascii="Times New Roman" w:hAnsi="Times New Roman" w:cs="Times New Roman"/>
          <w:color w:val="010101"/>
          <w:sz w:val="24"/>
          <w:szCs w:val="24"/>
          <w:shd w:val="clear" w:color="auto" w:fill="FFFFFF"/>
          <w:lang w:val="en-GB"/>
        </w:rPr>
        <w:lastRenderedPageBreak/>
        <w:t>of individuals with many vs</w:t>
      </w:r>
      <w:r w:rsidR="00E76EB9" w:rsidRPr="00A04A57">
        <w:rPr>
          <w:rFonts w:ascii="Times New Roman" w:hAnsi="Times New Roman" w:cs="Times New Roman"/>
          <w:color w:val="010101"/>
          <w:sz w:val="24"/>
          <w:szCs w:val="24"/>
          <w:shd w:val="clear" w:color="auto" w:fill="FFFFFF"/>
          <w:lang w:val="en-GB"/>
        </w:rPr>
        <w:t>.</w:t>
      </w:r>
      <w:r w:rsidR="008A5101" w:rsidRPr="00A04A57">
        <w:rPr>
          <w:rFonts w:ascii="Times New Roman" w:hAnsi="Times New Roman" w:cs="Times New Roman"/>
          <w:color w:val="010101"/>
          <w:sz w:val="24"/>
          <w:szCs w:val="24"/>
          <w:shd w:val="clear" w:color="auto" w:fill="FFFFFF"/>
          <w:lang w:val="en-GB"/>
        </w:rPr>
        <w:t xml:space="preserve"> few </w:t>
      </w:r>
      <w:r w:rsidR="00A65065" w:rsidRPr="00A04A57">
        <w:rPr>
          <w:rFonts w:ascii="Times New Roman" w:hAnsi="Times New Roman" w:cs="Times New Roman"/>
          <w:color w:val="010101"/>
          <w:sz w:val="24"/>
          <w:szCs w:val="24"/>
          <w:shd w:val="clear" w:color="auto" w:fill="FFFFFF"/>
          <w:lang w:val="en-GB"/>
        </w:rPr>
        <w:t>autistic</w:t>
      </w:r>
      <w:r w:rsidR="008A5101" w:rsidRPr="00A04A57">
        <w:rPr>
          <w:rFonts w:ascii="Times New Roman" w:hAnsi="Times New Roman" w:cs="Times New Roman"/>
          <w:color w:val="010101"/>
          <w:sz w:val="24"/>
          <w:szCs w:val="24"/>
          <w:shd w:val="clear" w:color="auto" w:fill="FFFFFF"/>
          <w:lang w:val="en-GB"/>
        </w:rPr>
        <w:t xml:space="preserve"> traits can </w:t>
      </w:r>
      <w:r w:rsidR="00EC4D63" w:rsidRPr="00A04A57">
        <w:rPr>
          <w:rFonts w:ascii="Times New Roman" w:hAnsi="Times New Roman" w:cs="Times New Roman"/>
          <w:color w:val="010101"/>
          <w:sz w:val="24"/>
          <w:szCs w:val="24"/>
          <w:shd w:val="clear" w:color="auto" w:fill="FFFFFF"/>
          <w:lang w:val="en-GB"/>
        </w:rPr>
        <w:t xml:space="preserve">effectively </w:t>
      </w:r>
      <w:r w:rsidR="008A5101" w:rsidRPr="00A04A57">
        <w:rPr>
          <w:rFonts w:ascii="Times New Roman" w:hAnsi="Times New Roman" w:cs="Times New Roman"/>
          <w:color w:val="010101"/>
          <w:sz w:val="24"/>
          <w:szCs w:val="24"/>
          <w:shd w:val="clear" w:color="auto" w:fill="FFFFFF"/>
          <w:lang w:val="en-GB"/>
        </w:rPr>
        <w:t>model dif</w:t>
      </w:r>
      <w:r w:rsidR="00DC5196" w:rsidRPr="00A04A57">
        <w:rPr>
          <w:rFonts w:ascii="Times New Roman" w:hAnsi="Times New Roman" w:cs="Times New Roman"/>
          <w:color w:val="010101"/>
          <w:sz w:val="24"/>
          <w:szCs w:val="24"/>
          <w:shd w:val="clear" w:color="auto" w:fill="FFFFFF"/>
          <w:lang w:val="en-GB"/>
        </w:rPr>
        <w:t>ferences between individuals with and without a clinical ASD diagnosis</w:t>
      </w:r>
      <w:r w:rsidR="0010074A" w:rsidRPr="00A04A57">
        <w:rPr>
          <w:rFonts w:ascii="Times New Roman" w:hAnsi="Times New Roman" w:cs="Times New Roman"/>
          <w:color w:val="010101"/>
          <w:sz w:val="24"/>
          <w:szCs w:val="24"/>
          <w:shd w:val="clear" w:color="auto" w:fill="FFFFFF"/>
          <w:lang w:val="en-GB"/>
        </w:rPr>
        <w:fldChar w:fldCharType="begin"/>
      </w:r>
      <w:r w:rsidR="007815CF" w:rsidRPr="00A04A57">
        <w:rPr>
          <w:rFonts w:ascii="Times New Roman" w:hAnsi="Times New Roman" w:cs="Times New Roman"/>
          <w:color w:val="010101"/>
          <w:sz w:val="24"/>
          <w:szCs w:val="24"/>
          <w:shd w:val="clear" w:color="auto" w:fill="FFFFFF"/>
          <w:lang w:val="en-GB"/>
        </w:rPr>
        <w:instrText xml:space="preserve"> ADDIN ZOTERO_ITEM CSL_CITATION {"citationID":"e7JuXPN7","properties":{"formattedCitation":"\\super 4,25\\uc0\\u8211{}27\\nosupersub{}","plainCitation":"4,25–27","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AH"}],"issued":{"date-parts":[["2012"]]}}},{"id":4704,"uris":["http://zotero.org/users/3718395/items/DIBSDI5I"],"uri":["http://zotero.org/users/3718395/items/DIBSDI5I"],"itemData":{"id":4704,"type":"article-journal","abstract":"The Embedded Figure Test (EFT) requires locating a simple shape embedded within a background of overlapping target-irrelevant scene elements. Observers with autism, or those with high levels of autistic-like traits, typically outperform matched comparison groups on the EFT. This research investigated the critical visual properties which give rise to this improved performance. The EFT is a search task and so here a radial frequency (RF) search task was created to directly explore efficacy of visual search and also the influence of element overlap on performance. In all conditions, the task was to detect whether the target RF3 (a triangular shape chosen for its visual properties) was present among a number of distracter RF4 (a square shape) patterns. The conditions employed were: ‘singles’, where all the patterns were spatially discrete, ‘pairs’, where two overlapping elements formed each cluster, and ‘quads’, comprising four overlapping elements per cluster. Compared to students scoring low on the Autism Spectrum Quotient (AQ; n=27), those scoring high on the AQ (n=23) were faster on the EFT and also significantly less influenced by increasing set size of the stimulus array in all RF search task conditions. However, the group difference in RF search performance was unaffected by the amount of stimulus overlap. Thus a simple search task is sufficient to detect a performance advantage associated with higher levels of autistic traits and has the advantages of a solid footing in visual theory and being readily repeatable for the purpose of assessing performance variability and change with interventions.","container-title":"Neuropsychologia","DOI":"10.1016/j.neuropsychologia.2009.09.024","ISSN":"0028-3932","issue":"2","journalAbbreviation":"Neuropsychologia","language":"en","page":"374-381","source":"ScienceDirect","title":"A new step towards understanding Embedded Figures Test performance in the autism spectrum: The radial frequency search task","title-short":"A new step towards understanding Embedded Figures Test performance in the autism spectrum","volume":"48","author":[{"family":"Almeida","given":"Renita A."},{"family":"Dickinson","given":"J. Edwin"},{"family":"Maybery","given":"Murray T."},{"family":"Badcock","given":"Johanna C."},{"family":"Badcock","given":"David R."}],"issued":{"date-parts":[["2010",1,1]]}}},{"id":4707,"uris":["http://zotero.org/users/3718395/items/Y6JBSMKA"],"uri":["http://zotero.org/users/3718395/items/Y6JBSMKA"],"itemData":{"id":4707,"type":"article-journal","abstract":"The current research investigated, firstly, whether individuals with high levels of mild autistic-like traits display a similar profile of embedded figures test (EFT) and global motion performance to that seen in autism. Secondly, whether differences in EFT performance are related to enhanced local processing or reduced global processing in the ventral visual stream was also examined. Results indicated that people who scored high on the Autism-spectrum Quotient (AQ) were faster to identify embedded figures, and had poorer global motion and global form thresholds than low AQ scorers. However, the two groups did not differ on a task assessing lower-level input to the ventral stream. Overall the results indicate that individuals with high levels of autistic-like traits have difficulties with global integration in the visual pathways, which may at least partly explain their superior EFT performance.","container-title":"Journal of Autism and Developmental Disorders","DOI":"10.1007/s10803-009-0740-5","ISSN":"1573-3432","issue":"9","page":"1278-1290","source":"Springer Link","title":"Global Visual Processing and Self-Rated Autistic-like Traits","volume":"39","author":[{"family":"Grinter","given":"Emma J."},{"family":"Maybery","given":"Murray T."},{"family":"Van Beek","given":"Pia L."},{"family":"Pellicano","given":"Elizabeth"},{"family":"Badcock","given":"Johanna C."},{"family":"Badcock","given":"David R."}],"issued":{"date-parts":[["2009",9,1]]}}},{"id":4708,"uris":["http://zotero.org/users/3718395/items/CNJZPTX6"],"uri":["http://zotero.org/users/3718395/items/CNJZPTX6"],"itemData":{"id":4708,"type":"article-journal","container-title":"Journal of autism and developmental disorders","issue":"8","page":"968–977","source":"Google Scholar","title":"Are the autism and positive schizotypy spectra diametrically opposed in local versus global processing?","volume":"40","author":[{"family":"Russell-Smith","given":"Suzanna N."},{"family":"Maybery","given":"Murray T."},{"family":"Bayliss","given":"Donna M."}],"issued":{"date-parts":[["2010"]]}}}],"schema":"https://github.com/citation-style-language/schema/raw/master/csl-citation.json"} </w:instrText>
      </w:r>
      <w:r w:rsidR="0010074A" w:rsidRPr="00A04A57">
        <w:rPr>
          <w:rFonts w:ascii="Times New Roman" w:hAnsi="Times New Roman" w:cs="Times New Roman"/>
          <w:color w:val="010101"/>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4,25–27</w:t>
      </w:r>
      <w:r w:rsidR="0010074A" w:rsidRPr="00A04A57">
        <w:rPr>
          <w:rFonts w:ascii="Times New Roman" w:hAnsi="Times New Roman" w:cs="Times New Roman"/>
          <w:color w:val="010101"/>
          <w:sz w:val="24"/>
          <w:szCs w:val="24"/>
          <w:shd w:val="clear" w:color="auto" w:fill="FFFFFF"/>
          <w:lang w:val="en-GB"/>
        </w:rPr>
        <w:fldChar w:fldCharType="end"/>
      </w:r>
      <w:r w:rsidR="0010074A" w:rsidRPr="00A04A57">
        <w:rPr>
          <w:rFonts w:ascii="Times New Roman" w:hAnsi="Times New Roman" w:cs="Times New Roman"/>
          <w:sz w:val="24"/>
          <w:szCs w:val="24"/>
          <w:lang w:val="en-GB"/>
        </w:rPr>
        <w:t>.</w:t>
      </w:r>
      <w:r w:rsidR="001C2D6C" w:rsidRPr="00A04A57">
        <w:rPr>
          <w:rFonts w:ascii="Times New Roman" w:hAnsi="Times New Roman" w:cs="Times New Roman"/>
          <w:sz w:val="24"/>
          <w:szCs w:val="24"/>
          <w:lang w:val="en-GB"/>
        </w:rPr>
        <w:t xml:space="preserve"> </w:t>
      </w:r>
      <w:bookmarkStart w:id="8" w:name="_Hlk40444017"/>
      <w:bookmarkStart w:id="9" w:name="_Hlk39495359"/>
      <w:r w:rsidR="00F87FF0">
        <w:rPr>
          <w:rFonts w:ascii="Times New Roman" w:hAnsi="Times New Roman" w:cs="Times New Roman"/>
          <w:sz w:val="24"/>
          <w:szCs w:val="24"/>
        </w:rPr>
        <w:t>In addition to testing for a relationship between ASD and detail-based image recognition, this approach is also used to test if previous reports of reduced gaze duration towards eyes</w:t>
      </w:r>
      <w:r w:rsidR="00F87FF0">
        <w:fldChar w:fldCharType="begin"/>
      </w:r>
      <w:r w:rsidR="00F87FF0">
        <w:rPr>
          <w:rFonts w:ascii="Times New Roman" w:hAnsi="Times New Roman" w:cs="Times New Roman"/>
          <w:sz w:val="24"/>
          <w:szCs w:val="24"/>
        </w:rPr>
        <w:instrText>ADDIN ZOTERO_ITEM CSL_CITATION {"citationID":"MIuUjVLo","properties":{"formattedCitation":"\\super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28–30</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and increased gaze durations for the central area of images</w:t>
      </w:r>
      <w:r w:rsidR="00F87FF0">
        <w:fldChar w:fldCharType="begin"/>
      </w:r>
      <w:r w:rsidR="00F87FF0">
        <w:rPr>
          <w:rFonts w:ascii="Times New Roman" w:hAnsi="Times New Roman" w:cs="Times New Roman"/>
          <w:sz w:val="24"/>
          <w:szCs w:val="24"/>
        </w:rPr>
        <w:instrText>ADDIN ZOTERO_ITEM CSL_CITATION {"citationID":"agIprB4g","properties":{"formattedCitation":"\\super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w:instrText>
      </w:r>
      <w:r w:rsidR="00F87FF0">
        <w:fldChar w:fldCharType="separate"/>
      </w:r>
      <w:r w:rsidR="00F87FF0">
        <w:rPr>
          <w:rFonts w:ascii="Times New Roman" w:hAnsi="Times New Roman" w:cs="Times New Roman"/>
          <w:sz w:val="24"/>
          <w:szCs w:val="24"/>
          <w:vertAlign w:val="superscript"/>
        </w:rPr>
        <w:t>31</w:t>
      </w:r>
      <w:r w:rsidR="00F87FF0">
        <w:rPr>
          <w:rFonts w:ascii="Times New Roman" w:hAnsi="Times New Roman" w:cs="Times New Roman"/>
          <w:sz w:val="24"/>
          <w:szCs w:val="24"/>
        </w:rPr>
        <w:fldChar w:fldCharType="end"/>
      </w:r>
      <w:r w:rsidR="00F87FF0">
        <w:rPr>
          <w:rFonts w:ascii="Times New Roman" w:hAnsi="Times New Roman" w:cs="Times New Roman"/>
          <w:sz w:val="24"/>
          <w:szCs w:val="24"/>
        </w:rPr>
        <w:t xml:space="preserve"> can be related to image recognition, with individuals with ASD relying more on these aspects of images.</w:t>
      </w:r>
      <w:bookmarkEnd w:id="8"/>
    </w:p>
    <w:bookmarkEnd w:id="9"/>
    <w:p w14:paraId="2FD98750" w14:textId="51BC78A2"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Results</w:t>
      </w:r>
    </w:p>
    <w:p w14:paraId="08B5DF68" w14:textId="009D9248" w:rsidR="00200227" w:rsidRPr="00A04A57" w:rsidRDefault="006020D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We developed a </w:t>
      </w:r>
      <w:r w:rsidR="00880973" w:rsidRPr="00A04A57">
        <w:rPr>
          <w:rFonts w:ascii="Times New Roman" w:hAnsi="Times New Roman" w:cs="Times New Roman"/>
          <w:sz w:val="24"/>
          <w:szCs w:val="24"/>
          <w:lang w:val="en-GB"/>
        </w:rPr>
        <w:t xml:space="preserve">new </w:t>
      </w:r>
      <w:r w:rsidR="009C25CE" w:rsidRPr="00A04A57">
        <w:rPr>
          <w:rFonts w:ascii="Times New Roman" w:hAnsi="Times New Roman" w:cs="Times New Roman"/>
          <w:sz w:val="24"/>
          <w:szCs w:val="24"/>
          <w:lang w:val="en-GB"/>
        </w:rPr>
        <w:t xml:space="preserve">experimental paradigm </w:t>
      </w:r>
      <w:r w:rsidR="00D34126" w:rsidRPr="00A04A57">
        <w:rPr>
          <w:rFonts w:ascii="Times New Roman" w:hAnsi="Times New Roman" w:cs="Times New Roman"/>
          <w:sz w:val="24"/>
          <w:szCs w:val="24"/>
          <w:lang w:val="en-GB"/>
        </w:rPr>
        <w:t xml:space="preserve">to measure </w:t>
      </w:r>
      <w:r w:rsidR="00913D0C" w:rsidRPr="00A04A57">
        <w:rPr>
          <w:rFonts w:ascii="Times New Roman" w:hAnsi="Times New Roman" w:cs="Times New Roman"/>
          <w:sz w:val="24"/>
          <w:szCs w:val="24"/>
          <w:lang w:val="en-GB"/>
        </w:rPr>
        <w:t xml:space="preserve">the relative contribution of </w:t>
      </w:r>
      <w:r w:rsidR="00AA6669" w:rsidRPr="00A04A57">
        <w:rPr>
          <w:rFonts w:ascii="Times New Roman" w:hAnsi="Times New Roman" w:cs="Times New Roman"/>
          <w:sz w:val="24"/>
          <w:szCs w:val="24"/>
          <w:lang w:val="en-GB"/>
        </w:rPr>
        <w:t>low</w:t>
      </w:r>
      <w:r w:rsidR="004170A6" w:rsidRPr="00A04A57">
        <w:rPr>
          <w:rFonts w:ascii="Times New Roman" w:hAnsi="Times New Roman" w:cs="Times New Roman"/>
          <w:sz w:val="24"/>
          <w:szCs w:val="24"/>
          <w:lang w:val="en-GB"/>
        </w:rPr>
        <w:t>-</w:t>
      </w:r>
      <w:r w:rsidR="00AA6669" w:rsidRPr="00A04A57">
        <w:rPr>
          <w:rFonts w:ascii="Times New Roman" w:hAnsi="Times New Roman" w:cs="Times New Roman"/>
          <w:sz w:val="24"/>
          <w:szCs w:val="24"/>
          <w:lang w:val="en-GB"/>
        </w:rPr>
        <w:t xml:space="preserve">level </w:t>
      </w:r>
      <w:r w:rsidR="001D5E0A" w:rsidRPr="00A04A57">
        <w:rPr>
          <w:rFonts w:ascii="Times New Roman" w:hAnsi="Times New Roman" w:cs="Times New Roman"/>
          <w:sz w:val="24"/>
          <w:szCs w:val="24"/>
          <w:lang w:val="en-GB"/>
        </w:rPr>
        <w:t xml:space="preserve">image </w:t>
      </w:r>
      <w:r w:rsidR="00AA6669" w:rsidRPr="00A04A57">
        <w:rPr>
          <w:rFonts w:ascii="Times New Roman" w:hAnsi="Times New Roman" w:cs="Times New Roman"/>
          <w:sz w:val="24"/>
          <w:szCs w:val="24"/>
          <w:lang w:val="en-GB"/>
        </w:rPr>
        <w:t>features</w:t>
      </w:r>
      <w:r w:rsidR="00913D0C" w:rsidRPr="00A04A57">
        <w:rPr>
          <w:rFonts w:ascii="Times New Roman" w:hAnsi="Times New Roman" w:cs="Times New Roman"/>
          <w:sz w:val="24"/>
          <w:szCs w:val="24"/>
          <w:lang w:val="en-GB"/>
        </w:rPr>
        <w:t xml:space="preserve"> </w:t>
      </w:r>
      <w:r w:rsidR="001D5E0A" w:rsidRPr="00A04A57">
        <w:rPr>
          <w:rFonts w:ascii="Times New Roman" w:hAnsi="Times New Roman" w:cs="Times New Roman"/>
          <w:sz w:val="24"/>
          <w:szCs w:val="24"/>
          <w:lang w:val="en-GB"/>
        </w:rPr>
        <w:t xml:space="preserve">to </w:t>
      </w:r>
      <w:r w:rsidR="00D34126" w:rsidRPr="00A04A57">
        <w:rPr>
          <w:rFonts w:ascii="Times New Roman" w:hAnsi="Times New Roman" w:cs="Times New Roman"/>
          <w:sz w:val="24"/>
          <w:szCs w:val="24"/>
          <w:lang w:val="en-GB"/>
        </w:rPr>
        <w:t xml:space="preserve">image </w:t>
      </w:r>
      <w:r w:rsidR="001D5E0A" w:rsidRPr="00A04A57">
        <w:rPr>
          <w:rFonts w:ascii="Times New Roman" w:hAnsi="Times New Roman" w:cs="Times New Roman"/>
          <w:sz w:val="24"/>
          <w:szCs w:val="24"/>
          <w:lang w:val="en-GB"/>
        </w:rPr>
        <w:t>recognition</w:t>
      </w:r>
      <w:r w:rsidR="00991416" w:rsidRPr="00A04A57">
        <w:rPr>
          <w:rFonts w:ascii="Times New Roman" w:hAnsi="Times New Roman" w:cs="Times New Roman"/>
          <w:sz w:val="24"/>
          <w:szCs w:val="24"/>
          <w:lang w:val="en-GB"/>
        </w:rPr>
        <w:t xml:space="preserve">, </w:t>
      </w:r>
      <w:r w:rsidR="009C25CE" w:rsidRPr="00A04A57">
        <w:rPr>
          <w:rFonts w:ascii="Times New Roman" w:hAnsi="Times New Roman" w:cs="Times New Roman"/>
          <w:sz w:val="24"/>
          <w:szCs w:val="24"/>
          <w:lang w:val="en-GB"/>
        </w:rPr>
        <w:t>using a technique similar to reverse correlation</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{"citationID":"2qEHKloP","properties":{"formattedCitation":"\\super 32,33\\nosupersub{}","plainCitation":"32,33","noteIndex":0},"citationItems":[{"id":4710,"uris":["http://zotero.org/users/3718395/items/UU8J8XHK"],"uri":["http://zotero.org/users/3718395/items/UU8J8XHK"],"itemData":{"id":4710,"type":"article-journal","abstract":"Everyday,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used.","container-title":"Vision Research","DOI":"10.1016/S0042-6989(01)00097-9","ISSN":"0042-6989","issue":"17","journalAbbreviation":"Vision Research","language":"en","page":"2261-2271","source":"ScienceDirect","title":"Bubbles: a technique to reveal the use of information in recognition tasks","title-short":"Bubbles","volume":"41","author":[{"family":"Gosselin","given":"Frédéric"},{"family":"Schyns","given":"Philippe G."}],"issued":{"date-parts":[["2001",8,1]]}}},{"id":4715,"uris":["http://zotero.org/users/3718395/items/Q34Q27JQ"],"uri":["http://zotero.org/users/3718395/items/Q34Q27JQ"],"itemData":{"id":4715,"type":"article-journal","abstract":"Single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1965).","container-title":"Quarterly Reviews of Biophysics","DOI":"10.1017/S0033583500005126","ISSN":"1469-8994, 0033-5835","issue":"3","language":"en","page":"341-414","source":"Cambridge Core","title":"Reverse-correlation methods in auditory research","volume":"16","author":[{"family":"Eggermont","given":"J. J."},{"family":"Johannesma","given":"P. I. M."},{"family":"Aertsen","given":"A. M. H. J."}],"issued":{"date-parts":[["1983",8]]}}}],"schema":"https://github.com/citation-style-language/schema/raw/master/csl-citation.json"}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32,33</w:t>
      </w:r>
      <w:r w:rsidR="00064B21" w:rsidRPr="00A04A57">
        <w:rPr>
          <w:rFonts w:ascii="Times New Roman" w:hAnsi="Times New Roman" w:cs="Times New Roman"/>
          <w:sz w:val="24"/>
          <w:szCs w:val="24"/>
          <w:lang w:val="en-GB"/>
        </w:rPr>
        <w:fldChar w:fldCharType="end"/>
      </w:r>
      <w:r w:rsidR="00AA6669" w:rsidRPr="00A04A57">
        <w:rPr>
          <w:rFonts w:ascii="Times New Roman" w:hAnsi="Times New Roman" w:cs="Times New Roman"/>
          <w:sz w:val="24"/>
          <w:szCs w:val="24"/>
          <w:lang w:val="en-GB"/>
        </w:rPr>
        <w:t>.</w:t>
      </w:r>
      <w:r w:rsidR="00D86035" w:rsidRPr="00A04A57">
        <w:rPr>
          <w:rFonts w:ascii="Times New Roman" w:hAnsi="Times New Roman" w:cs="Times New Roman"/>
          <w:sz w:val="24"/>
          <w:szCs w:val="24"/>
          <w:lang w:val="en-GB"/>
        </w:rPr>
        <w:t xml:space="preserve"> </w:t>
      </w:r>
      <w:r w:rsidR="00BD28D3" w:rsidRPr="00A04A57">
        <w:rPr>
          <w:rFonts w:ascii="Times New Roman" w:hAnsi="Times New Roman" w:cs="Times New Roman"/>
          <w:sz w:val="24"/>
          <w:szCs w:val="24"/>
          <w:lang w:val="en-GB"/>
        </w:rPr>
        <w:t>Du</w:t>
      </w:r>
      <w:r w:rsidR="00A144D5" w:rsidRPr="00A04A57">
        <w:rPr>
          <w:rFonts w:ascii="Times New Roman" w:hAnsi="Times New Roman" w:cs="Times New Roman"/>
          <w:sz w:val="24"/>
          <w:szCs w:val="24"/>
          <w:lang w:val="en-GB"/>
        </w:rPr>
        <w:t xml:space="preserve">ring the </w:t>
      </w:r>
      <w:r w:rsidR="002C0D8C" w:rsidRPr="00A04A57">
        <w:rPr>
          <w:rFonts w:ascii="Times New Roman" w:hAnsi="Times New Roman" w:cs="Times New Roman"/>
          <w:sz w:val="24"/>
          <w:szCs w:val="24"/>
          <w:lang w:val="en-GB"/>
        </w:rPr>
        <w:t>experiment</w:t>
      </w:r>
      <w:r w:rsidR="00A144D5" w:rsidRPr="00A04A57">
        <w:rPr>
          <w:rFonts w:ascii="Times New Roman" w:hAnsi="Times New Roman" w:cs="Times New Roman"/>
          <w:sz w:val="24"/>
          <w:szCs w:val="24"/>
          <w:lang w:val="en-GB"/>
        </w:rPr>
        <w:t xml:space="preserve">, </w:t>
      </w:r>
      <w:r w:rsidR="008C5C62" w:rsidRPr="00A04A57">
        <w:rPr>
          <w:rFonts w:ascii="Times New Roman" w:hAnsi="Times New Roman" w:cs="Times New Roman"/>
          <w:sz w:val="24"/>
          <w:szCs w:val="24"/>
          <w:lang w:val="en-GB"/>
        </w:rPr>
        <w:t>52</w:t>
      </w:r>
      <w:r w:rsidR="00D31FD0" w:rsidRPr="00A04A57">
        <w:rPr>
          <w:rFonts w:ascii="Times New Roman" w:hAnsi="Times New Roman" w:cs="Times New Roman"/>
          <w:sz w:val="24"/>
          <w:szCs w:val="24"/>
          <w:lang w:val="en-GB"/>
        </w:rPr>
        <w:t xml:space="preserve"> </w:t>
      </w:r>
      <w:r w:rsidR="002C0D8C" w:rsidRPr="00A04A57">
        <w:rPr>
          <w:rFonts w:ascii="Times New Roman" w:hAnsi="Times New Roman" w:cs="Times New Roman"/>
          <w:sz w:val="24"/>
          <w:szCs w:val="24"/>
          <w:lang w:val="en-GB"/>
        </w:rPr>
        <w:t xml:space="preserve">participants </w:t>
      </w:r>
      <w:r w:rsidR="00D31FD0" w:rsidRPr="00A04A57">
        <w:rPr>
          <w:rFonts w:ascii="Times New Roman" w:hAnsi="Times New Roman" w:cs="Times New Roman"/>
          <w:sz w:val="24"/>
          <w:szCs w:val="24"/>
          <w:lang w:val="en-GB"/>
        </w:rPr>
        <w:t>were</w:t>
      </w:r>
      <w:r w:rsidR="002C0D8C" w:rsidRPr="00A04A57">
        <w:rPr>
          <w:rFonts w:ascii="Times New Roman" w:hAnsi="Times New Roman" w:cs="Times New Roman"/>
          <w:sz w:val="24"/>
          <w:szCs w:val="24"/>
          <w:lang w:val="en-GB"/>
        </w:rPr>
        <w:t xml:space="preserve"> presented with </w:t>
      </w:r>
      <w:r w:rsidR="00D31FD0" w:rsidRPr="00A04A57">
        <w:rPr>
          <w:rFonts w:ascii="Times New Roman" w:hAnsi="Times New Roman" w:cs="Times New Roman"/>
          <w:sz w:val="24"/>
          <w:szCs w:val="24"/>
          <w:lang w:val="en-GB"/>
        </w:rPr>
        <w:t>partial reconstruction</w:t>
      </w:r>
      <w:r w:rsidR="00706915" w:rsidRPr="00A04A57">
        <w:rPr>
          <w:rFonts w:ascii="Times New Roman" w:hAnsi="Times New Roman" w:cs="Times New Roman"/>
          <w:sz w:val="24"/>
          <w:szCs w:val="24"/>
          <w:lang w:val="en-GB"/>
        </w:rPr>
        <w:t>s</w:t>
      </w:r>
      <w:r w:rsidR="00D31FD0" w:rsidRPr="00A04A57">
        <w:rPr>
          <w:rFonts w:ascii="Times New Roman" w:hAnsi="Times New Roman" w:cs="Times New Roman"/>
          <w:sz w:val="24"/>
          <w:szCs w:val="24"/>
          <w:lang w:val="en-GB"/>
        </w:rPr>
        <w:t xml:space="preserve"> of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cat and </w:t>
      </w:r>
      <w:r w:rsidR="00262798" w:rsidRPr="00A04A57">
        <w:rPr>
          <w:rFonts w:ascii="Times New Roman" w:hAnsi="Times New Roman" w:cs="Times New Roman"/>
          <w:sz w:val="24"/>
          <w:szCs w:val="24"/>
          <w:lang w:val="en-GB"/>
        </w:rPr>
        <w:t xml:space="preserve">five </w:t>
      </w:r>
      <w:r w:rsidR="00D31FD0" w:rsidRPr="00A04A57">
        <w:rPr>
          <w:rFonts w:ascii="Times New Roman" w:hAnsi="Times New Roman" w:cs="Times New Roman"/>
          <w:sz w:val="24"/>
          <w:szCs w:val="24"/>
          <w:lang w:val="en-GB"/>
        </w:rPr>
        <w:t xml:space="preserve">dog </w:t>
      </w:r>
      <w:r w:rsidR="002C0D8C" w:rsidRPr="00A04A57">
        <w:rPr>
          <w:rFonts w:ascii="Times New Roman" w:hAnsi="Times New Roman" w:cs="Times New Roman"/>
          <w:sz w:val="24"/>
          <w:szCs w:val="24"/>
          <w:lang w:val="en-GB"/>
        </w:rPr>
        <w:t>images</w:t>
      </w:r>
      <w:r w:rsidR="009A52E5" w:rsidRPr="00A04A57">
        <w:rPr>
          <w:rFonts w:ascii="Times New Roman" w:hAnsi="Times New Roman" w:cs="Times New Roman"/>
          <w:sz w:val="24"/>
          <w:szCs w:val="24"/>
          <w:lang w:val="en-GB"/>
        </w:rPr>
        <w:t>.</w:t>
      </w:r>
      <w:r w:rsidR="00C74C15" w:rsidRPr="00A04A57">
        <w:rPr>
          <w:rFonts w:ascii="Times New Roman" w:hAnsi="Times New Roman" w:cs="Times New Roman"/>
          <w:sz w:val="24"/>
          <w:szCs w:val="24"/>
          <w:lang w:val="en-GB"/>
        </w:rPr>
        <w:t xml:space="preserve"> To create these stimuli, we first selected 1000 Gabor wavelets (with varying position, spatial frequency and orientation) which</w:t>
      </w:r>
      <w:r w:rsidR="00203D18" w:rsidRPr="00A04A57">
        <w:rPr>
          <w:rFonts w:ascii="Times New Roman" w:hAnsi="Times New Roman" w:cs="Times New Roman"/>
          <w:sz w:val="24"/>
          <w:szCs w:val="24"/>
          <w:lang w:val="en-GB"/>
        </w:rPr>
        <w:t xml:space="preserve">, when </w:t>
      </w:r>
      <w:r w:rsidR="00C74C15" w:rsidRPr="00A04A57">
        <w:rPr>
          <w:rFonts w:ascii="Times New Roman" w:hAnsi="Times New Roman" w:cs="Times New Roman"/>
          <w:sz w:val="24"/>
          <w:szCs w:val="24"/>
          <w:lang w:val="en-GB"/>
        </w:rPr>
        <w:t>sum</w:t>
      </w:r>
      <w:r w:rsidR="00203D18" w:rsidRPr="00A04A57">
        <w:rPr>
          <w:rFonts w:ascii="Times New Roman" w:hAnsi="Times New Roman" w:cs="Times New Roman"/>
          <w:sz w:val="24"/>
          <w:szCs w:val="24"/>
          <w:lang w:val="en-GB"/>
        </w:rPr>
        <w:t>med,</w:t>
      </w:r>
      <w:r w:rsidR="00C74C15" w:rsidRPr="00A04A57">
        <w:rPr>
          <w:rFonts w:ascii="Times New Roman" w:hAnsi="Times New Roman" w:cs="Times New Roman"/>
          <w:sz w:val="24"/>
          <w:szCs w:val="24"/>
          <w:lang w:val="en-GB"/>
        </w:rPr>
        <w:t xml:space="preserve"> provided a good </w:t>
      </w:r>
      <w:r w:rsidR="00341B44" w:rsidRPr="00A04A57">
        <w:rPr>
          <w:rFonts w:ascii="Times New Roman" w:hAnsi="Times New Roman" w:cs="Times New Roman"/>
          <w:sz w:val="24"/>
          <w:szCs w:val="24"/>
          <w:lang w:val="en-GB"/>
        </w:rPr>
        <w:t>estimat</w:t>
      </w:r>
      <w:r w:rsidR="002B311A" w:rsidRPr="00A04A57">
        <w:rPr>
          <w:rFonts w:ascii="Times New Roman" w:hAnsi="Times New Roman" w:cs="Times New Roman"/>
          <w:sz w:val="24"/>
          <w:szCs w:val="24"/>
          <w:lang w:val="en-GB"/>
        </w:rPr>
        <w:t>e</w:t>
      </w:r>
      <w:r w:rsidR="00C74C15" w:rsidRPr="00A04A57">
        <w:rPr>
          <w:rFonts w:ascii="Times New Roman" w:hAnsi="Times New Roman" w:cs="Times New Roman"/>
          <w:sz w:val="24"/>
          <w:szCs w:val="24"/>
          <w:lang w:val="en-GB"/>
        </w:rPr>
        <w:t xml:space="preserve"> of pixel intensity values of the original cat and dog images</w:t>
      </w:r>
      <w:r w:rsidR="00203D18" w:rsidRPr="00A04A57">
        <w:rPr>
          <w:rFonts w:ascii="Times New Roman" w:hAnsi="Times New Roman" w:cs="Times New Roman"/>
          <w:sz w:val="24"/>
          <w:szCs w:val="24"/>
          <w:lang w:val="en-GB"/>
        </w:rPr>
        <w:t xml:space="preserve"> which one can </w:t>
      </w:r>
      <w:r w:rsidR="00B42811" w:rsidRPr="00A04A57">
        <w:rPr>
          <w:rFonts w:ascii="Times New Roman" w:hAnsi="Times New Roman" w:cs="Times New Roman"/>
          <w:sz w:val="24"/>
          <w:szCs w:val="24"/>
          <w:lang w:val="en-GB"/>
        </w:rPr>
        <w:t xml:space="preserve">easily recognize as a dog or cat image </w:t>
      </w:r>
      <w:r w:rsidR="00203D18" w:rsidRPr="00A04A57">
        <w:rPr>
          <w:rFonts w:ascii="Times New Roman" w:hAnsi="Times New Roman" w:cs="Times New Roman"/>
          <w:sz w:val="24"/>
          <w:szCs w:val="24"/>
          <w:lang w:val="en-GB"/>
        </w:rPr>
        <w:t>(</w:t>
      </w:r>
      <w:r w:rsidR="00B42811" w:rsidRPr="00A04A57">
        <w:rPr>
          <w:rFonts w:ascii="Times New Roman" w:hAnsi="Times New Roman" w:cs="Times New Roman"/>
          <w:sz w:val="24"/>
          <w:szCs w:val="24"/>
          <w:lang w:val="en-GB"/>
        </w:rPr>
        <w:t xml:space="preserve">sums of all features are displayed in </w:t>
      </w:r>
      <w:r w:rsidR="002402AB" w:rsidRPr="00A04A57">
        <w:rPr>
          <w:rFonts w:ascii="Times New Roman" w:hAnsi="Times New Roman" w:cs="Times New Roman"/>
          <w:sz w:val="24"/>
          <w:szCs w:val="24"/>
          <w:lang w:val="en-GB"/>
        </w:rPr>
        <w:t xml:space="preserve">the </w:t>
      </w:r>
      <w:r w:rsidR="00203D18" w:rsidRPr="00A04A57">
        <w:rPr>
          <w:rFonts w:ascii="Times New Roman" w:hAnsi="Times New Roman" w:cs="Times New Roman"/>
          <w:sz w:val="24"/>
          <w:szCs w:val="24"/>
          <w:lang w:val="en-GB"/>
        </w:rPr>
        <w:t>supplementary figure)</w:t>
      </w:r>
      <w:r w:rsidR="00586664" w:rsidRPr="00A04A57">
        <w:rPr>
          <w:rFonts w:ascii="Times New Roman" w:hAnsi="Times New Roman" w:cs="Times New Roman"/>
          <w:sz w:val="24"/>
          <w:szCs w:val="24"/>
          <w:lang w:val="en-GB"/>
        </w:rPr>
        <w:t>.</w:t>
      </w:r>
      <w:r w:rsidR="00203D18"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 </w:t>
      </w:r>
      <w:r w:rsidR="00341B44" w:rsidRPr="00A04A57">
        <w:rPr>
          <w:rFonts w:ascii="Times New Roman" w:hAnsi="Times New Roman" w:cs="Times New Roman"/>
          <w:sz w:val="24"/>
          <w:szCs w:val="24"/>
          <w:lang w:val="en-GB"/>
        </w:rPr>
        <w:t>P</w:t>
      </w:r>
      <w:r w:rsidR="00C74C15" w:rsidRPr="00A04A57">
        <w:rPr>
          <w:rFonts w:ascii="Times New Roman" w:hAnsi="Times New Roman" w:cs="Times New Roman"/>
          <w:sz w:val="24"/>
          <w:szCs w:val="24"/>
          <w:lang w:val="en-GB"/>
        </w:rPr>
        <w:t>artial reconstructions</w:t>
      </w:r>
      <w:r w:rsidR="00E65865" w:rsidRPr="00A04A57">
        <w:rPr>
          <w:rFonts w:ascii="Times New Roman" w:hAnsi="Times New Roman" w:cs="Times New Roman"/>
          <w:sz w:val="24"/>
          <w:szCs w:val="24"/>
          <w:lang w:val="en-GB"/>
        </w:rPr>
        <w:t xml:space="preserve"> </w:t>
      </w:r>
      <w:r w:rsidR="002B311A" w:rsidRPr="00A04A57">
        <w:rPr>
          <w:rFonts w:ascii="Times New Roman" w:hAnsi="Times New Roman" w:cs="Times New Roman"/>
          <w:sz w:val="24"/>
          <w:szCs w:val="24"/>
          <w:lang w:val="en-GB"/>
        </w:rPr>
        <w:t>c</w:t>
      </w:r>
      <w:r w:rsidR="00E65865" w:rsidRPr="00A04A57">
        <w:rPr>
          <w:rFonts w:ascii="Times New Roman" w:hAnsi="Times New Roman" w:cs="Times New Roman"/>
          <w:sz w:val="24"/>
          <w:szCs w:val="24"/>
          <w:lang w:val="en-GB"/>
        </w:rPr>
        <w:t>ontain</w:t>
      </w:r>
      <w:r w:rsidR="002B311A" w:rsidRPr="00A04A57">
        <w:rPr>
          <w:rFonts w:ascii="Times New Roman" w:hAnsi="Times New Roman" w:cs="Times New Roman"/>
          <w:sz w:val="24"/>
          <w:szCs w:val="24"/>
          <w:lang w:val="en-GB"/>
        </w:rPr>
        <w:t>ed</w:t>
      </w:r>
      <w:r w:rsidR="00E65865" w:rsidRPr="00A04A57">
        <w:rPr>
          <w:rFonts w:ascii="Times New Roman" w:hAnsi="Times New Roman" w:cs="Times New Roman"/>
          <w:sz w:val="24"/>
          <w:szCs w:val="24"/>
          <w:lang w:val="en-GB"/>
        </w:rPr>
        <w:t xml:space="preserve"> a random selection </w:t>
      </w:r>
      <w:r w:rsidR="00706915" w:rsidRPr="00A04A57">
        <w:rPr>
          <w:rFonts w:ascii="Times New Roman" w:hAnsi="Times New Roman" w:cs="Times New Roman"/>
          <w:sz w:val="24"/>
          <w:szCs w:val="24"/>
          <w:lang w:val="en-GB"/>
        </w:rPr>
        <w:t xml:space="preserve">of </w:t>
      </w:r>
      <w:r w:rsidR="00FD6DD4" w:rsidRPr="00A04A57">
        <w:rPr>
          <w:rFonts w:ascii="Times New Roman" w:hAnsi="Times New Roman" w:cs="Times New Roman"/>
          <w:sz w:val="24"/>
          <w:szCs w:val="24"/>
          <w:lang w:val="en-GB"/>
        </w:rPr>
        <w:t>90</w:t>
      </w:r>
      <w:r w:rsidRPr="00A04A57">
        <w:rPr>
          <w:rFonts w:ascii="Times New Roman" w:hAnsi="Times New Roman" w:cs="Times New Roman"/>
          <w:sz w:val="24"/>
          <w:szCs w:val="24"/>
          <w:lang w:val="en-GB"/>
        </w:rPr>
        <w:t xml:space="preserve"> of</w:t>
      </w:r>
      <w:r w:rsidR="002B311A" w:rsidRPr="00A04A57">
        <w:rPr>
          <w:rFonts w:ascii="Times New Roman" w:hAnsi="Times New Roman" w:cs="Times New Roman"/>
          <w:sz w:val="24"/>
          <w:szCs w:val="24"/>
          <w:lang w:val="en-GB"/>
        </w:rPr>
        <w:t xml:space="preserve"> the 1000 features</w:t>
      </w:r>
      <w:r w:rsidR="009A52E5" w:rsidRPr="00A04A57">
        <w:rPr>
          <w:rFonts w:ascii="Times New Roman" w:hAnsi="Times New Roman" w:cs="Times New Roman"/>
          <w:sz w:val="24"/>
          <w:szCs w:val="24"/>
          <w:lang w:val="en-GB"/>
        </w:rPr>
        <w:t xml:space="preserve"> (Figure 1).</w:t>
      </w:r>
      <w:r w:rsidR="00706915" w:rsidRPr="00A04A57">
        <w:rPr>
          <w:rFonts w:ascii="Times New Roman" w:hAnsi="Times New Roman" w:cs="Times New Roman"/>
          <w:sz w:val="24"/>
          <w:szCs w:val="24"/>
          <w:lang w:val="en-GB"/>
        </w:rPr>
        <w:t xml:space="preserve"> </w:t>
      </w:r>
      <w:r w:rsidR="00C74C15" w:rsidRPr="00A04A57">
        <w:rPr>
          <w:rFonts w:ascii="Times New Roman" w:hAnsi="Times New Roman" w:cs="Times New Roman"/>
          <w:sz w:val="24"/>
          <w:szCs w:val="24"/>
          <w:lang w:val="en-GB"/>
        </w:rPr>
        <w:t xml:space="preserve">Via button presses, participants indicated whether they recognized a dog, a cat or whether they </w:t>
      </w:r>
      <w:r w:rsidR="003749A2" w:rsidRPr="00A04A57">
        <w:rPr>
          <w:rFonts w:ascii="Times New Roman" w:hAnsi="Times New Roman" w:cs="Times New Roman"/>
          <w:sz w:val="24"/>
          <w:szCs w:val="24"/>
          <w:lang w:val="en-GB"/>
        </w:rPr>
        <w:t xml:space="preserve">were not </w:t>
      </w:r>
      <w:r w:rsidR="00C74C15" w:rsidRPr="00A04A57">
        <w:rPr>
          <w:rFonts w:ascii="Times New Roman" w:hAnsi="Times New Roman" w:cs="Times New Roman"/>
          <w:sz w:val="24"/>
          <w:szCs w:val="24"/>
          <w:lang w:val="en-GB"/>
        </w:rPr>
        <w:t xml:space="preserve">sure. </w:t>
      </w:r>
    </w:p>
    <w:p w14:paraId="60F80296" w14:textId="76A76E1F" w:rsidR="00C144DF" w:rsidRPr="00A04A57" w:rsidRDefault="00200227" w:rsidP="001521BA">
      <w:pPr>
        <w:spacing w:line="360" w:lineRule="auto"/>
        <w:jc w:val="both"/>
        <w:rPr>
          <w:rFonts w:ascii="Times New Roman" w:hAnsi="Times New Roman" w:cs="Times New Roman"/>
          <w:sz w:val="24"/>
          <w:szCs w:val="24"/>
          <w:lang w:val="en-GB"/>
        </w:rPr>
      </w:pPr>
      <w:bookmarkStart w:id="10" w:name="_Hlk39998582"/>
      <w:bookmarkStart w:id="11" w:name="_Hlk39585589"/>
      <w:bookmarkStart w:id="12" w:name="_Hlk40443816"/>
      <w:r w:rsidRPr="00A04A57">
        <w:rPr>
          <w:rFonts w:ascii="Times New Roman" w:hAnsi="Times New Roman" w:cs="Times New Roman"/>
          <w:sz w:val="24"/>
          <w:szCs w:val="24"/>
          <w:lang w:val="en-GB"/>
        </w:rPr>
        <w:t xml:space="preserve">AQ-scores of the participants were all within the neurotypical range (&lt;32) and ranged from 5-30 (M = 14.3, SD = 5.9). </w:t>
      </w:r>
      <w:r w:rsidR="000E6C73" w:rsidRPr="00A04A57">
        <w:rPr>
          <w:rFonts w:ascii="Times New Roman" w:hAnsi="Times New Roman" w:cs="Times New Roman"/>
          <w:sz w:val="24"/>
          <w:szCs w:val="24"/>
          <w:lang w:val="en-GB"/>
        </w:rPr>
        <w:t>This range of AQ scores is somewhat lower than the typically reported AQ score range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{"citationID":"ZTgECvaH","properties":{"formattedCitation":"\\super 34\\nosupersub{}","plainCitation":"34","noteIndex":0},"citationItems":[{"id":5062,"uris":["http://zotero.org/users/3718395/items/Q5TJBL3A"],"uri":["http://zotero.org/users/3718395/items/Q5TJBL3A"],"itemData":{"id":5062,"type":"article-journal","abstract":"The Autism-Spectrum Quotient (AQ) is a self-report measure of autistic traits. It is frequently cited in diverse fields and has been administered to adults of at least average intelligence with autism and to nonclinical controls, as well as to clinical control groups such as those with schizophrenia, prosopagnosia, anorexia, and depression. However, there has been no empirical systematic review of the AQ since its inception in 2001. The present study reports a comprehensive systematic review of the literature to estimate a reliable mean AQ score in individuals without a diagnosis of an autism spectrum condition (ASC), in order to establish a reference norm for future studies.","container-title":"Molecular Autism","DOI":"10.1186/2040-2392-6-2","ISSN":"2040-2392","issue":"1","journalAbbreviation":"Molecular Autism","page":"2","source":"BioMed Central","title":"Measuring autistic traits in the general population: a systematic review of the Autism-Spectrum Quotient (AQ) in a nonclinical population sample of 6,900 typical adult males and females","title-short":"Measuring autistic traits in the general population","volume":"6","author":[{"family":"Ruzich","given":"Emily"},{"family":"Allison","given":"Carrie"},{"family":"Smith","given":"Paula"},{"family":"Watson","given":"Peter"},{"family":"Auyeung","given":"Bonnie"},{"family":"Ring","given":"Howard"},{"family":"Baron-Cohen","given":"Simon"}],"issued":{"date-parts":[["2015",1,14]]}}}],"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 xml:space="preserve"> which can be explained by the fact that our participants were predominantly female (41 female, 11 male,). In this context, it is worth noting the AQ test has been primarily been validated for ASD patient groups that were predominantly male</w:t>
      </w:r>
      <w:r w:rsidR="000E6C73"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{"citationID":"ZgnbJ6XB","properties":{"formattedCitation":"\\super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E6C73"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24</w:t>
      </w:r>
      <w:r w:rsidR="000E6C73" w:rsidRPr="00A04A57">
        <w:rPr>
          <w:rFonts w:ascii="Times New Roman" w:hAnsi="Times New Roman" w:cs="Times New Roman"/>
          <w:sz w:val="24"/>
          <w:szCs w:val="24"/>
          <w:lang w:val="en-GB"/>
        </w:rPr>
        <w:fldChar w:fldCharType="end"/>
      </w:r>
      <w:r w:rsidR="000E6C73" w:rsidRPr="00A04A57">
        <w:rPr>
          <w:rFonts w:ascii="Times New Roman" w:hAnsi="Times New Roman" w:cs="Times New Roman"/>
          <w:sz w:val="24"/>
          <w:szCs w:val="24"/>
          <w:lang w:val="en-GB"/>
        </w:rPr>
        <w:t>.</w:t>
      </w:r>
      <w:bookmarkEnd w:id="10"/>
      <w:r w:rsidR="000E6C73"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Participants were assigned to the high AQ group</w:t>
      </w:r>
      <w:r w:rsidR="007539B6" w:rsidRPr="00A04A57">
        <w:rPr>
          <w:rFonts w:ascii="Times New Roman" w:hAnsi="Times New Roman" w:cs="Times New Roman"/>
          <w:sz w:val="24"/>
          <w:szCs w:val="24"/>
          <w:lang w:val="en-GB"/>
        </w:rPr>
        <w:t xml:space="preserve"> (n = </w:t>
      </w:r>
      <w:r w:rsidR="00F203DD" w:rsidRPr="00A04A57">
        <w:rPr>
          <w:rFonts w:ascii="Times New Roman" w:hAnsi="Times New Roman" w:cs="Times New Roman"/>
          <w:sz w:val="24"/>
          <w:szCs w:val="24"/>
          <w:lang w:val="en-GB"/>
        </w:rPr>
        <w:t>2</w:t>
      </w:r>
      <w:r w:rsidR="00BB6AE2" w:rsidRPr="00A04A57">
        <w:rPr>
          <w:rFonts w:ascii="Times New Roman" w:hAnsi="Times New Roman" w:cs="Times New Roman"/>
          <w:sz w:val="24"/>
          <w:szCs w:val="24"/>
          <w:lang w:val="en-GB"/>
        </w:rPr>
        <w:t>5</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 xml:space="preserve"> if they had </w:t>
      </w:r>
      <w:r w:rsidR="00ED592B" w:rsidRPr="00A04A57">
        <w:rPr>
          <w:rFonts w:ascii="Times New Roman" w:hAnsi="Times New Roman" w:cs="Times New Roman"/>
          <w:sz w:val="24"/>
          <w:szCs w:val="24"/>
          <w:lang w:val="en-GB"/>
        </w:rPr>
        <w:t xml:space="preserve">an </w:t>
      </w:r>
      <w:r w:rsidR="00B2171E" w:rsidRPr="00A04A57">
        <w:rPr>
          <w:rFonts w:ascii="Times New Roman" w:hAnsi="Times New Roman" w:cs="Times New Roman"/>
          <w:sz w:val="24"/>
          <w:szCs w:val="24"/>
          <w:lang w:val="en-GB"/>
        </w:rPr>
        <w:t>autistic-spectrum quotient</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{"citationID":"WcYAPkbY","properties":{"formattedCitation":"\\super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064B21" w:rsidRPr="00A04A57">
        <w:rPr>
          <w:rFonts w:ascii="Times New Roman" w:hAnsi="Times New Roman" w:cs="Times New Roman"/>
          <w:sz w:val="24"/>
          <w:szCs w:val="24"/>
          <w:lang w:val="en-GB"/>
        </w:rPr>
        <w:fldChar w:fldCharType="end"/>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AQ</w:t>
      </w:r>
      <w:r w:rsidR="00B2171E" w:rsidRPr="00A04A57">
        <w:rPr>
          <w:rFonts w:ascii="Times New Roman" w:hAnsi="Times New Roman" w:cs="Times New Roman"/>
          <w:sz w:val="24"/>
          <w:szCs w:val="24"/>
          <w:lang w:val="en-GB"/>
        </w:rPr>
        <w:t xml:space="preserve">) </w:t>
      </w:r>
      <w:r w:rsidR="00530E61" w:rsidRPr="00A04A57">
        <w:rPr>
          <w:rFonts w:ascii="Times New Roman" w:hAnsi="Times New Roman" w:cs="Times New Roman"/>
          <w:sz w:val="24"/>
          <w:szCs w:val="24"/>
          <w:lang w:val="en-GB"/>
        </w:rPr>
        <w:t xml:space="preserve">higher than the median </w:t>
      </w:r>
      <w:r w:rsidR="00706915" w:rsidRPr="00A04A57">
        <w:rPr>
          <w:rFonts w:ascii="Times New Roman" w:hAnsi="Times New Roman" w:cs="Times New Roman"/>
          <w:sz w:val="24"/>
          <w:szCs w:val="24"/>
          <w:lang w:val="en-GB"/>
        </w:rPr>
        <w:t xml:space="preserve">across all participants </w:t>
      </w:r>
      <w:r w:rsidR="00530E61" w:rsidRPr="00A04A57">
        <w:rPr>
          <w:rFonts w:ascii="Times New Roman" w:hAnsi="Times New Roman" w:cs="Times New Roman"/>
          <w:sz w:val="24"/>
          <w:szCs w:val="24"/>
          <w:lang w:val="en-GB"/>
        </w:rPr>
        <w:t>(AQ &gt; 14) while the others were assigned to the low AQ group</w:t>
      </w:r>
      <w:r w:rsidR="00F203DD" w:rsidRPr="00A04A57">
        <w:rPr>
          <w:rFonts w:ascii="Times New Roman" w:hAnsi="Times New Roman" w:cs="Times New Roman"/>
          <w:sz w:val="24"/>
          <w:szCs w:val="24"/>
          <w:lang w:val="en-GB"/>
        </w:rPr>
        <w:t xml:space="preserve"> (n = 2</w:t>
      </w:r>
      <w:r w:rsidR="00BB6AE2" w:rsidRPr="00A04A57">
        <w:rPr>
          <w:rFonts w:ascii="Times New Roman" w:hAnsi="Times New Roman" w:cs="Times New Roman"/>
          <w:sz w:val="24"/>
          <w:szCs w:val="24"/>
          <w:lang w:val="en-GB"/>
        </w:rPr>
        <w:t>7</w:t>
      </w:r>
      <w:r w:rsidR="00F203DD" w:rsidRPr="00A04A57">
        <w:rPr>
          <w:rFonts w:ascii="Times New Roman" w:hAnsi="Times New Roman" w:cs="Times New Roman"/>
          <w:sz w:val="24"/>
          <w:szCs w:val="24"/>
          <w:lang w:val="en-GB"/>
        </w:rPr>
        <w:t>)</w:t>
      </w:r>
      <w:r w:rsidR="00530E61" w:rsidRPr="00A04A57">
        <w:rPr>
          <w:rFonts w:ascii="Times New Roman" w:hAnsi="Times New Roman" w:cs="Times New Roman"/>
          <w:sz w:val="24"/>
          <w:szCs w:val="24"/>
          <w:lang w:val="en-GB"/>
        </w:rPr>
        <w:t>.</w:t>
      </w:r>
      <w:r w:rsidR="00C144DF" w:rsidRPr="00A04A57">
        <w:rPr>
          <w:rFonts w:ascii="Times New Roman" w:hAnsi="Times New Roman" w:cs="Times New Roman"/>
          <w:sz w:val="24"/>
          <w:szCs w:val="24"/>
          <w:lang w:val="en-GB"/>
        </w:rPr>
        <w:t xml:space="preserve"> We opted for this AQ cut-off approach because it enabled us to include all participants in the analysis and because the outcome of this analysis type, in contrast to a correlational analysis, depends less on hard-to-interpret effects of small AQ-score difference</w:t>
      </w:r>
      <w:r w:rsidR="00AE09B8" w:rsidRPr="00A04A57">
        <w:rPr>
          <w:rFonts w:ascii="Times New Roman" w:hAnsi="Times New Roman" w:cs="Times New Roman"/>
          <w:sz w:val="24"/>
          <w:szCs w:val="24"/>
          <w:lang w:val="en-GB"/>
        </w:rPr>
        <w:t xml:space="preserve">. The AQ-score cut-off used during this study (AQ &gt; 14) was </w:t>
      </w:r>
      <w:r w:rsidR="002F6E7A" w:rsidRPr="00A04A57">
        <w:rPr>
          <w:rFonts w:ascii="Times New Roman" w:hAnsi="Times New Roman" w:cs="Times New Roman"/>
          <w:sz w:val="24"/>
          <w:szCs w:val="24"/>
          <w:lang w:val="en-GB"/>
        </w:rPr>
        <w:t xml:space="preserve">comparable </w:t>
      </w:r>
      <w:r w:rsidR="00AE09B8" w:rsidRPr="00A04A57">
        <w:rPr>
          <w:rFonts w:ascii="Times New Roman" w:hAnsi="Times New Roman" w:cs="Times New Roman"/>
          <w:sz w:val="24"/>
          <w:szCs w:val="24"/>
          <w:lang w:val="en-GB"/>
        </w:rPr>
        <w:t>to the cut-off</w:t>
      </w:r>
      <w:r w:rsidR="002F6E7A" w:rsidRPr="00A04A57">
        <w:rPr>
          <w:rFonts w:ascii="Times New Roman" w:hAnsi="Times New Roman" w:cs="Times New Roman"/>
          <w:sz w:val="24"/>
          <w:szCs w:val="24"/>
          <w:lang w:val="en-GB"/>
        </w:rPr>
        <w:t>s</w:t>
      </w:r>
      <w:r w:rsidR="00AE09B8" w:rsidRPr="00A04A57">
        <w:rPr>
          <w:rFonts w:ascii="Times New Roman" w:hAnsi="Times New Roman" w:cs="Times New Roman"/>
          <w:sz w:val="24"/>
          <w:szCs w:val="24"/>
          <w:lang w:val="en-GB"/>
        </w:rPr>
        <w:t xml:space="preserve"> used by previous studies using the same </w:t>
      </w:r>
      <w:r w:rsidR="002F6E7A" w:rsidRPr="00A04A57">
        <w:rPr>
          <w:rFonts w:ascii="Times New Roman" w:hAnsi="Times New Roman" w:cs="Times New Roman"/>
          <w:sz w:val="24"/>
          <w:szCs w:val="24"/>
          <w:lang w:val="en-GB"/>
        </w:rPr>
        <w:t xml:space="preserve">median-split </w:t>
      </w:r>
      <w:r w:rsidR="00AE09B8" w:rsidRPr="00A04A57">
        <w:rPr>
          <w:rFonts w:ascii="Times New Roman" w:hAnsi="Times New Roman" w:cs="Times New Roman"/>
          <w:sz w:val="24"/>
          <w:szCs w:val="24"/>
          <w:lang w:val="en-GB"/>
        </w:rPr>
        <w:t>approach</w:t>
      </w:r>
      <w:r w:rsidR="00AE09B8"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{"citationID":"5GWHnNxF","properties":{"formattedCitation":"\\super 35\\uc0\\u8211{}38\\nosupersub{}","plainCitation":"35–38","noteIndex":0},"citationItems":[{"id":5049,"uris":["http://zotero.org/users/3718395/items/USPMKU39"],"uri":["http://zotero.org/users/3718395/items/USPMKU39"],"itemData":{"id":5049,"type":"article-journal","abstract":"A fundamental task of the cognitive system is to prioritize behaviourally relevant sensory inputs for processing at the expense of irrelevant inputs. In a study of neurotypical participants (n = 179), we utilized a brief flanker interference task while varying the perceptual load of the visual display. Typically, increasing perceptual load (i.e., with greater numbers of search items) reduces interference from a competing peripheral distractor. We show that individuals who score above average on the Autism Spectrum Quotient (AQ) show stronger interference at high perceptual load than individuals with below-average AQ scores. This is consistent with recent findings in individuals with autism spectrum conditions, and supports the idea that the cognitive style of the autistic brain is reflected in a broader phenotype across the population.","container-title":"Journal of Autism and Developmental Disorders","DOI":"10.1007/s10803-010-1159-8","ISSN":"1573-3432","issue":"11","journalAbbreviation":"J Autism Dev Disord","language":"en","page":"1573-1578","source":"Springer Link","title":"Brief Report: Perceptual Load and the Autism Spectrum in Typically Developed Individuals","title-short":"Brief Report","volume":"41","author":[{"family":"Bayliss","given":"Andrew P."},{"family":"Kritikos","given":"Ada"}],"issued":{"date-parts":[["2011",11,1]]}}},{"id":5051,"uris":["http://zotero.org/users/3718395/items/Z4QD7Y22"],"uri":["http://zotero.org/users/3718395/items/Z4QD7Y22"],"itemData":{"id":5051,"type":"article-journal","container-title":"Journal of Autism and Developmental Disorders","issue":"12","note":"publisher: Springer","page":"2534–2545","source":"Google Scholar","title":"Implicit social learning in relation to autistic-like traits","volume":"42","author":[{"family":"Hudson","given":"Matthew"},{"family":"Nijboer","given":"Tanja CW"},{"family":"Jellema","given":"Tjeerd"}],"issued":{"date-parts":[["2012"]]}}},{"id":5053,"uris":["http://zotero.org/users/3718395/items/IUW2BN8J"],"uri":["http://zotero.org/users/3718395/items/IUW2BN8J"],"itemData":{"id":5053,"type":"article-journal","abstract":"In the normal population the left hemisphere's predominance for language processing is well established. However, in disorders such as autism atypical patterns of hemispheric lateralisation are common. Given increasing recognition of the idea that autism represents a continuum, we investigated whether the reduced/absent hemispheric asymmetry for language processing extended into the normal population at the upper end of the autism spectrum. A total of 51 participants completed the AQ questionnaire (Baron-Cohen et al., 2001), and a lateralised lexical decision task assessing identification of concrete and abstract words. Based on the clinical finding of decreased hemispheric asymmetry in people with autism, we anticipated reduced hemispheric lateralisation in non-autistic people with higher levels of autism traits. Consistent with prediction, whereas people with lower AQ scores showed a clear right visual field (left hemisphere) advantage for word/nonword discrimination, people with higher AQ scores showed equivalent performance for the left and right visual fields. Our data indicate reduced left hemisphere language dominance in people with higher levels of autism traits, just as people with a clinical diagnosis of autism show atypical lateralisation. Moreover, the data offer further support for the notion that autism is a continuum, rather than a categorical diagnosis, with atypical patterns of hemispheric asymmetry being characteristic of people at the upper end of the spectrum.","container-title":"Laterality","DOI":"10.1080/13576500802507752","ISSN":"1357-650X","issue":"5","note":"publisher: Routledge\n_eprint: https://doi.org/10.1080/13576500802507752\nPMID: 19051130","page":"457-472","source":"Taylor and Francis+NEJM","title":"Reduced language processing asymmetry in non-autistic individuals with high levels of autism traits","volume":"14","author":[{"family":"Lindell","given":"Annukka K."},{"family":"Notice","given":"Keisha"},{"family":"Withers","given":"Kathryn"}],"issued":{"date-parts":[["2009",9,1]]}}},{"id":5056,"uris":["http://zotero.org/users/3718395/items/MW2KY88V"],"uri":["http://zotero.org/users/3718395/items/MW2KY88V"],"itemData":{"id":5056,"type":"article-journal","container-title":"Brain and cognition","issue":"2","note":"publisher: Elsevier","page":"183–189","source":"Google Scholar","title":"Reduced interhemispheric interaction in non-autistic individuals with normal but high levels of autism traits","volume":"83","author":[{"family":"O’Keefe","given":"Natalie"},{"family":"Lindell","given":"Annukka K."}],"issued":{"date-parts":[["2013"]]}}}],"schema":"https://github.com/citation-style-language/schema/raw/master/csl-citation.json"} </w:instrText>
      </w:r>
      <w:r w:rsidR="00AE09B8"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35–38</w:t>
      </w:r>
      <w:r w:rsidR="00AE09B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w:t>
      </w:r>
      <w:r w:rsidR="00AE09B8" w:rsidRPr="00A04A57">
        <w:rPr>
          <w:rFonts w:ascii="Times New Roman" w:hAnsi="Times New Roman" w:cs="Times New Roman"/>
          <w:sz w:val="24"/>
          <w:szCs w:val="24"/>
          <w:lang w:val="en-GB"/>
        </w:rPr>
        <w:t xml:space="preserve">  </w:t>
      </w:r>
      <w:r w:rsidR="00C144DF" w:rsidRPr="00A04A57">
        <w:rPr>
          <w:rFonts w:ascii="Times New Roman" w:hAnsi="Times New Roman" w:cs="Times New Roman"/>
          <w:sz w:val="24"/>
          <w:szCs w:val="24"/>
          <w:lang w:val="en-GB"/>
        </w:rPr>
        <w:t xml:space="preserve">  </w:t>
      </w:r>
      <w:bookmarkEnd w:id="11"/>
    </w:p>
    <w:p w14:paraId="19213FB1" w14:textId="62D142AB" w:rsidR="005F1EFB" w:rsidRPr="00A04A57" w:rsidRDefault="005B0B2F" w:rsidP="001521BA">
      <w:pPr>
        <w:spacing w:line="360" w:lineRule="auto"/>
        <w:jc w:val="both"/>
        <w:rPr>
          <w:rFonts w:ascii="Times New Roman" w:hAnsi="Times New Roman" w:cs="Times New Roman"/>
          <w:sz w:val="24"/>
          <w:szCs w:val="24"/>
          <w:lang w:val="en-GB"/>
        </w:rPr>
      </w:pPr>
      <w:bookmarkStart w:id="13" w:name="_Hlk40012312"/>
      <w:bookmarkEnd w:id="12"/>
      <w:r w:rsidRPr="00A04A57">
        <w:rPr>
          <w:rFonts w:ascii="Times New Roman" w:hAnsi="Times New Roman" w:cs="Times New Roman"/>
          <w:sz w:val="24"/>
          <w:szCs w:val="24"/>
          <w:lang w:val="en-GB"/>
        </w:rPr>
        <w:t xml:space="preserve">On average, participants </w:t>
      </w:r>
      <w:r w:rsidR="00B716D6" w:rsidRPr="00A04A57">
        <w:rPr>
          <w:rFonts w:ascii="Times New Roman" w:hAnsi="Times New Roman" w:cs="Times New Roman"/>
          <w:sz w:val="24"/>
          <w:szCs w:val="24"/>
          <w:lang w:val="en-GB"/>
        </w:rPr>
        <w:t xml:space="preserve">successfully </w:t>
      </w:r>
      <w:r w:rsidRPr="00A04A57">
        <w:rPr>
          <w:rFonts w:ascii="Times New Roman" w:hAnsi="Times New Roman" w:cs="Times New Roman"/>
          <w:sz w:val="24"/>
          <w:szCs w:val="24"/>
          <w:lang w:val="en-GB"/>
        </w:rPr>
        <w:t>recognized</w:t>
      </w:r>
      <w:r w:rsidR="008A4608" w:rsidRPr="00A04A57">
        <w:rPr>
          <w:rFonts w:ascii="Times New Roman" w:hAnsi="Times New Roman" w:cs="Times New Roman"/>
          <w:sz w:val="24"/>
          <w:szCs w:val="24"/>
          <w:lang w:val="en-GB"/>
        </w:rPr>
        <w:t xml:space="preserve"> 49.</w:t>
      </w:r>
      <w:r w:rsidR="00FC3D23" w:rsidRPr="00A04A57">
        <w:rPr>
          <w:rFonts w:ascii="Times New Roman" w:hAnsi="Times New Roman" w:cs="Times New Roman"/>
          <w:sz w:val="24"/>
          <w:szCs w:val="24"/>
          <w:lang w:val="en-GB"/>
        </w:rPr>
        <w:t>7</w:t>
      </w:r>
      <w:r w:rsidR="008A4608" w:rsidRPr="00A04A57">
        <w:rPr>
          <w:rFonts w:ascii="Times New Roman" w:hAnsi="Times New Roman" w:cs="Times New Roman"/>
          <w:sz w:val="24"/>
          <w:szCs w:val="24"/>
          <w:lang w:val="en-GB"/>
        </w:rPr>
        <w:t>% (</w:t>
      </w:r>
      <w:r w:rsidR="003659BC" w:rsidRPr="00A04A57">
        <w:rPr>
          <w:rFonts w:ascii="Times New Roman" w:hAnsi="Times New Roman" w:cs="Times New Roman"/>
          <w:sz w:val="24"/>
          <w:szCs w:val="24"/>
          <w:lang w:val="en-GB"/>
        </w:rPr>
        <w:t>SD</w:t>
      </w:r>
      <w:r w:rsidR="008A4608" w:rsidRPr="00A04A57">
        <w:rPr>
          <w:rFonts w:ascii="Times New Roman" w:hAnsi="Times New Roman" w:cs="Times New Roman"/>
          <w:sz w:val="24"/>
          <w:szCs w:val="24"/>
          <w:lang w:val="en-GB"/>
        </w:rPr>
        <w:t xml:space="preserve"> = 15.</w:t>
      </w:r>
      <w:r w:rsidR="004917EA" w:rsidRPr="00A04A57">
        <w:rPr>
          <w:rFonts w:ascii="Times New Roman" w:hAnsi="Times New Roman" w:cs="Times New Roman"/>
          <w:sz w:val="24"/>
          <w:szCs w:val="24"/>
          <w:lang w:val="en-GB"/>
        </w:rPr>
        <w:t>6</w:t>
      </w:r>
      <w:r w:rsidR="008A4608" w:rsidRPr="00A04A57">
        <w:rPr>
          <w:rFonts w:ascii="Times New Roman" w:hAnsi="Times New Roman" w:cs="Times New Roman"/>
          <w:sz w:val="24"/>
          <w:szCs w:val="24"/>
          <w:lang w:val="en-GB"/>
        </w:rPr>
        <w:t>%) of the partial reconstructions</w:t>
      </w:r>
      <w:r w:rsidR="00B716D6" w:rsidRPr="00A04A57">
        <w:rPr>
          <w:rFonts w:ascii="Times New Roman" w:hAnsi="Times New Roman" w:cs="Times New Roman"/>
          <w:sz w:val="24"/>
          <w:szCs w:val="24"/>
          <w:lang w:val="en-GB"/>
        </w:rPr>
        <w:t xml:space="preserve">. During these trials they either reported having recognized a cat when a cat was shown </w:t>
      </w:r>
      <w:r w:rsidR="00064E84" w:rsidRPr="00A04A57">
        <w:rPr>
          <w:rFonts w:ascii="Times New Roman" w:hAnsi="Times New Roman" w:cs="Times New Roman"/>
          <w:sz w:val="24"/>
          <w:szCs w:val="24"/>
          <w:lang w:val="en-GB"/>
        </w:rPr>
        <w:t>or</w:t>
      </w:r>
      <w:r w:rsidR="00B716D6" w:rsidRPr="00A04A57">
        <w:rPr>
          <w:rFonts w:ascii="Times New Roman" w:hAnsi="Times New Roman" w:cs="Times New Roman"/>
          <w:sz w:val="24"/>
          <w:szCs w:val="24"/>
          <w:lang w:val="en-GB"/>
        </w:rPr>
        <w:t xml:space="preserve"> reported having recognized a dog when a </w:t>
      </w:r>
      <w:r w:rsidR="00064E84" w:rsidRPr="00A04A57">
        <w:rPr>
          <w:rFonts w:ascii="Times New Roman" w:hAnsi="Times New Roman" w:cs="Times New Roman"/>
          <w:sz w:val="24"/>
          <w:szCs w:val="24"/>
          <w:lang w:val="en-GB"/>
        </w:rPr>
        <w:t>dog</w:t>
      </w:r>
      <w:r w:rsidR="00B716D6" w:rsidRPr="00A04A57">
        <w:rPr>
          <w:rFonts w:ascii="Times New Roman" w:hAnsi="Times New Roman" w:cs="Times New Roman"/>
          <w:sz w:val="24"/>
          <w:szCs w:val="24"/>
          <w:lang w:val="en-GB"/>
        </w:rPr>
        <w:t xml:space="preserve"> was shown. </w:t>
      </w:r>
      <w:r w:rsidR="002F389E" w:rsidRPr="00A04A57">
        <w:rPr>
          <w:rFonts w:ascii="Times New Roman" w:hAnsi="Times New Roman" w:cs="Times New Roman"/>
          <w:sz w:val="24"/>
          <w:szCs w:val="24"/>
          <w:lang w:val="en-GB"/>
        </w:rPr>
        <w:t xml:space="preserve">Note that participants, in addition to reporting that they recognized the image as a cat/dog, could also indicate that </w:t>
      </w:r>
      <w:r w:rsidR="00B716D6" w:rsidRPr="00A04A57">
        <w:rPr>
          <w:rFonts w:ascii="Times New Roman" w:hAnsi="Times New Roman" w:cs="Times New Roman"/>
          <w:sz w:val="24"/>
          <w:szCs w:val="24"/>
          <w:lang w:val="en-GB"/>
        </w:rPr>
        <w:t xml:space="preserve">they </w:t>
      </w:r>
      <w:r w:rsidR="00B716D6" w:rsidRPr="00A04A57">
        <w:rPr>
          <w:rFonts w:ascii="Times New Roman" w:hAnsi="Times New Roman" w:cs="Times New Roman"/>
          <w:sz w:val="24"/>
          <w:szCs w:val="24"/>
          <w:lang w:val="en-GB"/>
        </w:rPr>
        <w:lastRenderedPageBreak/>
        <w:t>were</w:t>
      </w:r>
      <w:r w:rsidR="002F389E" w:rsidRPr="00A04A57">
        <w:rPr>
          <w:rFonts w:ascii="Times New Roman" w:hAnsi="Times New Roman" w:cs="Times New Roman"/>
          <w:sz w:val="24"/>
          <w:szCs w:val="24"/>
          <w:lang w:val="en-GB"/>
        </w:rPr>
        <w:t xml:space="preserve"> ‘unsure’</w:t>
      </w:r>
      <w:r w:rsidR="00B716D6" w:rsidRPr="00A04A57">
        <w:rPr>
          <w:rFonts w:ascii="Times New Roman" w:hAnsi="Times New Roman" w:cs="Times New Roman"/>
          <w:sz w:val="24"/>
          <w:szCs w:val="24"/>
          <w:lang w:val="en-GB"/>
        </w:rPr>
        <w:t>, which they did during 29.3% of the trials (SD = 22.9%)</w:t>
      </w:r>
      <w:r w:rsidR="002F389E" w:rsidRPr="00A04A57">
        <w:rPr>
          <w:rFonts w:ascii="Times New Roman" w:hAnsi="Times New Roman" w:cs="Times New Roman"/>
          <w:sz w:val="24"/>
          <w:szCs w:val="24"/>
          <w:lang w:val="en-GB"/>
        </w:rPr>
        <w:t xml:space="preserve">. </w:t>
      </w:r>
      <w:r w:rsidR="00064E84" w:rsidRPr="00A04A57">
        <w:rPr>
          <w:rFonts w:ascii="Times New Roman" w:hAnsi="Times New Roman" w:cs="Times New Roman"/>
          <w:sz w:val="24"/>
          <w:szCs w:val="24"/>
          <w:lang w:val="en-GB"/>
        </w:rPr>
        <w:t xml:space="preserve">During the remaining 21.0% of trials </w:t>
      </w:r>
      <w:r w:rsidR="00F87FF0">
        <w:rPr>
          <w:rFonts w:ascii="Times New Roman" w:hAnsi="Times New Roman" w:cs="Times New Roman"/>
          <w:sz w:val="24"/>
          <w:szCs w:val="24"/>
          <w:lang w:val="en-GB"/>
        </w:rPr>
        <w:t xml:space="preserve">participants </w:t>
      </w:r>
      <w:r w:rsidR="00064E84" w:rsidRPr="00A04A57">
        <w:rPr>
          <w:rFonts w:ascii="Times New Roman" w:hAnsi="Times New Roman" w:cs="Times New Roman"/>
          <w:sz w:val="24"/>
          <w:szCs w:val="24"/>
          <w:lang w:val="en-GB"/>
        </w:rPr>
        <w:t>reported seeing a different animal than displayed. As a result</w:t>
      </w:r>
      <w:r w:rsidR="002F389E" w:rsidRPr="00A04A57">
        <w:rPr>
          <w:rFonts w:ascii="Times New Roman" w:hAnsi="Times New Roman" w:cs="Times New Roman"/>
          <w:sz w:val="24"/>
          <w:szCs w:val="24"/>
          <w:lang w:val="en-GB"/>
        </w:rPr>
        <w:t>, recognition performance reported here should not be confused with recognition performance for</w:t>
      </w:r>
      <w:r w:rsidR="002F389E" w:rsidRPr="00A04A57">
        <w:rPr>
          <w:lang w:val="en-GB"/>
        </w:rPr>
        <w:t xml:space="preserve"> t</w:t>
      </w:r>
      <w:r w:rsidR="002F389E" w:rsidRPr="00A04A57">
        <w:rPr>
          <w:rFonts w:ascii="Times New Roman" w:hAnsi="Times New Roman" w:cs="Times New Roman"/>
          <w:sz w:val="24"/>
          <w:szCs w:val="24"/>
          <w:lang w:val="en-GB"/>
        </w:rPr>
        <w:t xml:space="preserve">wo-alternative forced choice paradigms. </w:t>
      </w:r>
      <w:bookmarkEnd w:id="13"/>
      <w:r w:rsidR="00122B67" w:rsidRPr="00A04A57">
        <w:rPr>
          <w:rFonts w:ascii="Times New Roman" w:hAnsi="Times New Roman" w:cs="Times New Roman"/>
          <w:sz w:val="24"/>
          <w:szCs w:val="24"/>
          <w:lang w:val="en-GB"/>
        </w:rPr>
        <w:t xml:space="preserve">A repeated-measure ANOVA revealed that there was no </w:t>
      </w:r>
      <w:r w:rsidR="008A4608" w:rsidRPr="00A04A57">
        <w:rPr>
          <w:rFonts w:ascii="Times New Roman" w:hAnsi="Times New Roman" w:cs="Times New Roman"/>
          <w:sz w:val="24"/>
          <w:szCs w:val="24"/>
          <w:lang w:val="en-GB"/>
        </w:rPr>
        <w:t>difference in recognition performance between cat and dog images (</w:t>
      </w:r>
      <w:r w:rsidR="004917EA" w:rsidRPr="00A04A57">
        <w:rPr>
          <w:rFonts w:ascii="Times New Roman" w:hAnsi="Times New Roman" w:cs="Times New Roman"/>
          <w:sz w:val="24"/>
          <w:szCs w:val="24"/>
          <w:lang w:val="en-GB"/>
        </w:rPr>
        <w:t>50</w:t>
      </w:r>
      <w:r w:rsidR="008A4608"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9</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and 48.4</w:t>
      </w:r>
      <w:r w:rsidR="00820AAC" w:rsidRPr="00A04A57">
        <w:rPr>
          <w:rFonts w:ascii="Times New Roman" w:hAnsi="Times New Roman" w:cs="Times New Roman"/>
          <w:sz w:val="24"/>
          <w:szCs w:val="24"/>
          <w:lang w:val="en-GB"/>
        </w:rPr>
        <w:t>%</w:t>
      </w:r>
      <w:r w:rsidR="008A4608" w:rsidRPr="00A04A57">
        <w:rPr>
          <w:rFonts w:ascii="Times New Roman" w:hAnsi="Times New Roman" w:cs="Times New Roman"/>
          <w:sz w:val="24"/>
          <w:szCs w:val="24"/>
          <w:lang w:val="en-GB"/>
        </w:rPr>
        <w:t xml:space="preserve"> resp</w:t>
      </w:r>
      <w:r w:rsidR="006020DA" w:rsidRPr="00A04A57">
        <w:rPr>
          <w:rFonts w:ascii="Times New Roman" w:hAnsi="Times New Roman" w:cs="Times New Roman"/>
          <w:sz w:val="24"/>
          <w:szCs w:val="24"/>
          <w:lang w:val="en-GB"/>
        </w:rPr>
        <w:t>ectively</w:t>
      </w:r>
      <w:r w:rsidR="008A4608" w:rsidRPr="00A04A57">
        <w:rPr>
          <w:rFonts w:ascii="Times New Roman" w:hAnsi="Times New Roman" w:cs="Times New Roman"/>
          <w:sz w:val="24"/>
          <w:szCs w:val="24"/>
          <w:lang w:val="en-GB"/>
        </w:rPr>
        <w:t xml:space="preserve">, </w:t>
      </w:r>
      <w:r w:rsidR="00457308" w:rsidRPr="00A04A57">
        <w:rPr>
          <w:rFonts w:ascii="Times New Roman" w:hAnsi="Times New Roman" w:cs="Times New Roman"/>
          <w:sz w:val="24"/>
          <w:szCs w:val="24"/>
          <w:lang w:val="en-GB"/>
        </w:rPr>
        <w:t>F(1,</w:t>
      </w:r>
      <w:r w:rsidR="00D606B2" w:rsidRPr="00A04A57">
        <w:rPr>
          <w:rFonts w:ascii="Times New Roman" w:hAnsi="Times New Roman" w:cs="Times New Roman"/>
          <w:sz w:val="24"/>
          <w:szCs w:val="24"/>
          <w:lang w:val="en-GB"/>
        </w:rPr>
        <w:t>100</w:t>
      </w:r>
      <w:r w:rsidR="00457308" w:rsidRPr="00A04A57">
        <w:rPr>
          <w:rFonts w:ascii="Times New Roman" w:hAnsi="Times New Roman" w:cs="Times New Roman"/>
          <w:sz w:val="24"/>
          <w:szCs w:val="24"/>
          <w:lang w:val="en-GB"/>
        </w:rPr>
        <w:t>) = 0.</w:t>
      </w:r>
      <w:r w:rsidR="004917EA" w:rsidRPr="00A04A57">
        <w:rPr>
          <w:rFonts w:ascii="Times New Roman" w:hAnsi="Times New Roman" w:cs="Times New Roman"/>
          <w:sz w:val="24"/>
          <w:szCs w:val="24"/>
          <w:lang w:val="en-GB"/>
        </w:rPr>
        <w:t>50</w:t>
      </w:r>
      <w:r w:rsidR="00D606B2" w:rsidRPr="00A04A57">
        <w:rPr>
          <w:rFonts w:ascii="Times New Roman" w:hAnsi="Times New Roman" w:cs="Times New Roman"/>
          <w:sz w:val="24"/>
          <w:szCs w:val="24"/>
          <w:lang w:val="en-GB"/>
        </w:rPr>
        <w:t>,</w:t>
      </w:r>
      <w:r w:rsidR="00457308" w:rsidRPr="00A04A57">
        <w:rPr>
          <w:rFonts w:ascii="Times New Roman" w:hAnsi="Times New Roman" w:cs="Times New Roman"/>
          <w:sz w:val="24"/>
          <w:szCs w:val="24"/>
          <w:lang w:val="en-GB"/>
        </w:rPr>
        <w:t xml:space="preserve"> p = .</w:t>
      </w:r>
      <w:r w:rsidR="004917EA" w:rsidRPr="00A04A57">
        <w:rPr>
          <w:rFonts w:ascii="Times New Roman" w:hAnsi="Times New Roman" w:cs="Times New Roman"/>
          <w:sz w:val="24"/>
          <w:szCs w:val="24"/>
          <w:lang w:val="en-GB"/>
        </w:rPr>
        <w:t>48</w:t>
      </w:r>
      <w:r w:rsidR="00457308"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no effect of AQ group on recognition performance (high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47.</w:t>
      </w:r>
      <w:r w:rsidR="00D606B2" w:rsidRPr="00A04A57">
        <w:rPr>
          <w:rFonts w:ascii="Times New Roman" w:hAnsi="Times New Roman" w:cs="Times New Roman"/>
          <w:sz w:val="24"/>
          <w:szCs w:val="24"/>
          <w:lang w:val="en-GB"/>
        </w:rPr>
        <w:t>4</w:t>
      </w:r>
      <w:r w:rsidR="00DE2478" w:rsidRPr="00A04A57">
        <w:rPr>
          <w:rFonts w:ascii="Times New Roman" w:hAnsi="Times New Roman" w:cs="Times New Roman"/>
          <w:sz w:val="24"/>
          <w:szCs w:val="24"/>
          <w:lang w:val="en-GB"/>
        </w:rPr>
        <w:t>%; low AQ group:</w:t>
      </w:r>
      <w:r w:rsidR="00D00654"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5</w:t>
      </w:r>
      <w:r w:rsidR="00D606B2" w:rsidRPr="00A04A57">
        <w:rPr>
          <w:rFonts w:ascii="Times New Roman" w:hAnsi="Times New Roman" w:cs="Times New Roman"/>
          <w:sz w:val="24"/>
          <w:szCs w:val="24"/>
          <w:lang w:val="en-GB"/>
        </w:rPr>
        <w:t>1</w:t>
      </w:r>
      <w:r w:rsidR="00DE2478" w:rsidRPr="00A04A57">
        <w:rPr>
          <w:rFonts w:ascii="Times New Roman" w:hAnsi="Times New Roman" w:cs="Times New Roman"/>
          <w:sz w:val="24"/>
          <w:szCs w:val="24"/>
          <w:lang w:val="en-GB"/>
        </w:rPr>
        <w:t>.</w:t>
      </w:r>
      <w:r w:rsidR="00D606B2" w:rsidRPr="00A04A57">
        <w:rPr>
          <w:rFonts w:ascii="Times New Roman" w:hAnsi="Times New Roman" w:cs="Times New Roman"/>
          <w:sz w:val="24"/>
          <w:szCs w:val="24"/>
          <w:lang w:val="en-GB"/>
        </w:rPr>
        <w:t>9</w:t>
      </w:r>
      <w:r w:rsidR="00DE2478" w:rsidRPr="00A04A57">
        <w:rPr>
          <w:rFonts w:ascii="Times New Roman" w:hAnsi="Times New Roman" w:cs="Times New Roman"/>
          <w:sz w:val="24"/>
          <w:szCs w:val="24"/>
          <w:lang w:val="en-GB"/>
        </w:rPr>
        <w:t>%</w:t>
      </w:r>
      <w:r w:rsidR="00D00654" w:rsidRPr="00A04A57">
        <w:rPr>
          <w:rFonts w:ascii="Times New Roman" w:hAnsi="Times New Roman" w:cs="Times New Roman"/>
          <w:sz w:val="24"/>
          <w:szCs w:val="24"/>
          <w:lang w:val="en-GB"/>
        </w:rPr>
        <w:t xml:space="preserve">; F(1, </w:t>
      </w:r>
      <w:r w:rsidR="00D606B2" w:rsidRPr="00A04A57">
        <w:rPr>
          <w:rFonts w:ascii="Times New Roman" w:hAnsi="Times New Roman" w:cs="Times New Roman"/>
          <w:sz w:val="24"/>
          <w:szCs w:val="24"/>
          <w:lang w:val="en-GB"/>
        </w:rPr>
        <w:t>100</w:t>
      </w:r>
      <w:r w:rsidR="00D00654"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2</w:t>
      </w:r>
      <w:r w:rsidR="00D00654"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49</w:t>
      </w:r>
      <w:r w:rsidR="00D00654"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12</w:t>
      </w:r>
      <w:r w:rsidR="00D00654" w:rsidRPr="00A04A57">
        <w:rPr>
          <w:rFonts w:ascii="Times New Roman" w:hAnsi="Times New Roman" w:cs="Times New Roman"/>
          <w:sz w:val="24"/>
          <w:szCs w:val="24"/>
          <w:lang w:val="en-GB"/>
        </w:rPr>
        <w:t>)</w:t>
      </w:r>
      <w:r w:rsidR="003749A2" w:rsidRPr="00A04A57">
        <w:rPr>
          <w:rFonts w:ascii="Times New Roman" w:hAnsi="Times New Roman" w:cs="Times New Roman"/>
          <w:sz w:val="24"/>
          <w:szCs w:val="24"/>
          <w:lang w:val="en-GB"/>
        </w:rPr>
        <w:t>,</w:t>
      </w:r>
      <w:r w:rsidR="00DE2478" w:rsidRPr="00A04A57">
        <w:rPr>
          <w:rFonts w:ascii="Times New Roman" w:hAnsi="Times New Roman" w:cs="Times New Roman"/>
          <w:sz w:val="24"/>
          <w:szCs w:val="24"/>
          <w:lang w:val="en-GB"/>
        </w:rPr>
        <w:t xml:space="preserve"> </w:t>
      </w:r>
      <w:r w:rsidR="003E60CD" w:rsidRPr="00A04A57">
        <w:rPr>
          <w:rFonts w:ascii="Times New Roman" w:hAnsi="Times New Roman" w:cs="Times New Roman"/>
          <w:sz w:val="24"/>
          <w:szCs w:val="24"/>
          <w:lang w:val="en-GB"/>
        </w:rPr>
        <w:t xml:space="preserve"> </w:t>
      </w:r>
      <w:r w:rsidR="00DE2478" w:rsidRPr="00A04A57">
        <w:rPr>
          <w:rFonts w:ascii="Times New Roman" w:hAnsi="Times New Roman" w:cs="Times New Roman"/>
          <w:sz w:val="24"/>
          <w:szCs w:val="24"/>
          <w:lang w:val="en-GB"/>
        </w:rPr>
        <w:t xml:space="preserve">nor an interaction between these two factors </w:t>
      </w:r>
      <w:r w:rsidR="0011264F" w:rsidRPr="00A04A57">
        <w:rPr>
          <w:rFonts w:ascii="Times New Roman" w:hAnsi="Times New Roman" w:cs="Times New Roman"/>
          <w:sz w:val="24"/>
          <w:szCs w:val="24"/>
          <w:lang w:val="en-GB"/>
        </w:rPr>
        <w:t xml:space="preserve">(F(1, </w:t>
      </w:r>
      <w:r w:rsidR="00D606B2" w:rsidRPr="00A04A57">
        <w:rPr>
          <w:rFonts w:ascii="Times New Roman" w:hAnsi="Times New Roman" w:cs="Times New Roman"/>
          <w:sz w:val="24"/>
          <w:szCs w:val="24"/>
          <w:lang w:val="en-GB"/>
        </w:rPr>
        <w:t>100</w:t>
      </w:r>
      <w:r w:rsidR="0011264F" w:rsidRPr="00A04A57">
        <w:rPr>
          <w:rFonts w:ascii="Times New Roman" w:hAnsi="Times New Roman" w:cs="Times New Roman"/>
          <w:sz w:val="24"/>
          <w:szCs w:val="24"/>
          <w:lang w:val="en-GB"/>
        </w:rPr>
        <w:t xml:space="preserve">) = </w:t>
      </w:r>
      <w:r w:rsidR="004917EA" w:rsidRPr="00A04A57">
        <w:rPr>
          <w:rFonts w:ascii="Times New Roman" w:hAnsi="Times New Roman" w:cs="Times New Roman"/>
          <w:sz w:val="24"/>
          <w:szCs w:val="24"/>
          <w:lang w:val="en-GB"/>
        </w:rPr>
        <w:t>1</w:t>
      </w:r>
      <w:r w:rsidR="0011264F" w:rsidRPr="00A04A57">
        <w:rPr>
          <w:rFonts w:ascii="Times New Roman" w:hAnsi="Times New Roman" w:cs="Times New Roman"/>
          <w:sz w:val="24"/>
          <w:szCs w:val="24"/>
          <w:lang w:val="en-GB"/>
        </w:rPr>
        <w:t>.</w:t>
      </w:r>
      <w:r w:rsidR="004917EA" w:rsidRPr="00A04A57">
        <w:rPr>
          <w:rFonts w:ascii="Times New Roman" w:hAnsi="Times New Roman" w:cs="Times New Roman"/>
          <w:sz w:val="24"/>
          <w:szCs w:val="24"/>
          <w:lang w:val="en-GB"/>
        </w:rPr>
        <w:t>23</w:t>
      </w:r>
      <w:r w:rsidR="0011264F" w:rsidRPr="00A04A57">
        <w:rPr>
          <w:rFonts w:ascii="Times New Roman" w:hAnsi="Times New Roman" w:cs="Times New Roman"/>
          <w:sz w:val="24"/>
          <w:szCs w:val="24"/>
          <w:lang w:val="en-GB"/>
        </w:rPr>
        <w:t>, p = .</w:t>
      </w:r>
      <w:r w:rsidR="004917EA" w:rsidRPr="00A04A57">
        <w:rPr>
          <w:rFonts w:ascii="Times New Roman" w:hAnsi="Times New Roman" w:cs="Times New Roman"/>
          <w:sz w:val="24"/>
          <w:szCs w:val="24"/>
          <w:lang w:val="en-GB"/>
        </w:rPr>
        <w:t>27</w:t>
      </w:r>
      <w:r w:rsidR="0011264F" w:rsidRPr="00A04A57">
        <w:rPr>
          <w:rFonts w:ascii="Times New Roman" w:hAnsi="Times New Roman" w:cs="Times New Roman"/>
          <w:sz w:val="24"/>
          <w:szCs w:val="24"/>
          <w:lang w:val="en-GB"/>
        </w:rPr>
        <w:t xml:space="preserve">). </w:t>
      </w:r>
    </w:p>
    <w:p w14:paraId="1AB36B8D" w14:textId="48C765C8" w:rsidR="00CB2C00" w:rsidRPr="00A04A57" w:rsidRDefault="00510E72" w:rsidP="001521BA">
      <w:pPr>
        <w:spacing w:line="360" w:lineRule="auto"/>
        <w:jc w:val="both"/>
        <w:rPr>
          <w:rFonts w:ascii="Times New Roman" w:hAnsi="Times New Roman" w:cs="Times New Roman"/>
          <w:sz w:val="24"/>
          <w:szCs w:val="24"/>
          <w:lang w:val="en-GB"/>
        </w:rPr>
      </w:pPr>
      <w:bookmarkStart w:id="14" w:name="_Hlk40443946"/>
      <w:r w:rsidRPr="00A04A57">
        <w:rPr>
          <w:rFonts w:ascii="Times New Roman" w:hAnsi="Times New Roman" w:cs="Times New Roman"/>
          <w:sz w:val="24"/>
          <w:szCs w:val="24"/>
          <w:lang w:val="en-GB"/>
        </w:rPr>
        <w:t xml:space="preserve">To </w:t>
      </w:r>
      <w:r w:rsidR="00E57A22" w:rsidRPr="00A04A57">
        <w:rPr>
          <w:rFonts w:ascii="Times New Roman" w:hAnsi="Times New Roman" w:cs="Times New Roman"/>
          <w:sz w:val="24"/>
          <w:szCs w:val="24"/>
          <w:lang w:val="en-GB"/>
        </w:rPr>
        <w:t>q</w:t>
      </w:r>
      <w:r w:rsidR="00CB2C00" w:rsidRPr="00A04A57">
        <w:rPr>
          <w:rFonts w:ascii="Times New Roman" w:hAnsi="Times New Roman" w:cs="Times New Roman"/>
          <w:sz w:val="24"/>
          <w:szCs w:val="24"/>
          <w:lang w:val="en-GB"/>
        </w:rPr>
        <w:t>uantif</w:t>
      </w:r>
      <w:r w:rsidR="00E57A22" w:rsidRPr="00A04A57">
        <w:rPr>
          <w:rFonts w:ascii="Times New Roman" w:hAnsi="Times New Roman" w:cs="Times New Roman"/>
          <w:sz w:val="24"/>
          <w:szCs w:val="24"/>
          <w:lang w:val="en-GB"/>
        </w:rPr>
        <w:t xml:space="preserve">y the relative importance of visual features we computed a </w:t>
      </w:r>
      <w:r w:rsidR="00CB2C00" w:rsidRPr="00A04A57">
        <w:rPr>
          <w:rFonts w:ascii="Times New Roman" w:hAnsi="Times New Roman" w:cs="Times New Roman"/>
          <w:sz w:val="24"/>
          <w:szCs w:val="24"/>
          <w:lang w:val="en-GB"/>
        </w:rPr>
        <w:t xml:space="preserve">feature diagnosticity index (FDi) </w:t>
      </w:r>
      <w:r w:rsidR="00E57A22" w:rsidRPr="00A04A57">
        <w:rPr>
          <w:rFonts w:ascii="Times New Roman" w:hAnsi="Times New Roman" w:cs="Times New Roman"/>
          <w:sz w:val="24"/>
          <w:szCs w:val="24"/>
          <w:lang w:val="en-GB"/>
        </w:rPr>
        <w:t>for all 10</w:t>
      </w:r>
      <w:r w:rsidR="003749A2" w:rsidRPr="00A04A57">
        <w:rPr>
          <w:rFonts w:ascii="Times New Roman" w:hAnsi="Times New Roman" w:cs="Times New Roman"/>
          <w:sz w:val="24"/>
          <w:szCs w:val="24"/>
          <w:lang w:val="en-GB"/>
        </w:rPr>
        <w:t>,</w:t>
      </w:r>
      <w:r w:rsidR="00E57A22" w:rsidRPr="00A04A57">
        <w:rPr>
          <w:rFonts w:ascii="Times New Roman" w:hAnsi="Times New Roman" w:cs="Times New Roman"/>
          <w:sz w:val="24"/>
          <w:szCs w:val="24"/>
          <w:lang w:val="en-GB"/>
        </w:rPr>
        <w:t>000 features</w:t>
      </w:r>
      <w:r w:rsidR="006020DA" w:rsidRPr="00A04A57">
        <w:rPr>
          <w:rFonts w:ascii="Times New Roman" w:hAnsi="Times New Roman" w:cs="Times New Roman"/>
          <w:sz w:val="24"/>
          <w:szCs w:val="24"/>
          <w:lang w:val="en-GB"/>
        </w:rPr>
        <w:t xml:space="preserve"> (10 images with 1000 features each)</w:t>
      </w:r>
      <w:r w:rsidR="00DD63CE" w:rsidRPr="00A04A57">
        <w:rPr>
          <w:rFonts w:ascii="Times New Roman" w:hAnsi="Times New Roman" w:cs="Times New Roman"/>
          <w:sz w:val="24"/>
          <w:szCs w:val="24"/>
          <w:lang w:val="en-GB"/>
        </w:rPr>
        <w:t xml:space="preserve"> </w:t>
      </w:r>
      <w:r w:rsidR="00E57A22" w:rsidRPr="00A04A57">
        <w:rPr>
          <w:rFonts w:ascii="Times New Roman" w:hAnsi="Times New Roman" w:cs="Times New Roman"/>
          <w:sz w:val="24"/>
          <w:szCs w:val="24"/>
          <w:lang w:val="en-GB"/>
        </w:rPr>
        <w:t xml:space="preserve">based on </w:t>
      </w:r>
      <w:r w:rsidR="00CB2C00" w:rsidRPr="00A04A57">
        <w:rPr>
          <w:rFonts w:ascii="Times New Roman" w:hAnsi="Times New Roman" w:cs="Times New Roman"/>
          <w:sz w:val="24"/>
          <w:szCs w:val="24"/>
          <w:lang w:val="en-GB"/>
        </w:rPr>
        <w:t xml:space="preserve">the average recognition accuracy for trials containing </w:t>
      </w:r>
      <w:r w:rsidR="00E57A22" w:rsidRPr="00A04A57">
        <w:rPr>
          <w:rFonts w:ascii="Times New Roman" w:hAnsi="Times New Roman" w:cs="Times New Roman"/>
          <w:sz w:val="24"/>
          <w:szCs w:val="24"/>
          <w:lang w:val="en-GB"/>
        </w:rPr>
        <w:t xml:space="preserve">each </w:t>
      </w:r>
      <w:r w:rsidR="00CB2C00" w:rsidRPr="00A04A57">
        <w:rPr>
          <w:rFonts w:ascii="Times New Roman" w:hAnsi="Times New Roman" w:cs="Times New Roman"/>
          <w:sz w:val="24"/>
          <w:szCs w:val="24"/>
          <w:lang w:val="en-GB"/>
        </w:rPr>
        <w:t xml:space="preserve">feature. </w:t>
      </w:r>
      <w:r w:rsidR="004870F4" w:rsidRPr="00A04A57">
        <w:rPr>
          <w:rFonts w:ascii="Times New Roman" w:hAnsi="Times New Roman" w:cs="Times New Roman"/>
          <w:sz w:val="24"/>
          <w:szCs w:val="24"/>
          <w:lang w:val="en-GB"/>
        </w:rPr>
        <w:t>This value, however, is affected by variance due to differences in the recognizability between images and by overall performance differences</w:t>
      </w:r>
      <w:r w:rsidR="006008D3" w:rsidRPr="00A04A57">
        <w:rPr>
          <w:rFonts w:ascii="Times New Roman" w:hAnsi="Times New Roman" w:cs="Times New Roman"/>
          <w:sz w:val="24"/>
          <w:szCs w:val="24"/>
          <w:lang w:val="en-GB"/>
        </w:rPr>
        <w:t xml:space="preserve"> </w:t>
      </w:r>
      <w:r w:rsidR="004870F4" w:rsidRPr="00A04A57">
        <w:rPr>
          <w:rFonts w:ascii="Times New Roman" w:hAnsi="Times New Roman" w:cs="Times New Roman"/>
          <w:sz w:val="24"/>
          <w:szCs w:val="24"/>
          <w:lang w:val="en-GB"/>
        </w:rPr>
        <w:t xml:space="preserve">between participants (across all images and image features). This variance, however, is undesirable because we are </w:t>
      </w:r>
      <w:r w:rsidR="006008D3" w:rsidRPr="00A04A57">
        <w:rPr>
          <w:rFonts w:ascii="Times New Roman" w:hAnsi="Times New Roman" w:cs="Times New Roman"/>
          <w:sz w:val="24"/>
          <w:szCs w:val="24"/>
          <w:lang w:val="en-GB"/>
        </w:rPr>
        <w:t xml:space="preserve">only </w:t>
      </w:r>
      <w:r w:rsidR="004870F4" w:rsidRPr="00A04A57">
        <w:rPr>
          <w:rFonts w:ascii="Times New Roman" w:hAnsi="Times New Roman" w:cs="Times New Roman"/>
          <w:sz w:val="24"/>
          <w:szCs w:val="24"/>
          <w:lang w:val="en-GB"/>
        </w:rPr>
        <w:t xml:space="preserve">interested in the relative contribution of features </w:t>
      </w:r>
      <w:r w:rsidR="006008D3" w:rsidRPr="00A04A57">
        <w:rPr>
          <w:rFonts w:ascii="Times New Roman" w:hAnsi="Times New Roman" w:cs="Times New Roman"/>
          <w:sz w:val="24"/>
          <w:szCs w:val="24"/>
          <w:lang w:val="en-GB"/>
        </w:rPr>
        <w:t xml:space="preserve">to image recognition </w:t>
      </w:r>
      <w:r w:rsidR="004870F4" w:rsidRPr="00A04A57">
        <w:rPr>
          <w:rFonts w:ascii="Times New Roman" w:hAnsi="Times New Roman" w:cs="Times New Roman"/>
          <w:sz w:val="24"/>
          <w:szCs w:val="24"/>
          <w:lang w:val="en-GB"/>
        </w:rPr>
        <w:t xml:space="preserve">within each image </w:t>
      </w:r>
      <w:r w:rsidR="006008D3" w:rsidRPr="00A04A57">
        <w:rPr>
          <w:rFonts w:ascii="Times New Roman" w:hAnsi="Times New Roman" w:cs="Times New Roman"/>
          <w:sz w:val="24"/>
          <w:szCs w:val="24"/>
          <w:lang w:val="en-GB"/>
        </w:rPr>
        <w:t>and within each participant. Therefore</w:t>
      </w:r>
      <w:r w:rsidR="00E369E3" w:rsidRPr="00A04A57">
        <w:rPr>
          <w:rFonts w:ascii="Times New Roman" w:hAnsi="Times New Roman" w:cs="Times New Roman"/>
          <w:sz w:val="24"/>
          <w:szCs w:val="24"/>
          <w:lang w:val="en-GB"/>
        </w:rPr>
        <w:t>,</w:t>
      </w:r>
      <w:r w:rsidR="006008D3" w:rsidRPr="00A04A57">
        <w:rPr>
          <w:rFonts w:ascii="Times New Roman" w:hAnsi="Times New Roman" w:cs="Times New Roman"/>
          <w:sz w:val="24"/>
          <w:szCs w:val="24"/>
          <w:lang w:val="en-GB"/>
        </w:rPr>
        <w:t xml:space="preserve"> we z-scored FDi values </w:t>
      </w:r>
      <w:r w:rsidR="00CB2C00" w:rsidRPr="00A04A57">
        <w:rPr>
          <w:rFonts w:ascii="Times New Roman" w:hAnsi="Times New Roman" w:cs="Times New Roman"/>
          <w:sz w:val="24"/>
          <w:szCs w:val="24"/>
          <w:lang w:val="en-GB"/>
        </w:rPr>
        <w:t xml:space="preserve">within each participant and image </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across the 1000 features of each image</w:t>
      </w:r>
      <w:r w:rsidR="00DD63CE" w:rsidRPr="00A04A57">
        <w:rPr>
          <w:rFonts w:ascii="Times New Roman" w:hAnsi="Times New Roman" w:cs="Times New Roman"/>
          <w:sz w:val="24"/>
          <w:szCs w:val="24"/>
          <w:lang w:val="en-GB"/>
        </w:rPr>
        <w:t>)</w:t>
      </w:r>
      <w:r w:rsidR="00CB2C00" w:rsidRPr="00A04A57">
        <w:rPr>
          <w:rFonts w:ascii="Times New Roman" w:hAnsi="Times New Roman" w:cs="Times New Roman"/>
          <w:sz w:val="24"/>
          <w:szCs w:val="24"/>
          <w:lang w:val="en-GB"/>
        </w:rPr>
        <w:t>.</w:t>
      </w:r>
      <w:bookmarkEnd w:id="14"/>
      <w:r w:rsidR="00CB2C00" w:rsidRPr="00A04A57">
        <w:rPr>
          <w:rFonts w:ascii="Times New Roman" w:hAnsi="Times New Roman" w:cs="Times New Roman"/>
          <w:sz w:val="24"/>
          <w:szCs w:val="24"/>
          <w:lang w:val="en-GB"/>
        </w:rPr>
        <w:t xml:space="preserve"> If FDi values truly reflect feature </w:t>
      </w:r>
      <w:r w:rsidR="00E57A22" w:rsidRPr="00A04A57">
        <w:rPr>
          <w:rFonts w:ascii="Times New Roman" w:hAnsi="Times New Roman" w:cs="Times New Roman"/>
          <w:sz w:val="24"/>
          <w:szCs w:val="24"/>
          <w:lang w:val="en-GB"/>
        </w:rPr>
        <w:t>importance for i</w:t>
      </w:r>
      <w:r w:rsidR="00CB2C00" w:rsidRPr="00A04A57">
        <w:rPr>
          <w:rFonts w:ascii="Times New Roman" w:hAnsi="Times New Roman" w:cs="Times New Roman"/>
          <w:sz w:val="24"/>
          <w:szCs w:val="24"/>
          <w:lang w:val="en-GB"/>
        </w:rPr>
        <w:t xml:space="preserve">mage recognition, images resulting from the summation of features with the highest FDi values should be most </w:t>
      </w:r>
      <w:r w:rsidR="00A144D5" w:rsidRPr="00A04A57">
        <w:rPr>
          <w:rFonts w:ascii="Times New Roman" w:hAnsi="Times New Roman" w:cs="Times New Roman"/>
          <w:sz w:val="24"/>
          <w:szCs w:val="24"/>
          <w:lang w:val="en-GB"/>
        </w:rPr>
        <w:t>recognizable</w:t>
      </w:r>
      <w:bookmarkStart w:id="15" w:name="_Hlk40014591"/>
      <w:r w:rsidR="00CB2C00" w:rsidRPr="00A04A57">
        <w:rPr>
          <w:rFonts w:ascii="Times New Roman" w:hAnsi="Times New Roman" w:cs="Times New Roman"/>
          <w:sz w:val="24"/>
          <w:szCs w:val="24"/>
          <w:lang w:val="en-GB"/>
        </w:rPr>
        <w:t xml:space="preserve">. </w:t>
      </w:r>
      <w:bookmarkStart w:id="16" w:name="_Hlk40444209"/>
      <w:r w:rsidR="00586664" w:rsidRPr="00A04A57">
        <w:rPr>
          <w:rFonts w:ascii="Times New Roman" w:hAnsi="Times New Roman" w:cs="Times New Roman"/>
          <w:sz w:val="24"/>
          <w:szCs w:val="24"/>
          <w:lang w:val="en-GB"/>
        </w:rPr>
        <w:t xml:space="preserve">Visual inspection of </w:t>
      </w:r>
      <w:r w:rsidR="00CB2C00" w:rsidRPr="00A04A57">
        <w:rPr>
          <w:rFonts w:ascii="Times New Roman" w:hAnsi="Times New Roman" w:cs="Times New Roman"/>
          <w:sz w:val="24"/>
          <w:szCs w:val="24"/>
          <w:lang w:val="en-GB"/>
        </w:rPr>
        <w:t xml:space="preserve">images reconstructed from the 200 features with the highest FDi values </w:t>
      </w:r>
      <w:r w:rsidR="00586664" w:rsidRPr="00A04A57">
        <w:rPr>
          <w:rFonts w:ascii="Times New Roman" w:hAnsi="Times New Roman" w:cs="Times New Roman"/>
          <w:sz w:val="24"/>
          <w:szCs w:val="24"/>
          <w:lang w:val="en-GB"/>
        </w:rPr>
        <w:t>revealed that these images w</w:t>
      </w:r>
      <w:r w:rsidR="00CB2C00" w:rsidRPr="00A04A57">
        <w:rPr>
          <w:rFonts w:ascii="Times New Roman" w:hAnsi="Times New Roman" w:cs="Times New Roman"/>
          <w:sz w:val="24"/>
          <w:szCs w:val="24"/>
          <w:lang w:val="en-GB"/>
        </w:rPr>
        <w:t>ere easier to recognize than images reconstructed from the 200 features with the lowest FDi values (</w:t>
      </w:r>
      <w:r w:rsidR="00A144D5" w:rsidRPr="00A04A57">
        <w:rPr>
          <w:rFonts w:ascii="Times New Roman" w:hAnsi="Times New Roman" w:cs="Times New Roman"/>
          <w:sz w:val="24"/>
          <w:szCs w:val="24"/>
          <w:lang w:val="en-GB"/>
        </w:rPr>
        <w:t xml:space="preserve">shown for </w:t>
      </w:r>
      <w:r w:rsidR="00CB2C00" w:rsidRPr="00A04A57">
        <w:rPr>
          <w:rFonts w:ascii="Times New Roman" w:hAnsi="Times New Roman" w:cs="Times New Roman"/>
          <w:sz w:val="24"/>
          <w:szCs w:val="24"/>
          <w:lang w:val="en-GB"/>
        </w:rPr>
        <w:t xml:space="preserve">one exemplary image </w:t>
      </w:r>
      <w:r w:rsidR="00A144D5" w:rsidRPr="00A04A57">
        <w:rPr>
          <w:rFonts w:ascii="Times New Roman" w:hAnsi="Times New Roman" w:cs="Times New Roman"/>
          <w:sz w:val="24"/>
          <w:szCs w:val="24"/>
          <w:lang w:val="en-GB"/>
        </w:rPr>
        <w:t>i</w:t>
      </w:r>
      <w:r w:rsidR="00CB2C00" w:rsidRPr="00A04A57">
        <w:rPr>
          <w:rFonts w:ascii="Times New Roman" w:hAnsi="Times New Roman" w:cs="Times New Roman"/>
          <w:sz w:val="24"/>
          <w:szCs w:val="24"/>
          <w:lang w:val="en-GB"/>
        </w:rPr>
        <w:t>n Figure 1c</w:t>
      </w:r>
      <w:r w:rsidR="00586664" w:rsidRPr="00A04A57">
        <w:rPr>
          <w:rFonts w:ascii="Times New Roman" w:hAnsi="Times New Roman" w:cs="Times New Roman"/>
          <w:sz w:val="24"/>
          <w:szCs w:val="24"/>
          <w:lang w:val="en-GB"/>
        </w:rPr>
        <w:t xml:space="preserve"> and for all images in </w:t>
      </w:r>
      <w:r w:rsidR="002402AB" w:rsidRPr="00A04A57">
        <w:rPr>
          <w:rFonts w:ascii="Times New Roman" w:hAnsi="Times New Roman" w:cs="Times New Roman"/>
          <w:sz w:val="24"/>
          <w:szCs w:val="24"/>
          <w:lang w:val="en-GB"/>
        </w:rPr>
        <w:t xml:space="preserve">the </w:t>
      </w:r>
      <w:r w:rsidR="00586664" w:rsidRPr="00A04A57">
        <w:rPr>
          <w:rFonts w:ascii="Times New Roman" w:hAnsi="Times New Roman" w:cs="Times New Roman"/>
          <w:sz w:val="24"/>
          <w:szCs w:val="24"/>
          <w:lang w:val="en-GB"/>
        </w:rPr>
        <w:t>supplementary figure</w:t>
      </w:r>
      <w:r w:rsidR="00CB2C00"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 xml:space="preserve"> This observation, however, does </w:t>
      </w:r>
      <w:r w:rsidR="001A6B3A" w:rsidRPr="00A04A57">
        <w:rPr>
          <w:rFonts w:ascii="Times New Roman" w:hAnsi="Times New Roman" w:cs="Times New Roman"/>
          <w:sz w:val="24"/>
          <w:szCs w:val="24"/>
          <w:lang w:val="en-GB"/>
        </w:rPr>
        <w:t>n</w:t>
      </w:r>
      <w:r w:rsidR="00157116" w:rsidRPr="00A04A57">
        <w:rPr>
          <w:rFonts w:ascii="Times New Roman" w:hAnsi="Times New Roman" w:cs="Times New Roman"/>
          <w:sz w:val="24"/>
          <w:szCs w:val="24"/>
          <w:lang w:val="en-GB"/>
        </w:rPr>
        <w:t xml:space="preserve">ot </w:t>
      </w:r>
      <w:r w:rsidR="00586664" w:rsidRPr="00A04A57">
        <w:rPr>
          <w:rFonts w:ascii="Times New Roman" w:hAnsi="Times New Roman" w:cs="Times New Roman"/>
          <w:sz w:val="24"/>
          <w:szCs w:val="24"/>
          <w:lang w:val="en-GB"/>
        </w:rPr>
        <w:t>quantitatively validate the efficacy of our method. Therefore, we have</w:t>
      </w:r>
      <w:r w:rsidR="00157116" w:rsidRPr="00A04A57">
        <w:rPr>
          <w:rFonts w:ascii="Times New Roman" w:hAnsi="Times New Roman" w:cs="Times New Roman"/>
          <w:sz w:val="24"/>
          <w:szCs w:val="24"/>
          <w:lang w:val="en-GB"/>
        </w:rPr>
        <w:t xml:space="preserve">, in addition, </w:t>
      </w:r>
      <w:r w:rsidR="00CB2C00" w:rsidRPr="00A04A57">
        <w:rPr>
          <w:rFonts w:ascii="Times New Roman" w:hAnsi="Times New Roman" w:cs="Times New Roman"/>
          <w:sz w:val="24"/>
          <w:szCs w:val="24"/>
          <w:lang w:val="en-GB"/>
        </w:rPr>
        <w:t xml:space="preserve">validated </w:t>
      </w:r>
      <w:r w:rsidR="00586664" w:rsidRPr="00A04A57">
        <w:rPr>
          <w:rFonts w:ascii="Times New Roman" w:hAnsi="Times New Roman" w:cs="Times New Roman"/>
          <w:sz w:val="24"/>
          <w:szCs w:val="24"/>
          <w:lang w:val="en-GB"/>
        </w:rPr>
        <w:t xml:space="preserve">our method by assessing the replicability of the pattern of FDi values </w:t>
      </w:r>
      <w:r w:rsidR="00157116" w:rsidRPr="00A04A57">
        <w:rPr>
          <w:rFonts w:ascii="Times New Roman" w:hAnsi="Times New Roman" w:cs="Times New Roman"/>
          <w:sz w:val="24"/>
          <w:szCs w:val="24"/>
          <w:lang w:val="en-GB"/>
        </w:rPr>
        <w:t>(</w:t>
      </w:r>
      <w:r w:rsidR="00586664" w:rsidRPr="00A04A57">
        <w:rPr>
          <w:rFonts w:ascii="Times New Roman" w:hAnsi="Times New Roman" w:cs="Times New Roman"/>
          <w:sz w:val="24"/>
          <w:szCs w:val="24"/>
          <w:lang w:val="en-GB"/>
        </w:rPr>
        <w:t>across all 10,000 features</w:t>
      </w:r>
      <w:r w:rsidR="00157116" w:rsidRPr="00A04A57">
        <w:rPr>
          <w:rFonts w:ascii="Times New Roman" w:hAnsi="Times New Roman" w:cs="Times New Roman"/>
          <w:sz w:val="24"/>
          <w:szCs w:val="24"/>
          <w:lang w:val="en-GB"/>
        </w:rPr>
        <w:t xml:space="preserve">) between participants. This analysis revealed significant replicability of FDi patterns across participants (Pearson </w:t>
      </w:r>
      <w:del w:id="17" w:author="Arjen Alink" w:date="2020-07-14T12:42:00Z">
        <w:r w:rsidR="00157116" w:rsidRPr="00A04A57" w:rsidDel="00AA7424">
          <w:rPr>
            <w:rFonts w:ascii="Times New Roman" w:hAnsi="Times New Roman" w:cs="Times New Roman"/>
            <w:sz w:val="24"/>
            <w:szCs w:val="24"/>
            <w:lang w:val="en-GB"/>
          </w:rPr>
          <w:delText>rho</w:delText>
        </w:r>
      </w:del>
      <w:ins w:id="18" w:author="Arjen Alink" w:date="2020-07-14T12:42:00Z">
        <w:r w:rsidR="00AA7424">
          <w:rPr>
            <w:rFonts w:ascii="Times New Roman" w:hAnsi="Times New Roman" w:cs="Times New Roman"/>
            <w:sz w:val="24"/>
            <w:szCs w:val="24"/>
            <w:lang w:val="en-GB"/>
          </w:rPr>
          <w:t>r</w:t>
        </w:r>
      </w:ins>
      <w:r w:rsidR="00157116" w:rsidRPr="00A04A57">
        <w:rPr>
          <w:rFonts w:ascii="Times New Roman" w:hAnsi="Times New Roman" w:cs="Times New Roman"/>
          <w:sz w:val="24"/>
          <w:szCs w:val="24"/>
          <w:lang w:val="en-GB"/>
        </w:rPr>
        <w:t xml:space="preserve"> = .081, p &lt; .0001, permutation-based test, Figure 1c).  </w:t>
      </w:r>
      <w:r w:rsidR="00586664" w:rsidRPr="00A04A57">
        <w:rPr>
          <w:rFonts w:ascii="Times New Roman" w:hAnsi="Times New Roman" w:cs="Times New Roman"/>
          <w:sz w:val="24"/>
          <w:szCs w:val="24"/>
          <w:lang w:val="en-GB"/>
        </w:rPr>
        <w:t xml:space="preserve"> </w:t>
      </w:r>
      <w:bookmarkEnd w:id="16"/>
      <w:r w:rsidR="00586664" w:rsidRPr="00A04A57">
        <w:rPr>
          <w:rFonts w:ascii="Times New Roman" w:hAnsi="Times New Roman" w:cs="Times New Roman"/>
          <w:sz w:val="24"/>
          <w:szCs w:val="24"/>
          <w:lang w:val="en-GB"/>
        </w:rPr>
        <w:t xml:space="preserve"> </w:t>
      </w:r>
    </w:p>
    <w:bookmarkEnd w:id="1"/>
    <w:bookmarkEnd w:id="15"/>
    <w:p w14:paraId="7FE567F9" w14:textId="2CB39515" w:rsidR="002222E7" w:rsidRPr="00A04A57" w:rsidRDefault="0089285A" w:rsidP="001521BA">
      <w:pPr>
        <w:spacing w:line="360" w:lineRule="auto"/>
        <w:rPr>
          <w:rFonts w:ascii="Times New Roman" w:hAnsi="Times New Roman" w:cs="Times New Roman"/>
          <w:sz w:val="24"/>
          <w:szCs w:val="24"/>
          <w:lang w:val="en-GB"/>
        </w:rPr>
      </w:pPr>
      <w:r w:rsidRPr="00F22E23">
        <w:rPr>
          <w:rFonts w:ascii="Times New Roman" w:hAnsi="Times New Roman" w:cs="Times New Roman"/>
          <w:noProof/>
          <w:lang w:val="en-GB" w:eastAsia="en-GB"/>
        </w:rPr>
        <w:lastRenderedPageBreak/>
        <mc:AlternateContent>
          <mc:Choice Requires="wps">
            <w:drawing>
              <wp:anchor distT="0" distB="0" distL="114300" distR="114300" simplePos="0" relativeHeight="251668480" behindDoc="0" locked="0" layoutInCell="1" allowOverlap="1" wp14:anchorId="3C8B30B8" wp14:editId="23BEC756">
                <wp:simplePos x="0" y="0"/>
                <wp:positionH relativeFrom="column">
                  <wp:posOffset>41275</wp:posOffset>
                </wp:positionH>
                <wp:positionV relativeFrom="paragraph">
                  <wp:posOffset>125730</wp:posOffset>
                </wp:positionV>
                <wp:extent cx="2061845" cy="4114800"/>
                <wp:effectExtent l="0" t="0" r="0" b="0"/>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1845" cy="4114800"/>
                        </a:xfrm>
                        <a:prstGeom prst="rect">
                          <a:avLst/>
                        </a:prstGeom>
                        <a:solidFill>
                          <a:srgbClr val="FFFFFF"/>
                        </a:solidFill>
                        <a:ln w="9525">
                          <a:noFill/>
                          <a:miter lim="800000"/>
                          <a:headEnd/>
                          <a:tailEnd/>
                        </a:ln>
                      </wps:spPr>
                      <wps:txb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3C8B30B8" id="_x0000_t202" coordsize="21600,21600" o:spt="202" path="m,l,21600r21600,l21600,xe">
                <v:stroke joinstyle="miter"/>
                <v:path gradientshapeok="t" o:connecttype="rect"/>
              </v:shapetype>
              <v:shape id="Textfeld 2" o:spid="_x0000_s1026" type="#_x0000_t202" style="position:absolute;margin-left:3.25pt;margin-top:9.9pt;width:162.35pt;height:3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" stroked="f">
                <v:textbox>
                  <w:txbxContent>
                    <w:p w14:paraId="6CDE2EAF" w14:textId="28FD6527"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1: Feature diagnosticity mapping. </w:t>
                      </w:r>
                      <w:r w:rsidRPr="003E0BD7">
                        <w:rPr>
                          <w:rFonts w:ascii="Times New Roman" w:hAnsi="Times New Roman" w:cs="Times New Roman"/>
                        </w:rPr>
                        <w:t>a) Stimuli were reconstructed using the 1000 Gabor wavelets that best explained the pixel intensity in the original images. A random subset (90) of these features was presented during each trial while participants judged whether the image depicted a cat or a dog. A feature diagnosticity index (FDi) was computed based on the behavioral responses using an approach similar to reverse correlation. b) Images depicting the sum of the 200 features with highest (best features) and lowest (worst features) FDi values. c) graph showing that FDi value patterns replicate between participants (see methods for more details).</w:t>
                      </w:r>
                    </w:p>
                  </w:txbxContent>
                </v:textbox>
                <w10:wrap type="square"/>
              </v:shape>
            </w:pict>
          </mc:Fallback>
        </mc:AlternateContent>
      </w:r>
      <w:r w:rsidR="00963761" w:rsidRPr="00F22E23">
        <w:rPr>
          <w:rFonts w:ascii="Times New Roman" w:hAnsi="Times New Roman" w:cs="Times New Roman"/>
          <w:noProof/>
          <w:lang w:val="en-GB"/>
        </w:rPr>
        <w:drawing>
          <wp:inline distT="0" distB="0" distL="0" distR="0" wp14:anchorId="43012D18" wp14:editId="2B0E93E5">
            <wp:extent cx="3327925" cy="4157932"/>
            <wp:effectExtent l="0" t="0" r="0" b="0"/>
            <wp:docPr id="69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4"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5864" cy="4167851"/>
                    </a:xfrm>
                    <a:prstGeom prst="rect">
                      <a:avLst/>
                    </a:prstGeom>
                    <a:noFill/>
                    <a:ln>
                      <a:noFill/>
                    </a:ln>
                    <a:effectLst/>
                  </pic:spPr>
                </pic:pic>
              </a:graphicData>
            </a:graphic>
          </wp:inline>
        </w:drawing>
      </w:r>
      <w:bookmarkStart w:id="19" w:name="_Hlk519086399"/>
    </w:p>
    <w:p w14:paraId="4F2E607E" w14:textId="0C0D7773" w:rsidR="00537D59" w:rsidRPr="00A04A57" w:rsidRDefault="003849E0" w:rsidP="001521BA">
      <w:pPr>
        <w:spacing w:line="360" w:lineRule="auto"/>
        <w:jc w:val="both"/>
        <w:rPr>
          <w:rFonts w:ascii="Times New Roman" w:hAnsi="Times New Roman" w:cs="Times New Roman"/>
          <w:noProof/>
          <w:sz w:val="24"/>
          <w:szCs w:val="24"/>
          <w:lang w:val="en-GB" w:eastAsia="en-GB"/>
        </w:rPr>
      </w:pPr>
      <w:bookmarkStart w:id="20" w:name="_Hlk40444242"/>
      <w:r w:rsidRPr="00A04A57">
        <w:rPr>
          <w:rFonts w:ascii="Times New Roman" w:hAnsi="Times New Roman" w:cs="Times New Roman"/>
          <w:sz w:val="24"/>
          <w:szCs w:val="24"/>
          <w:lang w:val="en-GB"/>
        </w:rPr>
        <w:t xml:space="preserve">After having </w:t>
      </w:r>
      <w:r w:rsidR="003749A2" w:rsidRPr="00A04A57">
        <w:rPr>
          <w:rFonts w:ascii="Times New Roman" w:hAnsi="Times New Roman" w:cs="Times New Roman"/>
          <w:sz w:val="24"/>
          <w:szCs w:val="24"/>
          <w:lang w:val="en-GB"/>
        </w:rPr>
        <w:t xml:space="preserve">established </w:t>
      </w:r>
      <w:r w:rsidRPr="00A04A57">
        <w:rPr>
          <w:rFonts w:ascii="Times New Roman" w:hAnsi="Times New Roman" w:cs="Times New Roman"/>
          <w:sz w:val="24"/>
          <w:szCs w:val="24"/>
          <w:lang w:val="en-GB"/>
        </w:rPr>
        <w:t xml:space="preserve">that </w:t>
      </w:r>
      <w:proofErr w:type="spellStart"/>
      <w:r w:rsidRPr="00A04A57">
        <w:rPr>
          <w:rFonts w:ascii="Times New Roman" w:hAnsi="Times New Roman" w:cs="Times New Roman"/>
          <w:sz w:val="24"/>
          <w:szCs w:val="24"/>
          <w:lang w:val="en-GB"/>
        </w:rPr>
        <w:t>FDi</w:t>
      </w:r>
      <w:proofErr w:type="spellEnd"/>
      <w:r w:rsidRPr="00A04A57">
        <w:rPr>
          <w:rFonts w:ascii="Times New Roman" w:hAnsi="Times New Roman" w:cs="Times New Roman"/>
          <w:sz w:val="24"/>
          <w:szCs w:val="24"/>
          <w:lang w:val="en-GB"/>
        </w:rPr>
        <w:t xml:space="preserve"> values </w:t>
      </w:r>
      <w:del w:id="21" w:author="Arjen Alink" w:date="2020-07-14T13:38:00Z">
        <w:r w:rsidRPr="00A04A57" w:rsidDel="00BF374F">
          <w:rPr>
            <w:rFonts w:ascii="Times New Roman" w:hAnsi="Times New Roman" w:cs="Times New Roman"/>
            <w:sz w:val="24"/>
            <w:szCs w:val="24"/>
            <w:lang w:val="en-GB"/>
          </w:rPr>
          <w:delText xml:space="preserve">reliably </w:delText>
        </w:r>
      </w:del>
      <w:r w:rsidRPr="00A04A57">
        <w:rPr>
          <w:rFonts w:ascii="Times New Roman" w:hAnsi="Times New Roman" w:cs="Times New Roman"/>
          <w:sz w:val="24"/>
          <w:szCs w:val="24"/>
          <w:lang w:val="en-GB"/>
        </w:rPr>
        <w:t>measure the importance of features</w:t>
      </w:r>
      <w:r w:rsidR="00611288" w:rsidRPr="00A04A57">
        <w:rPr>
          <w:rFonts w:ascii="Times New Roman" w:hAnsi="Times New Roman" w:cs="Times New Roman"/>
          <w:sz w:val="24"/>
          <w:szCs w:val="24"/>
          <w:lang w:val="en-GB"/>
        </w:rPr>
        <w:t xml:space="preserve"> for image recognition</w:t>
      </w:r>
      <w:r w:rsidRPr="00A04A57">
        <w:rPr>
          <w:rFonts w:ascii="Times New Roman" w:hAnsi="Times New Roman" w:cs="Times New Roman"/>
          <w:sz w:val="24"/>
          <w:szCs w:val="24"/>
          <w:lang w:val="en-GB"/>
        </w:rPr>
        <w:t>, w</w:t>
      </w:r>
      <w:r w:rsidR="007D5DE4" w:rsidRPr="00A04A57">
        <w:rPr>
          <w:rFonts w:ascii="Times New Roman" w:hAnsi="Times New Roman" w:cs="Times New Roman"/>
          <w:sz w:val="24"/>
          <w:szCs w:val="24"/>
          <w:lang w:val="en-GB"/>
        </w:rPr>
        <w:t xml:space="preserve">e </w:t>
      </w:r>
      <w:r w:rsidR="00122B67" w:rsidRPr="00A04A57">
        <w:rPr>
          <w:rFonts w:ascii="Times New Roman" w:hAnsi="Times New Roman" w:cs="Times New Roman"/>
          <w:sz w:val="24"/>
          <w:szCs w:val="24"/>
          <w:lang w:val="en-GB"/>
        </w:rPr>
        <w:t xml:space="preserve">tested </w:t>
      </w:r>
      <w:r w:rsidRPr="00A04A57">
        <w:rPr>
          <w:rFonts w:ascii="Times New Roman" w:hAnsi="Times New Roman" w:cs="Times New Roman"/>
          <w:sz w:val="24"/>
          <w:szCs w:val="24"/>
          <w:lang w:val="en-GB"/>
        </w:rPr>
        <w:t xml:space="preserve">if </w:t>
      </w:r>
      <w:r w:rsidR="00122B67" w:rsidRPr="00A04A57">
        <w:rPr>
          <w:rFonts w:ascii="Times New Roman" w:hAnsi="Times New Roman" w:cs="Times New Roman"/>
          <w:sz w:val="24"/>
          <w:szCs w:val="24"/>
          <w:lang w:val="en-GB"/>
        </w:rPr>
        <w:t xml:space="preserve">FDi values </w:t>
      </w:r>
      <w:r w:rsidRPr="00A04A57">
        <w:rPr>
          <w:rFonts w:ascii="Times New Roman" w:hAnsi="Times New Roman" w:cs="Times New Roman"/>
          <w:sz w:val="24"/>
          <w:szCs w:val="24"/>
          <w:lang w:val="en-GB"/>
        </w:rPr>
        <w:t xml:space="preserve">are </w:t>
      </w:r>
      <w:r w:rsidR="00122B67" w:rsidRPr="00A04A57">
        <w:rPr>
          <w:rFonts w:ascii="Times New Roman" w:hAnsi="Times New Roman" w:cs="Times New Roman"/>
          <w:sz w:val="24"/>
          <w:szCs w:val="24"/>
          <w:lang w:val="en-GB"/>
        </w:rPr>
        <w:t xml:space="preserve">elevated for high-spatial frequency features </w:t>
      </w:r>
      <w:r w:rsidR="00902519" w:rsidRPr="00A04A57">
        <w:rPr>
          <w:rFonts w:ascii="Times New Roman" w:hAnsi="Times New Roman" w:cs="Times New Roman"/>
          <w:sz w:val="24"/>
          <w:szCs w:val="24"/>
          <w:lang w:val="en-GB"/>
        </w:rPr>
        <w:t>in h</w:t>
      </w:r>
      <w:r w:rsidR="00231F47" w:rsidRPr="00A04A57">
        <w:rPr>
          <w:rFonts w:ascii="Times New Roman" w:hAnsi="Times New Roman" w:cs="Times New Roman"/>
          <w:sz w:val="24"/>
          <w:szCs w:val="24"/>
          <w:lang w:val="en-GB"/>
        </w:rPr>
        <w:t>igh</w:t>
      </w:r>
      <w:r w:rsidR="007D5DE4" w:rsidRPr="00A04A57">
        <w:rPr>
          <w:rFonts w:ascii="Times New Roman" w:hAnsi="Times New Roman" w:cs="Times New Roman"/>
          <w:sz w:val="24"/>
          <w:szCs w:val="24"/>
          <w:lang w:val="en-GB"/>
        </w:rPr>
        <w:t>-</w:t>
      </w:r>
      <w:r w:rsidR="00231F47" w:rsidRPr="00A04A57">
        <w:rPr>
          <w:rFonts w:ascii="Times New Roman" w:hAnsi="Times New Roman" w:cs="Times New Roman"/>
          <w:sz w:val="24"/>
          <w:szCs w:val="24"/>
          <w:lang w:val="en-GB"/>
        </w:rPr>
        <w:t>AQ individuals</w:t>
      </w:r>
      <w:r w:rsidR="007D5DE4" w:rsidRPr="00A04A57">
        <w:rPr>
          <w:rFonts w:ascii="Times New Roman" w:hAnsi="Times New Roman" w:cs="Times New Roman"/>
          <w:sz w:val="24"/>
          <w:szCs w:val="24"/>
          <w:lang w:val="en-GB"/>
        </w:rPr>
        <w:t xml:space="preserve">. </w:t>
      </w:r>
      <w:bookmarkStart w:id="22" w:name="_Hlk40443984"/>
      <w:r w:rsidR="007D5DE4" w:rsidRPr="00A04A57">
        <w:rPr>
          <w:rFonts w:ascii="Times New Roman" w:hAnsi="Times New Roman" w:cs="Times New Roman"/>
          <w:sz w:val="24"/>
          <w:szCs w:val="24"/>
          <w:lang w:val="en-GB"/>
        </w:rPr>
        <w:t>To this end, we</w:t>
      </w:r>
      <w:r w:rsidR="00A97450" w:rsidRPr="00A04A57">
        <w:rPr>
          <w:rFonts w:ascii="Times New Roman" w:hAnsi="Times New Roman" w:cs="Times New Roman"/>
          <w:sz w:val="24"/>
          <w:szCs w:val="24"/>
          <w:lang w:val="en-GB"/>
        </w:rPr>
        <w:t xml:space="preserve"> </w:t>
      </w:r>
      <w:r w:rsidR="002A4FDF" w:rsidRPr="00A04A57">
        <w:rPr>
          <w:rFonts w:ascii="Times New Roman" w:hAnsi="Times New Roman" w:cs="Times New Roman"/>
          <w:sz w:val="24"/>
          <w:szCs w:val="24"/>
          <w:lang w:val="en-GB"/>
        </w:rPr>
        <w:t xml:space="preserve">grouped </w:t>
      </w:r>
      <w:r w:rsidR="00A97450" w:rsidRPr="00A04A57">
        <w:rPr>
          <w:rFonts w:ascii="Times New Roman" w:hAnsi="Times New Roman" w:cs="Times New Roman"/>
          <w:sz w:val="24"/>
          <w:szCs w:val="24"/>
          <w:lang w:val="en-GB"/>
        </w:rPr>
        <w:t xml:space="preserve">features into </w:t>
      </w:r>
      <w:r w:rsidR="00EA1D8A" w:rsidRPr="00A04A57">
        <w:rPr>
          <w:rFonts w:ascii="Times New Roman" w:hAnsi="Times New Roman" w:cs="Times New Roman"/>
          <w:sz w:val="24"/>
          <w:szCs w:val="24"/>
          <w:lang w:val="en-GB"/>
        </w:rPr>
        <w:t xml:space="preserve">five </w:t>
      </w:r>
      <w:r w:rsidR="003749A2" w:rsidRPr="00A04A57">
        <w:rPr>
          <w:rFonts w:ascii="Times New Roman" w:hAnsi="Times New Roman" w:cs="Times New Roman"/>
          <w:sz w:val="24"/>
          <w:szCs w:val="24"/>
          <w:lang w:val="en-GB"/>
        </w:rPr>
        <w:t>equally-</w:t>
      </w:r>
      <w:r w:rsidR="00A97450" w:rsidRPr="00A04A57">
        <w:rPr>
          <w:rFonts w:ascii="Times New Roman" w:hAnsi="Times New Roman" w:cs="Times New Roman"/>
          <w:sz w:val="24"/>
          <w:szCs w:val="24"/>
          <w:lang w:val="en-GB"/>
        </w:rPr>
        <w:t xml:space="preserve">sized </w:t>
      </w:r>
      <w:r w:rsidR="00EA1D8A" w:rsidRPr="00A04A57">
        <w:rPr>
          <w:rFonts w:ascii="Times New Roman" w:hAnsi="Times New Roman" w:cs="Times New Roman"/>
          <w:sz w:val="24"/>
          <w:szCs w:val="24"/>
          <w:lang w:val="en-GB"/>
        </w:rPr>
        <w:t>bins</w:t>
      </w:r>
      <w:r w:rsidR="00A97450" w:rsidRPr="00A04A57">
        <w:rPr>
          <w:rFonts w:ascii="Times New Roman" w:hAnsi="Times New Roman" w:cs="Times New Roman"/>
          <w:sz w:val="24"/>
          <w:szCs w:val="24"/>
          <w:lang w:val="en-GB"/>
        </w:rPr>
        <w:t xml:space="preserve"> </w:t>
      </w:r>
      <w:r w:rsidR="00545ED2" w:rsidRPr="00A04A57">
        <w:rPr>
          <w:rFonts w:ascii="Times New Roman" w:hAnsi="Times New Roman" w:cs="Times New Roman"/>
          <w:sz w:val="24"/>
          <w:szCs w:val="24"/>
          <w:lang w:val="en-GB"/>
        </w:rPr>
        <w:t xml:space="preserve">(containing 2000 features each) </w:t>
      </w:r>
      <w:r w:rsidR="00A97450" w:rsidRPr="00A04A57">
        <w:rPr>
          <w:rFonts w:ascii="Times New Roman" w:hAnsi="Times New Roman" w:cs="Times New Roman"/>
          <w:sz w:val="24"/>
          <w:szCs w:val="24"/>
          <w:lang w:val="en-GB"/>
        </w:rPr>
        <w:t xml:space="preserve">with ascending feature spatial </w:t>
      </w:r>
      <w:r w:rsidR="00591750" w:rsidRPr="00A04A57">
        <w:rPr>
          <w:rFonts w:ascii="Times New Roman" w:hAnsi="Times New Roman" w:cs="Times New Roman"/>
          <w:sz w:val="24"/>
          <w:szCs w:val="24"/>
          <w:lang w:val="en-GB"/>
        </w:rPr>
        <w:t>frequencies</w:t>
      </w:r>
      <w:r w:rsidR="00F55F60" w:rsidRPr="00A04A57">
        <w:rPr>
          <w:rFonts w:ascii="Times New Roman" w:hAnsi="Times New Roman" w:cs="Times New Roman"/>
          <w:sz w:val="24"/>
          <w:szCs w:val="24"/>
          <w:lang w:val="en-GB"/>
        </w:rPr>
        <w:t xml:space="preserve">. Spatial frequency ranges for </w:t>
      </w:r>
      <w:r w:rsidR="00CC4094" w:rsidRPr="00A04A57">
        <w:rPr>
          <w:rFonts w:ascii="Times New Roman" w:hAnsi="Times New Roman" w:cs="Times New Roman"/>
          <w:sz w:val="24"/>
          <w:szCs w:val="24"/>
          <w:lang w:val="en-GB"/>
        </w:rPr>
        <w:t>bin 1</w:t>
      </w:r>
      <w:r w:rsidR="00F55F60" w:rsidRPr="00A04A57">
        <w:rPr>
          <w:rFonts w:ascii="Times New Roman" w:hAnsi="Times New Roman" w:cs="Times New Roman"/>
          <w:sz w:val="24"/>
          <w:szCs w:val="24"/>
          <w:lang w:val="en-GB"/>
        </w:rPr>
        <w:t>-5 in cycles per degree visual angle were resp.: 0.24- 0.60,</w:t>
      </w:r>
      <w:r w:rsidR="00F55F60" w:rsidRPr="00A04A57">
        <w:rPr>
          <w:lang w:val="en-GB"/>
        </w:rPr>
        <w:t xml:space="preserve"> </w:t>
      </w:r>
      <w:r w:rsidR="00F55F60" w:rsidRPr="00A04A57">
        <w:rPr>
          <w:rFonts w:ascii="Times New Roman" w:hAnsi="Times New Roman" w:cs="Times New Roman"/>
          <w:sz w:val="24"/>
          <w:szCs w:val="24"/>
          <w:lang w:val="en-GB"/>
        </w:rPr>
        <w:t>0.60-0.89, 0.89-1.21, 1.21-1.52 and 1.52-2.07.</w:t>
      </w:r>
      <w:bookmarkEnd w:id="20"/>
      <w:bookmarkEnd w:id="22"/>
      <w:r w:rsidR="00F55F60"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We</w:t>
      </w:r>
      <w:r w:rsidR="002A4FDF" w:rsidRPr="00A04A57">
        <w:rPr>
          <w:rFonts w:ascii="Times New Roman" w:hAnsi="Times New Roman" w:cs="Times New Roman"/>
          <w:sz w:val="24"/>
          <w:szCs w:val="24"/>
          <w:lang w:val="en-GB"/>
        </w:rPr>
        <w:t xml:space="preserve"> </w:t>
      </w:r>
      <w:r w:rsidR="006C69B2" w:rsidRPr="00A04A57">
        <w:rPr>
          <w:rFonts w:ascii="Times New Roman" w:hAnsi="Times New Roman" w:cs="Times New Roman"/>
          <w:sz w:val="24"/>
          <w:szCs w:val="24"/>
          <w:lang w:val="en-GB"/>
        </w:rPr>
        <w:t>tested for an</w:t>
      </w:r>
      <w:r w:rsidR="002A4FDF" w:rsidRPr="00A04A57">
        <w:rPr>
          <w:rFonts w:ascii="Times New Roman" w:hAnsi="Times New Roman" w:cs="Times New Roman"/>
          <w:sz w:val="24"/>
          <w:szCs w:val="24"/>
          <w:lang w:val="en-GB"/>
        </w:rPr>
        <w:t xml:space="preserve"> interaction between </w:t>
      </w:r>
      <w:r w:rsidR="00A001A4" w:rsidRPr="00A04A57">
        <w:rPr>
          <w:rFonts w:ascii="Times New Roman" w:hAnsi="Times New Roman" w:cs="Times New Roman"/>
          <w:sz w:val="24"/>
          <w:szCs w:val="24"/>
          <w:lang w:val="en-GB"/>
        </w:rPr>
        <w:t>spatial frequency a</w:t>
      </w:r>
      <w:r w:rsidR="002A4FDF" w:rsidRPr="00A04A57">
        <w:rPr>
          <w:rFonts w:ascii="Times New Roman" w:hAnsi="Times New Roman" w:cs="Times New Roman"/>
          <w:sz w:val="24"/>
          <w:szCs w:val="24"/>
          <w:lang w:val="en-GB"/>
        </w:rPr>
        <w:t xml:space="preserve">nd AQ group using a </w:t>
      </w:r>
      <w:r w:rsidR="00E21AF7" w:rsidRPr="00F22E23">
        <w:rPr>
          <w:rFonts w:ascii="Times New Roman" w:hAnsi="Times New Roman" w:cs="Times New Roman"/>
          <w:noProof/>
          <w:sz w:val="24"/>
          <w:szCs w:val="24"/>
          <w:lang w:val="en-GB" w:eastAsia="en-GB"/>
        </w:rPr>
        <w:lastRenderedPageBreak/>
        <mc:AlternateContent>
          <mc:Choice Requires="wps">
            <w:drawing>
              <wp:anchor distT="45720" distB="45720" distL="114300" distR="114300" simplePos="0" relativeHeight="251649024" behindDoc="0" locked="0" layoutInCell="1" allowOverlap="1" wp14:anchorId="0E7C2481" wp14:editId="1A2B8C6A">
                <wp:simplePos x="0" y="0"/>
                <wp:positionH relativeFrom="margin">
                  <wp:posOffset>55131</wp:posOffset>
                </wp:positionH>
                <wp:positionV relativeFrom="paragraph">
                  <wp:posOffset>0</wp:posOffset>
                </wp:positionV>
                <wp:extent cx="3110865" cy="2456815"/>
                <wp:effectExtent l="0" t="0" r="0" b="635"/>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0865" cy="2456815"/>
                        </a:xfrm>
                        <a:prstGeom prst="rect">
                          <a:avLst/>
                        </a:prstGeom>
                        <a:solidFill>
                          <a:srgbClr val="FFFFFF"/>
                        </a:solidFill>
                        <a:ln w="9525">
                          <a:noFill/>
                          <a:miter lim="800000"/>
                          <a:headEnd/>
                          <a:tailEnd/>
                        </a:ln>
                      </wps:spPr>
                      <wps:txbx>
                        <w:txbxContent>
                          <w:p w14:paraId="219E55DB" w14:textId="1FA5BAA0" w:rsidR="00EF0E6B" w:rsidRPr="00A04A57" w:rsidRDefault="00EF0E6B" w:rsidP="006B32CF">
                            <w:pPr>
                              <w:spacing w:line="240" w:lineRule="auto"/>
                              <w:jc w:val="both"/>
                              <w:rPr>
                                <w:rFonts w:ascii="Times New Roman" w:hAnsi="Times New Roman" w:cs="Times New Roman"/>
                              </w:rPr>
                            </w:pPr>
                            <w:bookmarkStart w:id="23" w:name="_Hlk518999776"/>
                            <w:bookmarkStart w:id="24" w:name="_Hlk518999777"/>
                            <w:bookmarkStart w:id="25" w:name="_Hlk518999778"/>
                            <w:bookmarkStart w:id="26" w:name="_Hlk518999779"/>
                            <w:bookmarkStart w:id="27" w:name="_Hlk518999862"/>
                            <w:bookmarkStart w:id="28"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3"/>
                            <w:bookmarkEnd w:id="24"/>
                            <w:bookmarkEnd w:id="25"/>
                            <w:bookmarkEnd w:id="26"/>
                            <w:bookmarkEnd w:id="27"/>
                            <w:bookmarkEnd w:id="28"/>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7C2481" id="_x0000_s1027" type="#_x0000_t202" style="position:absolute;left:0;text-align:left;margin-left:4.35pt;margin-top:0;width:244.95pt;height:193.45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" stroked="f">
                <v:textbox>
                  <w:txbxContent>
                    <w:p w14:paraId="219E55DB" w14:textId="1FA5BAA0" w:rsidR="00EF0E6B" w:rsidRPr="00A04A57" w:rsidRDefault="00EF0E6B" w:rsidP="006B32CF">
                      <w:pPr>
                        <w:spacing w:line="240" w:lineRule="auto"/>
                        <w:jc w:val="both"/>
                        <w:rPr>
                          <w:rFonts w:ascii="Times New Roman" w:hAnsi="Times New Roman" w:cs="Times New Roman"/>
                        </w:rPr>
                      </w:pPr>
                      <w:bookmarkStart w:id="29" w:name="_Hlk518999776"/>
                      <w:bookmarkStart w:id="30" w:name="_Hlk518999777"/>
                      <w:bookmarkStart w:id="31" w:name="_Hlk518999778"/>
                      <w:bookmarkStart w:id="32" w:name="_Hlk518999779"/>
                      <w:bookmarkStart w:id="33" w:name="_Hlk518999862"/>
                      <w:bookmarkStart w:id="34" w:name="_Hlk518999863"/>
                      <w:r w:rsidRPr="00F55F60">
                        <w:rPr>
                          <w:rFonts w:ascii="Times New Roman" w:hAnsi="Times New Roman" w:cs="Times New Roman"/>
                          <w:b/>
                        </w:rPr>
                        <w:t xml:space="preserve">Figure 2: Effect of the number of autistic-like traits on the use of different types of visual features. </w:t>
                      </w:r>
                      <w:r w:rsidRPr="00F55F60">
                        <w:rPr>
                          <w:rFonts w:ascii="Times New Roman" w:hAnsi="Times New Roman" w:cs="Times New Roman"/>
                        </w:rPr>
                        <w:t>The top panel depicts how feature diagnosticity is affected by AQ group (high AQ = AQ&gt;14, low AQ = AQ&lt;15) and feature spatial frequency. A clear interaction was observed between these two factors, which revealed that high-AQ individuals rely more on high spatial frequency information when recognizing cat and dog images. We also assessed the importance of the distance of features from the eyes (middle panel) and the image center (lower panel) but found no interaction between these factors and AQ group</w:t>
                      </w:r>
                      <w:r w:rsidRPr="00A04A57">
                        <w:rPr>
                          <w:rFonts w:ascii="Times New Roman" w:hAnsi="Times New Roman" w:cs="Times New Roman"/>
                        </w:rPr>
                        <w:t>.</w:t>
                      </w:r>
                      <w:bookmarkEnd w:id="29"/>
                      <w:bookmarkEnd w:id="30"/>
                      <w:bookmarkEnd w:id="31"/>
                      <w:bookmarkEnd w:id="32"/>
                      <w:bookmarkEnd w:id="33"/>
                      <w:bookmarkEnd w:id="34"/>
                      <w:r w:rsidRPr="00A04A57">
                        <w:rPr>
                          <w:rFonts w:ascii="Times New Roman" w:hAnsi="Times New Roman" w:cs="Times New Roman"/>
                        </w:rPr>
                        <w:t xml:space="preserve"> </w:t>
                      </w:r>
                      <w:r>
                        <w:rPr>
                          <w:rFonts w:ascii="Times New Roman" w:hAnsi="Times New Roman" w:cs="Times New Roman"/>
                        </w:rPr>
                        <w:t>Cycles/</w:t>
                      </w:r>
                      <w:proofErr w:type="spellStart"/>
                      <w:r>
                        <w:rPr>
                          <w:rFonts w:ascii="Times New Roman" w:hAnsi="Times New Roman" w:cs="Times New Roman"/>
                        </w:rPr>
                        <w:t>dva</w:t>
                      </w:r>
                      <w:proofErr w:type="spellEnd"/>
                      <w:r>
                        <w:rPr>
                          <w:rFonts w:ascii="Times New Roman" w:hAnsi="Times New Roman" w:cs="Times New Roman"/>
                        </w:rPr>
                        <w:t xml:space="preserve"> stands for </w:t>
                      </w:r>
                      <w:r w:rsidRPr="00A04A57">
                        <w:rPr>
                          <w:rFonts w:ascii="Times New Roman" w:hAnsi="Times New Roman" w:cs="Times New Roman"/>
                        </w:rPr>
                        <w:t>cycles per degree visual angle</w:t>
                      </w:r>
                      <w:r>
                        <w:rPr>
                          <w:rFonts w:ascii="Times New Roman" w:hAnsi="Times New Roman" w:cs="Times New Roman"/>
                        </w:rPr>
                        <w:t>.</w:t>
                      </w:r>
                    </w:p>
                  </w:txbxContent>
                </v:textbox>
                <w10:wrap type="square" anchorx="margin"/>
              </v:shape>
            </w:pict>
          </mc:Fallback>
        </mc:AlternateContent>
      </w:r>
      <w:r w:rsidR="00E21AF7" w:rsidRPr="00A04A57">
        <w:rPr>
          <w:rFonts w:ascii="Times New Roman" w:hAnsi="Times New Roman" w:cs="Times New Roman"/>
          <w:noProof/>
          <w:sz w:val="24"/>
          <w:szCs w:val="24"/>
          <w:lang w:val="en-GB" w:eastAsia="en-GB"/>
        </w:rPr>
        <w:drawing>
          <wp:anchor distT="0" distB="0" distL="114300" distR="114300" simplePos="0" relativeHeight="251681792" behindDoc="0" locked="0" layoutInCell="1" allowOverlap="1" wp14:anchorId="13EEF00E" wp14:editId="31128C74">
            <wp:simplePos x="0" y="0"/>
            <wp:positionH relativeFrom="margin">
              <wp:posOffset>3173095</wp:posOffset>
            </wp:positionH>
            <wp:positionV relativeFrom="paragraph">
              <wp:posOffset>72924</wp:posOffset>
            </wp:positionV>
            <wp:extent cx="2947670" cy="8656955"/>
            <wp:effectExtent l="0" t="0" r="0"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2 Ve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7670" cy="8656955"/>
                    </a:xfrm>
                    <a:prstGeom prst="rect">
                      <a:avLst/>
                    </a:prstGeom>
                  </pic:spPr>
                </pic:pic>
              </a:graphicData>
            </a:graphic>
            <wp14:sizeRelH relativeFrom="page">
              <wp14:pctWidth>0</wp14:pctWidth>
            </wp14:sizeRelH>
            <wp14:sizeRelV relativeFrom="page">
              <wp14:pctHeight>0</wp14:pctHeight>
            </wp14:sizeRelV>
          </wp:anchor>
        </w:drawing>
      </w:r>
      <w:r w:rsidR="002A4FDF" w:rsidRPr="00A04A57">
        <w:rPr>
          <w:rFonts w:ascii="Times New Roman" w:hAnsi="Times New Roman" w:cs="Times New Roman"/>
          <w:sz w:val="24"/>
          <w:szCs w:val="24"/>
          <w:lang w:val="en-GB"/>
        </w:rPr>
        <w:t>repeated-measure ANOVA</w:t>
      </w:r>
      <w:r w:rsidR="00A001A4" w:rsidRPr="00A04A57">
        <w:rPr>
          <w:rFonts w:ascii="Times New Roman" w:hAnsi="Times New Roman" w:cs="Times New Roman"/>
          <w:sz w:val="24"/>
          <w:szCs w:val="24"/>
          <w:lang w:val="en-GB"/>
        </w:rPr>
        <w:t xml:space="preserve"> with average bin FDi value</w:t>
      </w:r>
      <w:r w:rsidR="00762BC7" w:rsidRPr="00A04A57">
        <w:rPr>
          <w:rFonts w:ascii="Times New Roman" w:hAnsi="Times New Roman" w:cs="Times New Roman"/>
          <w:sz w:val="24"/>
          <w:szCs w:val="24"/>
          <w:lang w:val="en-GB"/>
        </w:rPr>
        <w:t>s</w:t>
      </w:r>
      <w:r w:rsidR="00A001A4" w:rsidRPr="00A04A57">
        <w:rPr>
          <w:rFonts w:ascii="Times New Roman" w:hAnsi="Times New Roman" w:cs="Times New Roman"/>
          <w:sz w:val="24"/>
          <w:szCs w:val="24"/>
          <w:lang w:val="en-GB"/>
        </w:rPr>
        <w:t xml:space="preserve"> as the dependent variable</w:t>
      </w:r>
      <w:r w:rsidR="002A4FDF" w:rsidRPr="00A04A57">
        <w:rPr>
          <w:rFonts w:ascii="Times New Roman" w:hAnsi="Times New Roman" w:cs="Times New Roman"/>
          <w:sz w:val="24"/>
          <w:szCs w:val="24"/>
          <w:lang w:val="en-GB"/>
        </w:rPr>
        <w:t>.</w:t>
      </w:r>
      <w:r w:rsidR="007C77FF" w:rsidRPr="00A04A57">
        <w:rPr>
          <w:rFonts w:ascii="Times New Roman" w:hAnsi="Times New Roman" w:cs="Times New Roman"/>
          <w:sz w:val="24"/>
          <w:szCs w:val="24"/>
          <w:lang w:val="en-GB"/>
        </w:rPr>
        <w:t xml:space="preserve"> </w:t>
      </w:r>
      <w:r w:rsidR="001D135C" w:rsidRPr="00A04A57">
        <w:rPr>
          <w:rFonts w:ascii="Times New Roman" w:hAnsi="Times New Roman" w:cs="Times New Roman"/>
          <w:sz w:val="24"/>
          <w:szCs w:val="24"/>
          <w:lang w:val="en-GB"/>
        </w:rPr>
        <w:t xml:space="preserve">This analysis revealed a main effect of </w:t>
      </w:r>
      <w:r w:rsidR="00316601" w:rsidRPr="00A04A57">
        <w:rPr>
          <w:rFonts w:ascii="Times New Roman" w:hAnsi="Times New Roman" w:cs="Times New Roman"/>
          <w:sz w:val="24"/>
          <w:szCs w:val="24"/>
          <w:lang w:val="en-GB"/>
        </w:rPr>
        <w:t>spatial frequency (F (4,2</w:t>
      </w:r>
      <w:r w:rsidR="00D606B2" w:rsidRPr="00A04A57">
        <w:rPr>
          <w:rFonts w:ascii="Times New Roman" w:hAnsi="Times New Roman" w:cs="Times New Roman"/>
          <w:sz w:val="24"/>
          <w:szCs w:val="24"/>
          <w:lang w:val="en-GB"/>
        </w:rPr>
        <w:t>50</w:t>
      </w:r>
      <w:r w:rsidR="00316601" w:rsidRPr="00A04A57">
        <w:rPr>
          <w:rFonts w:ascii="Times New Roman" w:hAnsi="Times New Roman" w:cs="Times New Roman"/>
          <w:sz w:val="24"/>
          <w:szCs w:val="24"/>
          <w:lang w:val="en-GB"/>
        </w:rPr>
        <w:t xml:space="preserve">) = </w:t>
      </w:r>
      <w:r w:rsidR="00896ECD" w:rsidRPr="00A04A57">
        <w:rPr>
          <w:rFonts w:ascii="Times New Roman" w:hAnsi="Times New Roman" w:cs="Times New Roman"/>
          <w:sz w:val="24"/>
          <w:szCs w:val="24"/>
          <w:lang w:val="en-GB"/>
        </w:rPr>
        <w:t>3</w:t>
      </w:r>
      <w:r w:rsidR="00316601"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97</w:t>
      </w:r>
      <w:r w:rsidR="00316601" w:rsidRPr="00A04A57">
        <w:rPr>
          <w:rFonts w:ascii="Times New Roman" w:hAnsi="Times New Roman" w:cs="Times New Roman"/>
          <w:sz w:val="24"/>
          <w:szCs w:val="24"/>
          <w:lang w:val="en-GB"/>
        </w:rPr>
        <w:t>, p &lt; .00</w:t>
      </w:r>
      <w:r w:rsidR="00896ECD" w:rsidRPr="00A04A57">
        <w:rPr>
          <w:rFonts w:ascii="Times New Roman" w:hAnsi="Times New Roman" w:cs="Times New Roman"/>
          <w:sz w:val="24"/>
          <w:szCs w:val="24"/>
          <w:lang w:val="en-GB"/>
        </w:rPr>
        <w:t>5</w:t>
      </w:r>
      <w:r w:rsidR="004D0A37" w:rsidRPr="00A04A57">
        <w:rPr>
          <w:rFonts w:ascii="Times New Roman" w:hAnsi="Times New Roman" w:cs="Times New Roman"/>
          <w:sz w:val="24"/>
          <w:szCs w:val="24"/>
          <w:lang w:val="en-GB"/>
        </w:rPr>
        <w:t>, Figure 2)</w:t>
      </w:r>
      <w:r w:rsidR="003749A2"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and an </w:t>
      </w:r>
      <w:r w:rsidR="007C77FF" w:rsidRPr="00A04A57">
        <w:rPr>
          <w:rFonts w:ascii="Times New Roman" w:hAnsi="Times New Roman" w:cs="Times New Roman"/>
          <w:sz w:val="24"/>
          <w:szCs w:val="24"/>
          <w:lang w:val="en-GB"/>
        </w:rPr>
        <w:t xml:space="preserve">interaction </w:t>
      </w:r>
      <w:r w:rsidR="00316601" w:rsidRPr="00A04A57">
        <w:rPr>
          <w:rFonts w:ascii="Times New Roman" w:hAnsi="Times New Roman" w:cs="Times New Roman"/>
          <w:sz w:val="24"/>
          <w:szCs w:val="24"/>
          <w:lang w:val="en-GB"/>
        </w:rPr>
        <w:t xml:space="preserve">between spatial frequency and AQ group </w:t>
      </w:r>
      <w:r w:rsidR="007C77FF" w:rsidRPr="00A04A57">
        <w:rPr>
          <w:rFonts w:ascii="Times New Roman" w:hAnsi="Times New Roman" w:cs="Times New Roman"/>
          <w:sz w:val="24"/>
          <w:szCs w:val="24"/>
          <w:lang w:val="en-GB"/>
        </w:rPr>
        <w:t>(F (4,2</w:t>
      </w:r>
      <w:r w:rsidR="00D606B2" w:rsidRPr="00A04A57">
        <w:rPr>
          <w:rFonts w:ascii="Times New Roman" w:hAnsi="Times New Roman" w:cs="Times New Roman"/>
          <w:sz w:val="24"/>
          <w:szCs w:val="24"/>
          <w:lang w:val="en-GB"/>
        </w:rPr>
        <w:t>50</w:t>
      </w:r>
      <w:r w:rsidR="007C77FF" w:rsidRPr="00A04A57">
        <w:rPr>
          <w:rFonts w:ascii="Times New Roman" w:hAnsi="Times New Roman" w:cs="Times New Roman"/>
          <w:sz w:val="24"/>
          <w:szCs w:val="24"/>
          <w:lang w:val="en-GB"/>
        </w:rPr>
        <w:t>) = 4.</w:t>
      </w:r>
      <w:r w:rsidR="00896ECD" w:rsidRPr="00A04A57">
        <w:rPr>
          <w:rFonts w:ascii="Times New Roman" w:hAnsi="Times New Roman" w:cs="Times New Roman"/>
          <w:sz w:val="24"/>
          <w:szCs w:val="24"/>
          <w:lang w:val="en-GB"/>
        </w:rPr>
        <w:t>12</w:t>
      </w:r>
      <w:r w:rsidR="007C77FF" w:rsidRPr="00A04A57">
        <w:rPr>
          <w:rFonts w:ascii="Times New Roman" w:hAnsi="Times New Roman" w:cs="Times New Roman"/>
          <w:sz w:val="24"/>
          <w:szCs w:val="24"/>
          <w:lang w:val="en-GB"/>
        </w:rPr>
        <w:t>, p &lt; .</w:t>
      </w:r>
      <w:r w:rsidR="00896ECD" w:rsidRPr="00A04A57">
        <w:rPr>
          <w:rFonts w:ascii="Times New Roman" w:hAnsi="Times New Roman" w:cs="Times New Roman"/>
          <w:sz w:val="24"/>
          <w:szCs w:val="24"/>
          <w:lang w:val="en-GB"/>
        </w:rPr>
        <w:t>005</w:t>
      </w:r>
      <w:r w:rsidR="00476605" w:rsidRPr="00A04A57">
        <w:rPr>
          <w:rFonts w:ascii="Times New Roman" w:hAnsi="Times New Roman" w:cs="Times New Roman"/>
          <w:sz w:val="24"/>
          <w:szCs w:val="24"/>
          <w:lang w:val="en-GB"/>
        </w:rPr>
        <w:t>,</w:t>
      </w:r>
      <w:r w:rsidR="005108CB" w:rsidRPr="00A04A57">
        <w:rPr>
          <w:rFonts w:ascii="Times New Roman" w:hAnsi="Times New Roman" w:cs="Times New Roman"/>
          <w:sz w:val="24"/>
          <w:szCs w:val="24"/>
          <w:lang w:val="en-GB"/>
        </w:rPr>
        <w:t xml:space="preserve"> Figure 2</w:t>
      </w:r>
      <w:r w:rsidR="007C77FF" w:rsidRPr="00A04A57">
        <w:rPr>
          <w:rFonts w:ascii="Times New Roman" w:hAnsi="Times New Roman" w:cs="Times New Roman"/>
          <w:sz w:val="24"/>
          <w:szCs w:val="24"/>
          <w:lang w:val="en-GB"/>
        </w:rPr>
        <w:t>)</w:t>
      </w:r>
      <w:r w:rsidR="00316601" w:rsidRPr="00A04A57">
        <w:rPr>
          <w:rFonts w:ascii="Times New Roman" w:hAnsi="Times New Roman" w:cs="Times New Roman"/>
          <w:sz w:val="24"/>
          <w:szCs w:val="24"/>
          <w:lang w:val="en-GB"/>
        </w:rPr>
        <w:t xml:space="preserve">. The interaction </w:t>
      </w:r>
      <w:r w:rsidR="007544ED" w:rsidRPr="00A04A57">
        <w:rPr>
          <w:rFonts w:ascii="Times New Roman" w:hAnsi="Times New Roman" w:cs="Times New Roman"/>
          <w:sz w:val="24"/>
          <w:szCs w:val="24"/>
          <w:lang w:val="en-GB"/>
        </w:rPr>
        <w:t xml:space="preserve">was </w:t>
      </w:r>
      <w:r w:rsidR="007C77FF" w:rsidRPr="00A04A57">
        <w:rPr>
          <w:rFonts w:ascii="Times New Roman" w:hAnsi="Times New Roman" w:cs="Times New Roman"/>
          <w:sz w:val="24"/>
          <w:szCs w:val="24"/>
          <w:lang w:val="en-GB"/>
        </w:rPr>
        <w:t xml:space="preserve">mostly driven by the high-AQ group having </w:t>
      </w:r>
      <w:r w:rsidR="00316601" w:rsidRPr="00A04A57">
        <w:rPr>
          <w:rFonts w:ascii="Times New Roman" w:hAnsi="Times New Roman" w:cs="Times New Roman"/>
          <w:sz w:val="24"/>
          <w:szCs w:val="24"/>
          <w:lang w:val="en-GB"/>
        </w:rPr>
        <w:t xml:space="preserve">elevated </w:t>
      </w:r>
      <w:r w:rsidR="00E6762E" w:rsidRPr="00A04A57">
        <w:rPr>
          <w:rFonts w:ascii="Times New Roman" w:hAnsi="Times New Roman" w:cs="Times New Roman"/>
          <w:sz w:val="24"/>
          <w:szCs w:val="24"/>
          <w:lang w:val="en-GB"/>
        </w:rPr>
        <w:t xml:space="preserve">FDi </w:t>
      </w:r>
      <w:r w:rsidR="007C77FF" w:rsidRPr="00A04A57">
        <w:rPr>
          <w:rFonts w:ascii="Times New Roman" w:hAnsi="Times New Roman" w:cs="Times New Roman"/>
          <w:sz w:val="24"/>
          <w:szCs w:val="24"/>
          <w:lang w:val="en-GB"/>
        </w:rPr>
        <w:t>values for the highest spatial frequency bin (</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 xml:space="preserve">005 </w:t>
      </w:r>
      <w:r w:rsidR="007544ED" w:rsidRPr="00A04A57">
        <w:rPr>
          <w:rFonts w:ascii="Times New Roman" w:hAnsi="Times New Roman" w:cs="Times New Roman"/>
          <w:sz w:val="24"/>
          <w:szCs w:val="24"/>
          <w:lang w:val="en-GB"/>
        </w:rPr>
        <w:t>and -.013 resp.</w:t>
      </w:r>
      <w:r w:rsidR="007A73AB" w:rsidRPr="00A04A57">
        <w:rPr>
          <w:rFonts w:ascii="Times New Roman" w:hAnsi="Times New Roman" w:cs="Times New Roman"/>
          <w:sz w:val="24"/>
          <w:szCs w:val="24"/>
          <w:lang w:val="en-GB"/>
        </w:rPr>
        <w:t xml:space="preserve">; </w:t>
      </w:r>
      <w:proofErr w:type="gramStart"/>
      <w:r w:rsidR="007544ED" w:rsidRPr="00A04A57">
        <w:rPr>
          <w:rFonts w:ascii="Times New Roman" w:hAnsi="Times New Roman" w:cs="Times New Roman"/>
          <w:sz w:val="24"/>
          <w:szCs w:val="24"/>
          <w:lang w:val="en-GB"/>
        </w:rPr>
        <w:t>t(</w:t>
      </w:r>
      <w:proofErr w:type="gramEnd"/>
      <w:r w:rsidR="00D606B2" w:rsidRPr="00A04A57">
        <w:rPr>
          <w:rFonts w:ascii="Times New Roman" w:hAnsi="Times New Roman" w:cs="Times New Roman"/>
          <w:sz w:val="24"/>
          <w:szCs w:val="24"/>
          <w:lang w:val="en-GB"/>
        </w:rPr>
        <w:t>50</w:t>
      </w:r>
      <w:r w:rsidR="007544ED" w:rsidRPr="00A04A57">
        <w:rPr>
          <w:rFonts w:ascii="Times New Roman" w:hAnsi="Times New Roman" w:cs="Times New Roman"/>
          <w:sz w:val="24"/>
          <w:szCs w:val="24"/>
          <w:lang w:val="en-GB"/>
        </w:rPr>
        <w:t xml:space="preserve">) = </w:t>
      </w:r>
      <w:r w:rsidR="00D606B2" w:rsidRPr="00A04A57">
        <w:rPr>
          <w:rFonts w:ascii="Times New Roman" w:hAnsi="Times New Roman" w:cs="Times New Roman"/>
          <w:sz w:val="24"/>
          <w:szCs w:val="24"/>
          <w:lang w:val="en-GB"/>
        </w:rPr>
        <w:t>3</w:t>
      </w:r>
      <w:r w:rsidR="007544ED" w:rsidRPr="00A04A57">
        <w:rPr>
          <w:rFonts w:ascii="Times New Roman" w:hAnsi="Times New Roman" w:cs="Times New Roman"/>
          <w:sz w:val="24"/>
          <w:szCs w:val="24"/>
          <w:lang w:val="en-GB"/>
        </w:rPr>
        <w:t>.</w:t>
      </w:r>
      <w:r w:rsidR="00CF380E" w:rsidRPr="00A04A57">
        <w:rPr>
          <w:rFonts w:ascii="Times New Roman" w:hAnsi="Times New Roman" w:cs="Times New Roman"/>
          <w:sz w:val="24"/>
          <w:szCs w:val="24"/>
          <w:lang w:val="en-GB"/>
        </w:rPr>
        <w:t>80</w:t>
      </w:r>
      <w:r w:rsidR="007544ED" w:rsidRPr="00A04A57">
        <w:rPr>
          <w:rFonts w:ascii="Times New Roman" w:hAnsi="Times New Roman" w:cs="Times New Roman"/>
          <w:sz w:val="24"/>
          <w:szCs w:val="24"/>
          <w:lang w:val="en-GB"/>
        </w:rPr>
        <w:t>, p &lt; .001</w:t>
      </w:r>
      <w:r w:rsidR="007C77FF" w:rsidRPr="00A04A57">
        <w:rPr>
          <w:rFonts w:ascii="Times New Roman" w:hAnsi="Times New Roman" w:cs="Times New Roman"/>
          <w:sz w:val="24"/>
          <w:szCs w:val="24"/>
          <w:lang w:val="en-GB"/>
        </w:rPr>
        <w:t>)</w:t>
      </w:r>
      <w:r w:rsidR="0078010C" w:rsidRPr="00A04A57">
        <w:rPr>
          <w:rFonts w:ascii="Times New Roman" w:hAnsi="Times New Roman" w:cs="Times New Roman"/>
          <w:sz w:val="24"/>
          <w:szCs w:val="24"/>
          <w:lang w:val="en-GB"/>
        </w:rPr>
        <w:t>.</w:t>
      </w:r>
      <w:r w:rsidR="00CB54C4" w:rsidRPr="00A04A57">
        <w:rPr>
          <w:rFonts w:ascii="Times New Roman" w:hAnsi="Times New Roman" w:cs="Times New Roman"/>
          <w:sz w:val="24"/>
          <w:szCs w:val="24"/>
          <w:lang w:val="en-GB"/>
        </w:rPr>
        <w:t xml:space="preserve"> </w:t>
      </w:r>
      <w:r w:rsidR="0078010C" w:rsidRPr="00A04A57">
        <w:rPr>
          <w:rFonts w:ascii="Times New Roman" w:hAnsi="Times New Roman" w:cs="Times New Roman"/>
          <w:sz w:val="24"/>
          <w:szCs w:val="24"/>
          <w:lang w:val="en-GB"/>
        </w:rPr>
        <w:t xml:space="preserve">Therefore, our results are consistent </w:t>
      </w:r>
      <w:r w:rsidR="005108CB" w:rsidRPr="00A04A57">
        <w:rPr>
          <w:rFonts w:ascii="Times New Roman" w:hAnsi="Times New Roman" w:cs="Times New Roman"/>
          <w:sz w:val="24"/>
          <w:szCs w:val="24"/>
          <w:lang w:val="en-GB"/>
        </w:rPr>
        <w:t xml:space="preserve">with </w:t>
      </w:r>
      <w:r w:rsidR="0078010C" w:rsidRPr="00A04A57">
        <w:rPr>
          <w:rFonts w:ascii="Times New Roman" w:hAnsi="Times New Roman" w:cs="Times New Roman"/>
          <w:sz w:val="24"/>
          <w:szCs w:val="24"/>
          <w:lang w:val="en-GB"/>
        </w:rPr>
        <w:t xml:space="preserve">high-AQ individuals relying more on </w:t>
      </w:r>
      <w:r w:rsidR="006C69B2" w:rsidRPr="00A04A57">
        <w:rPr>
          <w:rFonts w:ascii="Times New Roman" w:hAnsi="Times New Roman" w:cs="Times New Roman"/>
          <w:sz w:val="24"/>
          <w:szCs w:val="24"/>
          <w:lang w:val="en-GB"/>
        </w:rPr>
        <w:t xml:space="preserve">local </w:t>
      </w:r>
      <w:r w:rsidR="0078010C" w:rsidRPr="00A04A57">
        <w:rPr>
          <w:rFonts w:ascii="Times New Roman" w:hAnsi="Times New Roman" w:cs="Times New Roman"/>
          <w:sz w:val="24"/>
          <w:szCs w:val="24"/>
          <w:lang w:val="en-GB"/>
        </w:rPr>
        <w:t xml:space="preserve">details </w:t>
      </w:r>
      <w:r w:rsidR="009C1D18" w:rsidRPr="00A04A57">
        <w:rPr>
          <w:rFonts w:ascii="Times New Roman" w:hAnsi="Times New Roman" w:cs="Times New Roman"/>
          <w:sz w:val="24"/>
          <w:szCs w:val="24"/>
          <w:lang w:val="en-GB"/>
        </w:rPr>
        <w:t>for image</w:t>
      </w:r>
      <w:r w:rsidR="0078010C" w:rsidRPr="00A04A57">
        <w:rPr>
          <w:rFonts w:ascii="Times New Roman" w:hAnsi="Times New Roman" w:cs="Times New Roman"/>
          <w:sz w:val="24"/>
          <w:szCs w:val="24"/>
          <w:lang w:val="en-GB"/>
        </w:rPr>
        <w:t xml:space="preserve"> recognition.</w:t>
      </w:r>
      <w:r w:rsidR="001F7ED4" w:rsidRPr="00A04A57">
        <w:rPr>
          <w:rFonts w:ascii="Times New Roman" w:hAnsi="Times New Roman" w:cs="Times New Roman"/>
          <w:noProof/>
          <w:sz w:val="24"/>
          <w:szCs w:val="24"/>
          <w:lang w:val="en-GB" w:eastAsia="en-GB"/>
        </w:rPr>
        <w:t xml:space="preserve"> </w:t>
      </w:r>
    </w:p>
    <w:p w14:paraId="5B0D0482" w14:textId="250F9EBD" w:rsidR="00C72016" w:rsidRPr="00A04A57" w:rsidRDefault="00425E01" w:rsidP="00CD2FA1">
      <w:pPr>
        <w:spacing w:line="360" w:lineRule="auto"/>
        <w:jc w:val="both"/>
        <w:rPr>
          <w:rFonts w:ascii="Times New Roman" w:hAnsi="Times New Roman" w:cs="Times New Roman"/>
          <w:sz w:val="24"/>
          <w:szCs w:val="24"/>
          <w:lang w:val="en-GB"/>
        </w:rPr>
      </w:pPr>
      <w:bookmarkStart w:id="35" w:name="_Hlk519086409"/>
      <w:bookmarkEnd w:id="19"/>
      <w:r w:rsidRPr="00A04A57">
        <w:rPr>
          <w:rFonts w:ascii="Times New Roman" w:hAnsi="Times New Roman" w:cs="Times New Roman"/>
          <w:sz w:val="24"/>
          <w:szCs w:val="24"/>
          <w:lang w:val="en-GB"/>
        </w:rPr>
        <w:t>P</w:t>
      </w:r>
      <w:r w:rsidR="00340382" w:rsidRPr="00A04A57">
        <w:rPr>
          <w:rFonts w:ascii="Times New Roman" w:hAnsi="Times New Roman" w:cs="Times New Roman"/>
          <w:sz w:val="24"/>
          <w:szCs w:val="24"/>
          <w:lang w:val="en-GB"/>
        </w:rPr>
        <w:t xml:space="preserve">revious </w:t>
      </w:r>
      <w:r w:rsidR="00F22E23" w:rsidRPr="00F22E23">
        <w:rPr>
          <w:rFonts w:ascii="Times New Roman" w:hAnsi="Times New Roman" w:cs="Times New Roman"/>
          <w:sz w:val="24"/>
          <w:szCs w:val="24"/>
          <w:lang w:val="en-GB"/>
        </w:rPr>
        <w:t>behavioural</w:t>
      </w:r>
      <w:r w:rsidR="003F56B4" w:rsidRPr="00A04A57">
        <w:rPr>
          <w:rFonts w:ascii="Times New Roman" w:hAnsi="Times New Roman" w:cs="Times New Roman"/>
          <w:sz w:val="24"/>
          <w:szCs w:val="24"/>
          <w:lang w:val="en-GB"/>
        </w:rPr>
        <w:t xml:space="preserve"> </w:t>
      </w:r>
      <w:r w:rsidR="00340382" w:rsidRPr="00A04A57">
        <w:rPr>
          <w:rFonts w:ascii="Times New Roman" w:hAnsi="Times New Roman" w:cs="Times New Roman"/>
          <w:sz w:val="24"/>
          <w:szCs w:val="24"/>
          <w:lang w:val="en-GB"/>
        </w:rPr>
        <w:t xml:space="preserve">studies </w:t>
      </w:r>
      <w:r w:rsidR="00EF6456" w:rsidRPr="00A04A57">
        <w:rPr>
          <w:rFonts w:ascii="Times New Roman" w:hAnsi="Times New Roman" w:cs="Times New Roman"/>
          <w:sz w:val="24"/>
          <w:szCs w:val="24"/>
          <w:lang w:val="en-GB"/>
        </w:rPr>
        <w:t xml:space="preserve">have linked </w:t>
      </w:r>
      <w:r w:rsidR="00D8472E" w:rsidRPr="00A04A57">
        <w:rPr>
          <w:rFonts w:ascii="Times New Roman" w:hAnsi="Times New Roman" w:cs="Times New Roman"/>
          <w:sz w:val="24"/>
          <w:szCs w:val="24"/>
          <w:lang w:val="en-GB"/>
        </w:rPr>
        <w:t xml:space="preserve">ASD </w:t>
      </w:r>
      <w:r w:rsidR="00EF6456" w:rsidRPr="00A04A57">
        <w:rPr>
          <w:rFonts w:ascii="Times New Roman" w:hAnsi="Times New Roman" w:cs="Times New Roman"/>
          <w:sz w:val="24"/>
          <w:szCs w:val="24"/>
          <w:lang w:val="en-GB"/>
        </w:rPr>
        <w:t>to</w:t>
      </w:r>
      <w:r w:rsidR="00D8472E" w:rsidRPr="00A04A57">
        <w:rPr>
          <w:rFonts w:ascii="Times New Roman" w:hAnsi="Times New Roman" w:cs="Times New Roman"/>
          <w:sz w:val="24"/>
          <w:szCs w:val="24"/>
          <w:lang w:val="en-GB"/>
        </w:rPr>
        <w:t xml:space="preserve"> reduced </w:t>
      </w:r>
      <w:r w:rsidR="0020271C" w:rsidRPr="00A04A57">
        <w:rPr>
          <w:rFonts w:ascii="Times New Roman" w:hAnsi="Times New Roman" w:cs="Times New Roman"/>
          <w:sz w:val="24"/>
          <w:szCs w:val="24"/>
          <w:lang w:val="en-GB"/>
        </w:rPr>
        <w:t xml:space="preserve">gaze durations for </w:t>
      </w:r>
      <w:r w:rsidR="00D8472E" w:rsidRPr="00A04A57">
        <w:rPr>
          <w:rFonts w:ascii="Times New Roman" w:hAnsi="Times New Roman" w:cs="Times New Roman"/>
          <w:sz w:val="24"/>
          <w:szCs w:val="24"/>
          <w:lang w:val="en-GB"/>
        </w:rPr>
        <w:t>the eye-region in human faces</w:t>
      </w:r>
      <w:r w:rsidR="00064B21"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{"citationID":"pz9SdK2A","properties":{"formattedCitation":"\\super 28\\uc0\\u8211{}30\\nosupersub{}","plainCitation":"28–30","noteIndex":0},"citationItems":[{"id":4717,"uris":["http://zotero.org/users/3718395/items/PCLGFS3L"],"uri":["http://zotero.org/users/3718395/items/PCLGFS3L"],"itemData":{"id":4717,"type":"article-journal","abstrac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disorders.","container-title":"Journal of Autism and Developmental Disorders","DOI":"10.1023/A:1016374617369","ISSN":"1573-3432","issue":"4","journalAbbreviation":"J Autism Dev Disord","language":"en","page":"249-261","source":"link.springer.com","title":"Visual Scanning of Faces in Autism","volume":"32","author":[{"family":"Pelphrey","given":"Kevin A."},{"family":"Sasson","given":"Noah J."},{"family":"Reznick","given":"J. Steven"},{"family":"Paul","given":"Gregory"},{"family":"Goldman","given":"Barbara D."},{"family":"Piven","given":"Joseph"}],"issued":{"date-parts":[["2002",8,1]]}}},{"id":4719,"uris":["http://zotero.org/users/3718395/items/H7RXD7GK"],"uri":["http://zotero.org/users/3718395/items/H7RXD7GK"],"itemData":{"id":4719,"type":"article-journal","abstract":"One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J."}],"issued":{"date-parts":[["2005",4]]}}}],"schema":"https://github.com/citation-style-language/schema/raw/master/csl-citation.json"} </w:instrText>
      </w:r>
      <w:r w:rsidR="00064B21"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28–30</w:t>
      </w:r>
      <w:r w:rsidR="00064B21" w:rsidRPr="00A04A57">
        <w:rPr>
          <w:rFonts w:ascii="Times New Roman" w:hAnsi="Times New Roman" w:cs="Times New Roman"/>
          <w:sz w:val="24"/>
          <w:szCs w:val="24"/>
          <w:lang w:val="en-GB"/>
        </w:rPr>
        <w:fldChar w:fldCharType="end"/>
      </w:r>
      <w:r w:rsidR="003F3003" w:rsidRPr="00A04A57">
        <w:rPr>
          <w:rFonts w:ascii="Times New Roman" w:hAnsi="Times New Roman" w:cs="Times New Roman"/>
          <w:sz w:val="24"/>
          <w:szCs w:val="24"/>
          <w:lang w:val="en-GB"/>
        </w:rPr>
        <w:t>,</w:t>
      </w:r>
      <w:r w:rsidR="00476605" w:rsidRPr="00A04A57">
        <w:rPr>
          <w:rFonts w:ascii="Times New Roman" w:hAnsi="Times New Roman" w:cs="Times New Roman"/>
          <w:sz w:val="24"/>
          <w:szCs w:val="24"/>
          <w:lang w:val="en-GB"/>
        </w:rPr>
        <w:t xml:space="preserve"> and increased </w:t>
      </w:r>
      <w:r w:rsidR="0020271C" w:rsidRPr="00A04A57">
        <w:rPr>
          <w:rFonts w:ascii="Times New Roman" w:hAnsi="Times New Roman" w:cs="Times New Roman"/>
          <w:sz w:val="24"/>
          <w:szCs w:val="24"/>
          <w:lang w:val="en-GB"/>
        </w:rPr>
        <w:t xml:space="preserve">gaze durations for </w:t>
      </w:r>
      <w:r w:rsidR="00C707E1" w:rsidRPr="00A04A57">
        <w:rPr>
          <w:rFonts w:ascii="Times New Roman" w:hAnsi="Times New Roman" w:cs="Times New Roman"/>
          <w:sz w:val="24"/>
          <w:szCs w:val="24"/>
          <w:lang w:val="en-GB"/>
        </w:rPr>
        <w:t xml:space="preserve">the </w:t>
      </w:r>
      <w:r w:rsidR="00476605" w:rsidRPr="00A04A57">
        <w:rPr>
          <w:rFonts w:ascii="Times New Roman" w:hAnsi="Times New Roman" w:cs="Times New Roman"/>
          <w:sz w:val="24"/>
          <w:szCs w:val="24"/>
          <w:lang w:val="en-GB"/>
        </w:rPr>
        <w:t>central area of images</w:t>
      </w:r>
      <w:r w:rsidR="00BD5FF4"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{"citationID":"zbWTeCzj","properties":{"formattedCitation":"\\super 31\\nosupersub{}","plainCitation":"31","noteIndex":0},"citationItems":[{"id":4724,"uris":["http://zotero.org/users/3718395/items/GFRQ2K6H"],"uri":["http://zotero.org/users/3718395/items/GFRQ2K6H"],"itemData":{"id":4724,"type":"article-journal","abstract":"The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00BD5FF4"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31</w:t>
      </w:r>
      <w:r w:rsidR="00BD5FF4" w:rsidRPr="00A04A57">
        <w:rPr>
          <w:rFonts w:ascii="Times New Roman" w:hAnsi="Times New Roman" w:cs="Times New Roman"/>
          <w:sz w:val="24"/>
          <w:szCs w:val="24"/>
          <w:lang w:val="en-GB"/>
        </w:rPr>
        <w:fldChar w:fldCharType="end"/>
      </w:r>
      <w:r w:rsidR="00476605"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w:t>
      </w:r>
      <w:r w:rsidR="006D6EAE" w:rsidRPr="00A04A57">
        <w:rPr>
          <w:rFonts w:ascii="Times New Roman" w:hAnsi="Times New Roman" w:cs="Times New Roman"/>
          <w:sz w:val="24"/>
          <w:szCs w:val="24"/>
          <w:lang w:val="en-GB"/>
        </w:rPr>
        <w:t xml:space="preserve">To assess this, we repeated the analysis while </w:t>
      </w:r>
      <w:r w:rsidR="007A5C1A" w:rsidRPr="00A04A57">
        <w:rPr>
          <w:rFonts w:ascii="Times New Roman" w:hAnsi="Times New Roman" w:cs="Times New Roman"/>
          <w:sz w:val="24"/>
          <w:szCs w:val="24"/>
          <w:lang w:val="en-GB"/>
        </w:rPr>
        <w:t>group</w:t>
      </w:r>
      <w:r w:rsidR="006D6EAE" w:rsidRPr="00A04A57">
        <w:rPr>
          <w:rFonts w:ascii="Times New Roman" w:hAnsi="Times New Roman" w:cs="Times New Roman"/>
          <w:sz w:val="24"/>
          <w:szCs w:val="24"/>
          <w:lang w:val="en-GB"/>
        </w:rPr>
        <w:t xml:space="preserve">ing features </w:t>
      </w:r>
      <w:r w:rsidR="007A5C1A" w:rsidRPr="00A04A57">
        <w:rPr>
          <w:rFonts w:ascii="Times New Roman" w:hAnsi="Times New Roman" w:cs="Times New Roman"/>
          <w:sz w:val="24"/>
          <w:szCs w:val="24"/>
          <w:lang w:val="en-GB"/>
        </w:rPr>
        <w:t xml:space="preserve">into five </w:t>
      </w:r>
      <w:r w:rsidR="00EF6456" w:rsidRPr="00A04A57">
        <w:rPr>
          <w:rFonts w:ascii="Times New Roman" w:hAnsi="Times New Roman" w:cs="Times New Roman"/>
          <w:sz w:val="24"/>
          <w:szCs w:val="24"/>
          <w:lang w:val="en-GB"/>
        </w:rPr>
        <w:t xml:space="preserve">ascending </w:t>
      </w:r>
      <w:r w:rsidR="007A5C1A" w:rsidRPr="00A04A57">
        <w:rPr>
          <w:rFonts w:ascii="Times New Roman" w:hAnsi="Times New Roman" w:cs="Times New Roman"/>
          <w:sz w:val="24"/>
          <w:szCs w:val="24"/>
          <w:lang w:val="en-GB"/>
        </w:rPr>
        <w:t>bins</w:t>
      </w:r>
      <w:r w:rsidR="00451E49" w:rsidRPr="00A04A57">
        <w:rPr>
          <w:rFonts w:ascii="Times New Roman" w:hAnsi="Times New Roman" w:cs="Times New Roman"/>
          <w:sz w:val="24"/>
          <w:szCs w:val="24"/>
          <w:lang w:val="en-GB"/>
        </w:rPr>
        <w:t xml:space="preserve"> (containing 2000 features each) </w:t>
      </w:r>
      <w:r w:rsidR="00EF6456" w:rsidRPr="00A04A57">
        <w:rPr>
          <w:rFonts w:ascii="Times New Roman" w:hAnsi="Times New Roman" w:cs="Times New Roman"/>
          <w:sz w:val="24"/>
          <w:szCs w:val="24"/>
          <w:lang w:val="en-GB"/>
        </w:rPr>
        <w:t xml:space="preserve">according to feature </w:t>
      </w:r>
      <w:r w:rsidR="0019134C" w:rsidRPr="00A04A57">
        <w:rPr>
          <w:rFonts w:ascii="Times New Roman" w:hAnsi="Times New Roman" w:cs="Times New Roman"/>
          <w:sz w:val="24"/>
          <w:szCs w:val="24"/>
          <w:lang w:val="en-GB"/>
        </w:rPr>
        <w:t>distance from the nearest eye</w:t>
      </w:r>
      <w:r w:rsidR="00921BC3"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 xml:space="preserve">(bin 1-5 </w:t>
      </w:r>
      <w:r w:rsidR="00451E49" w:rsidRPr="00A04A57">
        <w:rPr>
          <w:rFonts w:ascii="Times New Roman" w:hAnsi="Times New Roman" w:cs="Times New Roman"/>
          <w:sz w:val="24"/>
          <w:szCs w:val="24"/>
          <w:lang w:val="en-GB"/>
        </w:rPr>
        <w:t>resp. ranged from</w:t>
      </w:r>
      <w:r w:rsidR="001C6644" w:rsidRPr="00A04A57">
        <w:rPr>
          <w:rFonts w:ascii="Times New Roman" w:hAnsi="Times New Roman" w:cs="Times New Roman"/>
          <w:sz w:val="24"/>
          <w:szCs w:val="24"/>
          <w:lang w:val="en-GB"/>
        </w:rPr>
        <w:t>: 0-2.9, 2.9- 5.3,</w:t>
      </w:r>
      <w:r w:rsidR="00CD2FA1" w:rsidRPr="00A04A57">
        <w:rPr>
          <w:rFonts w:ascii="Times New Roman" w:hAnsi="Times New Roman" w:cs="Times New Roman"/>
          <w:sz w:val="24"/>
          <w:szCs w:val="24"/>
          <w:lang w:val="en-GB"/>
        </w:rPr>
        <w:t xml:space="preserve"> </w:t>
      </w:r>
      <w:r w:rsidR="001C6644" w:rsidRPr="00A04A57">
        <w:rPr>
          <w:rFonts w:ascii="Times New Roman" w:hAnsi="Times New Roman" w:cs="Times New Roman"/>
          <w:sz w:val="24"/>
          <w:szCs w:val="24"/>
          <w:lang w:val="en-GB"/>
        </w:rPr>
        <w:t>5.3-7.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 7.</w:t>
      </w:r>
      <w:r w:rsidR="00CD2FA1" w:rsidRPr="00A04A57">
        <w:rPr>
          <w:rFonts w:ascii="Times New Roman" w:hAnsi="Times New Roman" w:cs="Times New Roman"/>
          <w:sz w:val="24"/>
          <w:szCs w:val="24"/>
          <w:lang w:val="en-GB"/>
        </w:rPr>
        <w:t>3</w:t>
      </w:r>
      <w:r w:rsidR="001C6644" w:rsidRPr="00A04A57">
        <w:rPr>
          <w:rFonts w:ascii="Times New Roman" w:hAnsi="Times New Roman" w:cs="Times New Roman"/>
          <w:sz w:val="24"/>
          <w:szCs w:val="24"/>
          <w:lang w:val="en-GB"/>
        </w:rPr>
        <w:t>-9.8 and 9.8-18.4</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w:t>
      </w:r>
      <w:r w:rsidR="00537D59" w:rsidRPr="00A04A57">
        <w:rPr>
          <w:rFonts w:ascii="Times New Roman" w:hAnsi="Times New Roman" w:cs="Times New Roman"/>
          <w:sz w:val="24"/>
          <w:szCs w:val="24"/>
          <w:lang w:val="en-GB"/>
        </w:rPr>
        <w:t xml:space="preserve"> </w:t>
      </w:r>
      <w:r w:rsidR="0019134C" w:rsidRPr="00A04A57">
        <w:rPr>
          <w:rFonts w:ascii="Times New Roman" w:hAnsi="Times New Roman" w:cs="Times New Roman"/>
          <w:sz w:val="24"/>
          <w:szCs w:val="24"/>
          <w:lang w:val="en-GB"/>
        </w:rPr>
        <w:t xml:space="preserve">or </w:t>
      </w:r>
      <w:r w:rsidR="007A5C1A" w:rsidRPr="00A04A57">
        <w:rPr>
          <w:rFonts w:ascii="Times New Roman" w:hAnsi="Times New Roman" w:cs="Times New Roman"/>
          <w:sz w:val="24"/>
          <w:szCs w:val="24"/>
          <w:lang w:val="en-GB"/>
        </w:rPr>
        <w:t>distance from the</w:t>
      </w:r>
      <w:r w:rsidR="0019134C" w:rsidRPr="00A04A57">
        <w:rPr>
          <w:rFonts w:ascii="Times New Roman" w:hAnsi="Times New Roman" w:cs="Times New Roman"/>
          <w:sz w:val="24"/>
          <w:szCs w:val="24"/>
          <w:lang w:val="en-GB"/>
        </w:rPr>
        <w:t xml:space="preserve"> </w:t>
      </w:r>
      <w:r w:rsidR="007A5C1A" w:rsidRPr="00A04A57">
        <w:rPr>
          <w:rFonts w:ascii="Times New Roman" w:hAnsi="Times New Roman" w:cs="Times New Roman"/>
          <w:sz w:val="24"/>
          <w:szCs w:val="24"/>
          <w:lang w:val="en-GB"/>
        </w:rPr>
        <w:t xml:space="preserve">image </w:t>
      </w:r>
      <w:r w:rsidR="00F22E23" w:rsidRPr="00F22E23">
        <w:rPr>
          <w:rFonts w:ascii="Times New Roman" w:hAnsi="Times New Roman" w:cs="Times New Roman"/>
          <w:sz w:val="24"/>
          <w:szCs w:val="24"/>
          <w:lang w:val="en-GB"/>
        </w:rPr>
        <w:t>centre</w:t>
      </w:r>
      <w:r w:rsidR="001C6644" w:rsidRPr="00A04A57">
        <w:rPr>
          <w:rFonts w:ascii="Times New Roman" w:hAnsi="Times New Roman" w:cs="Times New Roman"/>
          <w:sz w:val="24"/>
          <w:szCs w:val="24"/>
          <w:lang w:val="en-GB"/>
        </w:rPr>
        <w:t xml:space="preserve"> (</w:t>
      </w:r>
      <w:r w:rsidR="00451E49" w:rsidRPr="00A04A57">
        <w:rPr>
          <w:rFonts w:ascii="Times New Roman" w:hAnsi="Times New Roman" w:cs="Times New Roman"/>
          <w:sz w:val="24"/>
          <w:szCs w:val="24"/>
          <w:lang w:val="en-GB"/>
        </w:rPr>
        <w:t xml:space="preserve">bin 1-5 resp. ranged from: </w:t>
      </w:r>
      <w:r w:rsidR="00CD2FA1" w:rsidRPr="00A04A57">
        <w:rPr>
          <w:rFonts w:ascii="Times New Roman" w:hAnsi="Times New Roman" w:cs="Times New Roman"/>
          <w:sz w:val="24"/>
          <w:szCs w:val="24"/>
          <w:lang w:val="en-GB"/>
        </w:rPr>
        <w:t>0.1-4.6, 4.6-6.7, 6.7-8.6, 8.6-10.6 and 10.6-15.7</w:t>
      </w:r>
      <w:r w:rsidR="00451E49" w:rsidRPr="00A04A57">
        <w:rPr>
          <w:rFonts w:ascii="Times New Roman" w:hAnsi="Times New Roman" w:cs="Times New Roman"/>
          <w:sz w:val="24"/>
          <w:szCs w:val="24"/>
          <w:lang w:val="en-GB"/>
        </w:rPr>
        <w:t xml:space="preserve"> degree visual angle</w:t>
      </w:r>
      <w:r w:rsidR="001C6644"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This </w:t>
      </w:r>
      <w:r w:rsidR="00B82E9A" w:rsidRPr="00A04A57">
        <w:rPr>
          <w:rFonts w:ascii="Times New Roman" w:hAnsi="Times New Roman" w:cs="Times New Roman"/>
          <w:sz w:val="24"/>
          <w:szCs w:val="24"/>
          <w:lang w:val="en-GB"/>
        </w:rPr>
        <w:lastRenderedPageBreak/>
        <w:t xml:space="preserve">analysis </w:t>
      </w:r>
      <w:r w:rsidR="009B4AA9" w:rsidRPr="00A04A57">
        <w:rPr>
          <w:rFonts w:ascii="Times New Roman" w:hAnsi="Times New Roman" w:cs="Times New Roman"/>
          <w:sz w:val="24"/>
          <w:szCs w:val="24"/>
          <w:lang w:val="en-GB"/>
        </w:rPr>
        <w:t xml:space="preserve">revealed </w:t>
      </w:r>
      <w:r w:rsidR="00B86A32" w:rsidRPr="00A04A57">
        <w:rPr>
          <w:rFonts w:ascii="Times New Roman" w:hAnsi="Times New Roman" w:cs="Times New Roman"/>
          <w:sz w:val="24"/>
          <w:szCs w:val="24"/>
          <w:lang w:val="en-GB"/>
        </w:rPr>
        <w:t xml:space="preserve">two main effects which </w:t>
      </w:r>
      <w:r w:rsidR="00B82E9A" w:rsidRPr="00A04A57">
        <w:rPr>
          <w:rFonts w:ascii="Times New Roman" w:hAnsi="Times New Roman" w:cs="Times New Roman"/>
          <w:sz w:val="24"/>
          <w:szCs w:val="24"/>
          <w:lang w:val="en-GB"/>
        </w:rPr>
        <w:t xml:space="preserve">indicate </w:t>
      </w:r>
      <w:r w:rsidR="00451E49" w:rsidRPr="00A04A57">
        <w:rPr>
          <w:rFonts w:ascii="Times New Roman" w:hAnsi="Times New Roman" w:cs="Times New Roman"/>
          <w:sz w:val="24"/>
          <w:szCs w:val="24"/>
          <w:lang w:val="en-GB"/>
        </w:rPr>
        <w:t>that FDi</w:t>
      </w:r>
      <w:r w:rsidR="00AB1004" w:rsidRPr="00A04A57">
        <w:rPr>
          <w:rFonts w:ascii="Times New Roman" w:hAnsi="Times New Roman" w:cs="Times New Roman"/>
          <w:sz w:val="24"/>
          <w:szCs w:val="24"/>
          <w:lang w:val="en-GB"/>
        </w:rPr>
        <w:t xml:space="preserve"> </w:t>
      </w:r>
      <w:r w:rsidR="00E54670" w:rsidRPr="00A04A57">
        <w:rPr>
          <w:rFonts w:ascii="Times New Roman" w:hAnsi="Times New Roman" w:cs="Times New Roman"/>
          <w:sz w:val="24"/>
          <w:szCs w:val="24"/>
          <w:lang w:val="en-GB"/>
        </w:rPr>
        <w:t>decrease</w:t>
      </w:r>
      <w:r w:rsidR="00AB1004" w:rsidRPr="00A04A57">
        <w:rPr>
          <w:rFonts w:ascii="Times New Roman" w:hAnsi="Times New Roman" w:cs="Times New Roman"/>
          <w:sz w:val="24"/>
          <w:szCs w:val="24"/>
          <w:lang w:val="en-GB"/>
        </w:rPr>
        <w:t>s</w:t>
      </w:r>
      <w:r w:rsidR="00E54670" w:rsidRPr="00A04A57">
        <w:rPr>
          <w:rFonts w:ascii="Times New Roman" w:hAnsi="Times New Roman" w:cs="Times New Roman"/>
          <w:sz w:val="24"/>
          <w:szCs w:val="24"/>
          <w:lang w:val="en-GB"/>
        </w:rPr>
        <w:t xml:space="preserve"> as a function of the distance from </w:t>
      </w:r>
      <w:r w:rsidR="0019134C" w:rsidRPr="00A04A57">
        <w:rPr>
          <w:rFonts w:ascii="Times New Roman" w:hAnsi="Times New Roman" w:cs="Times New Roman"/>
          <w:sz w:val="24"/>
          <w:szCs w:val="24"/>
          <w:lang w:val="en-GB"/>
        </w:rPr>
        <w:t>the nearest eye (F (4,2</w:t>
      </w:r>
      <w:r w:rsidR="00853853" w:rsidRPr="00A04A57">
        <w:rPr>
          <w:rFonts w:ascii="Times New Roman" w:hAnsi="Times New Roman" w:cs="Times New Roman"/>
          <w:sz w:val="24"/>
          <w:szCs w:val="24"/>
          <w:lang w:val="en-GB"/>
        </w:rPr>
        <w:t>50</w:t>
      </w:r>
      <w:r w:rsidR="0019134C"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27.</w:t>
      </w:r>
      <w:r w:rsidR="00896ECD" w:rsidRPr="00A04A57">
        <w:rPr>
          <w:rFonts w:ascii="Times New Roman" w:hAnsi="Times New Roman" w:cs="Times New Roman"/>
          <w:sz w:val="24"/>
          <w:szCs w:val="24"/>
          <w:lang w:val="en-GB"/>
        </w:rPr>
        <w:t>4</w:t>
      </w:r>
      <w:r w:rsidR="0019134C" w:rsidRPr="00A04A57">
        <w:rPr>
          <w:rFonts w:ascii="Times New Roman" w:hAnsi="Times New Roman" w:cs="Times New Roman"/>
          <w:sz w:val="24"/>
          <w:szCs w:val="24"/>
          <w:lang w:val="en-GB"/>
        </w:rPr>
        <w:t xml:space="preserve">, p &lt; .00001, Figure 2) and </w:t>
      </w:r>
      <w:r w:rsidR="00B86A32" w:rsidRPr="00A04A57">
        <w:rPr>
          <w:rFonts w:ascii="Times New Roman" w:hAnsi="Times New Roman" w:cs="Times New Roman"/>
          <w:sz w:val="24"/>
          <w:szCs w:val="24"/>
          <w:lang w:val="en-GB"/>
        </w:rPr>
        <w:t xml:space="preserve">distance from the image </w:t>
      </w:r>
      <w:r w:rsidR="00F22E23" w:rsidRPr="00F22E23">
        <w:rPr>
          <w:rFonts w:ascii="Times New Roman" w:hAnsi="Times New Roman" w:cs="Times New Roman"/>
          <w:sz w:val="24"/>
          <w:szCs w:val="24"/>
          <w:lang w:val="en-GB"/>
        </w:rPr>
        <w:t>centre</w:t>
      </w:r>
      <w:r w:rsidR="00B86A32" w:rsidRPr="00A04A57">
        <w:rPr>
          <w:rFonts w:ascii="Times New Roman" w:hAnsi="Times New Roman" w:cs="Times New Roman"/>
          <w:sz w:val="24"/>
          <w:szCs w:val="24"/>
          <w:lang w:val="en-GB"/>
        </w:rPr>
        <w:t xml:space="preserve"> (</w:t>
      </w:r>
      <w:r w:rsidR="004D0A37" w:rsidRPr="00A04A57">
        <w:rPr>
          <w:rFonts w:ascii="Times New Roman" w:hAnsi="Times New Roman" w:cs="Times New Roman"/>
          <w:sz w:val="24"/>
          <w:szCs w:val="24"/>
          <w:lang w:val="en-GB"/>
        </w:rPr>
        <w:t>F (4,2</w:t>
      </w:r>
      <w:r w:rsidR="00853853" w:rsidRPr="00A04A57">
        <w:rPr>
          <w:rFonts w:ascii="Times New Roman" w:hAnsi="Times New Roman" w:cs="Times New Roman"/>
          <w:sz w:val="24"/>
          <w:szCs w:val="24"/>
          <w:lang w:val="en-GB"/>
        </w:rPr>
        <w:t>50</w:t>
      </w:r>
      <w:r w:rsidR="004D0A37" w:rsidRPr="00A04A57">
        <w:rPr>
          <w:rFonts w:ascii="Times New Roman" w:hAnsi="Times New Roman" w:cs="Times New Roman"/>
          <w:sz w:val="24"/>
          <w:szCs w:val="24"/>
          <w:lang w:val="en-GB"/>
        </w:rPr>
        <w:t xml:space="preserve">) = </w:t>
      </w:r>
      <w:r w:rsidR="00853853" w:rsidRPr="00A04A57">
        <w:rPr>
          <w:rFonts w:ascii="Times New Roman" w:hAnsi="Times New Roman" w:cs="Times New Roman"/>
          <w:sz w:val="24"/>
          <w:szCs w:val="24"/>
          <w:lang w:val="en-GB"/>
        </w:rPr>
        <w:t>14</w:t>
      </w:r>
      <w:r w:rsidR="004D0A37" w:rsidRPr="00A04A57">
        <w:rPr>
          <w:rFonts w:ascii="Times New Roman" w:hAnsi="Times New Roman" w:cs="Times New Roman"/>
          <w:sz w:val="24"/>
          <w:szCs w:val="24"/>
          <w:lang w:val="en-GB"/>
        </w:rPr>
        <w:t>.</w:t>
      </w:r>
      <w:r w:rsidR="00896ECD" w:rsidRPr="00A04A57">
        <w:rPr>
          <w:rFonts w:ascii="Times New Roman" w:hAnsi="Times New Roman" w:cs="Times New Roman"/>
          <w:sz w:val="24"/>
          <w:szCs w:val="24"/>
          <w:lang w:val="en-GB"/>
        </w:rPr>
        <w:t>3</w:t>
      </w:r>
      <w:r w:rsidR="004D0A37" w:rsidRPr="00A04A57">
        <w:rPr>
          <w:rFonts w:ascii="Times New Roman" w:hAnsi="Times New Roman" w:cs="Times New Roman"/>
          <w:sz w:val="24"/>
          <w:szCs w:val="24"/>
          <w:lang w:val="en-GB"/>
        </w:rPr>
        <w:t>, p &lt; .00001, Figure 2)</w:t>
      </w:r>
      <w:r w:rsidR="0019134C"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 xml:space="preserve">Importantly, neither of these effects </w:t>
      </w:r>
      <w:r w:rsidR="00BC6644" w:rsidRPr="00A04A57">
        <w:rPr>
          <w:rFonts w:ascii="Times New Roman" w:hAnsi="Times New Roman" w:cs="Times New Roman"/>
          <w:sz w:val="24"/>
          <w:szCs w:val="24"/>
          <w:lang w:val="en-GB"/>
        </w:rPr>
        <w:t>was</w:t>
      </w:r>
      <w:r w:rsidR="00B86A32" w:rsidRPr="00A04A57">
        <w:rPr>
          <w:rFonts w:ascii="Times New Roman" w:hAnsi="Times New Roman" w:cs="Times New Roman"/>
          <w:sz w:val="24"/>
          <w:szCs w:val="24"/>
          <w:lang w:val="en-GB"/>
        </w:rPr>
        <w:t xml:space="preserve"> modulated by AQ</w:t>
      </w:r>
      <w:r w:rsidR="00BD5E8E" w:rsidRPr="00A04A57">
        <w:rPr>
          <w:rFonts w:ascii="Times New Roman" w:hAnsi="Times New Roman" w:cs="Times New Roman"/>
          <w:sz w:val="24"/>
          <w:szCs w:val="24"/>
          <w:lang w:val="en-GB"/>
        </w:rPr>
        <w:t xml:space="preserve"> </w:t>
      </w:r>
      <w:r w:rsidR="00B86A32" w:rsidRPr="00A04A57">
        <w:rPr>
          <w:rFonts w:ascii="Times New Roman" w:hAnsi="Times New Roman" w:cs="Times New Roman"/>
          <w:sz w:val="24"/>
          <w:szCs w:val="24"/>
          <w:lang w:val="en-GB"/>
        </w:rPr>
        <w:t>group.</w:t>
      </w:r>
      <w:r w:rsidR="006C1734" w:rsidRPr="00A04A57">
        <w:rPr>
          <w:rFonts w:ascii="Times New Roman" w:hAnsi="Times New Roman" w:cs="Times New Roman"/>
          <w:sz w:val="24"/>
          <w:szCs w:val="24"/>
          <w:lang w:val="en-GB"/>
        </w:rPr>
        <w:t xml:space="preserve"> </w:t>
      </w:r>
      <w:r w:rsidR="00361DD2" w:rsidRPr="00A04A57">
        <w:rPr>
          <w:rFonts w:ascii="Times New Roman" w:hAnsi="Times New Roman" w:cs="Times New Roman"/>
          <w:sz w:val="24"/>
          <w:szCs w:val="24"/>
          <w:lang w:val="en-GB"/>
        </w:rPr>
        <w:t xml:space="preserve">Therefore, our data does not replicate previously reported ASD effects on image </w:t>
      </w:r>
      <w:r w:rsidR="00F22E23" w:rsidRPr="00F22E23">
        <w:rPr>
          <w:rFonts w:ascii="Times New Roman" w:hAnsi="Times New Roman" w:cs="Times New Roman"/>
          <w:sz w:val="24"/>
          <w:szCs w:val="24"/>
          <w:lang w:val="en-GB"/>
        </w:rPr>
        <w:t>centre</w:t>
      </w:r>
      <w:r w:rsidR="00361DD2" w:rsidRPr="00A04A57">
        <w:rPr>
          <w:rFonts w:ascii="Times New Roman" w:hAnsi="Times New Roman" w:cs="Times New Roman"/>
          <w:sz w:val="24"/>
          <w:szCs w:val="24"/>
          <w:lang w:val="en-GB"/>
        </w:rPr>
        <w:t xml:space="preserve"> and eye-region </w:t>
      </w:r>
      <w:r w:rsidR="007A2C57" w:rsidRPr="00A04A57">
        <w:rPr>
          <w:rFonts w:ascii="Times New Roman" w:hAnsi="Times New Roman" w:cs="Times New Roman"/>
          <w:sz w:val="24"/>
          <w:szCs w:val="24"/>
          <w:lang w:val="en-GB"/>
        </w:rPr>
        <w:t>processing</w:t>
      </w:r>
      <w:r w:rsidR="00361DD2" w:rsidRPr="00A04A57">
        <w:rPr>
          <w:rFonts w:ascii="Times New Roman" w:hAnsi="Times New Roman" w:cs="Times New Roman"/>
          <w:sz w:val="24"/>
          <w:szCs w:val="24"/>
          <w:lang w:val="en-GB"/>
        </w:rPr>
        <w:t>.</w:t>
      </w:r>
      <w:r w:rsidR="00197E87" w:rsidRPr="00A04A57">
        <w:rPr>
          <w:rFonts w:ascii="Times New Roman" w:hAnsi="Times New Roman" w:cs="Times New Roman"/>
          <w:sz w:val="24"/>
          <w:szCs w:val="24"/>
          <w:lang w:val="en-GB"/>
        </w:rPr>
        <w:t xml:space="preserve"> It is important to note </w:t>
      </w:r>
      <w:r w:rsidR="00E54670" w:rsidRPr="00A04A57">
        <w:rPr>
          <w:rFonts w:ascii="Times New Roman" w:hAnsi="Times New Roman" w:cs="Times New Roman"/>
          <w:sz w:val="24"/>
          <w:szCs w:val="24"/>
          <w:lang w:val="en-GB"/>
        </w:rPr>
        <w:t>that in contrast to these previous studies, our results are not based on eye movements nor on</w:t>
      </w:r>
      <w:r w:rsidR="009D0677" w:rsidRPr="00A04A57">
        <w:rPr>
          <w:rFonts w:ascii="Times New Roman" w:hAnsi="Times New Roman" w:cs="Times New Roman"/>
          <w:sz w:val="24"/>
          <w:szCs w:val="24"/>
          <w:lang w:val="en-GB"/>
        </w:rPr>
        <w:t xml:space="preserve"> data from</w:t>
      </w:r>
      <w:r w:rsidR="00E54670" w:rsidRPr="00A04A57">
        <w:rPr>
          <w:rFonts w:ascii="Times New Roman" w:hAnsi="Times New Roman" w:cs="Times New Roman"/>
          <w:sz w:val="24"/>
          <w:szCs w:val="24"/>
          <w:lang w:val="en-GB"/>
        </w:rPr>
        <w:t xml:space="preserve"> clinically diagnosed </w:t>
      </w:r>
      <w:r w:rsidR="00197E87" w:rsidRPr="00A04A57">
        <w:rPr>
          <w:rFonts w:ascii="Times New Roman" w:hAnsi="Times New Roman" w:cs="Times New Roman"/>
          <w:sz w:val="24"/>
          <w:szCs w:val="24"/>
          <w:lang w:val="en-GB"/>
        </w:rPr>
        <w:t>ASD</w:t>
      </w:r>
      <w:r w:rsidR="00E54670" w:rsidRPr="00A04A57">
        <w:rPr>
          <w:rFonts w:ascii="Times New Roman" w:hAnsi="Times New Roman" w:cs="Times New Roman"/>
          <w:sz w:val="24"/>
          <w:szCs w:val="24"/>
          <w:lang w:val="en-GB"/>
        </w:rPr>
        <w:t xml:space="preserve"> patients.</w:t>
      </w:r>
    </w:p>
    <w:p w14:paraId="4E7D749B" w14:textId="428C2E51" w:rsidR="003E311D" w:rsidRPr="00A04A57" w:rsidRDefault="0097497A" w:rsidP="001521BA">
      <w:pPr>
        <w:spacing w:line="360" w:lineRule="auto"/>
        <w:jc w:val="both"/>
        <w:rPr>
          <w:rFonts w:ascii="Times New Roman" w:eastAsia="Times New Roman" w:hAnsi="Times New Roman" w:cs="Times New Roman"/>
          <w:sz w:val="24"/>
          <w:szCs w:val="24"/>
          <w:lang w:val="en-GB"/>
        </w:rPr>
      </w:pPr>
      <w:r w:rsidRPr="00F22E23">
        <w:rPr>
          <w:rFonts w:ascii="Times New Roman" w:eastAsia="Times New Roman" w:hAnsi="Times New Roman" w:cs="Times New Roman"/>
          <w:noProof/>
          <w:sz w:val="24"/>
          <w:szCs w:val="24"/>
          <w:lang w:val="en-GB" w:eastAsia="en-GB"/>
        </w:rPr>
        <w:drawing>
          <wp:anchor distT="0" distB="0" distL="114300" distR="114300" simplePos="0" relativeHeight="251679744" behindDoc="1" locked="0" layoutInCell="1" allowOverlap="1" wp14:anchorId="4851B1EC" wp14:editId="3C6B4970">
            <wp:simplePos x="0" y="0"/>
            <wp:positionH relativeFrom="column">
              <wp:posOffset>168275</wp:posOffset>
            </wp:positionH>
            <wp:positionV relativeFrom="paragraph">
              <wp:posOffset>1619885</wp:posOffset>
            </wp:positionV>
            <wp:extent cx="5629275" cy="3098800"/>
            <wp:effectExtent l="0" t="0" r="9525" b="0"/>
            <wp:wrapSquare wrapText="bothSides"/>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nAndSCeff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9275" cy="3098800"/>
                    </a:xfrm>
                    <a:prstGeom prst="rect">
                      <a:avLst/>
                    </a:prstGeom>
                  </pic:spPr>
                </pic:pic>
              </a:graphicData>
            </a:graphic>
            <wp14:sizeRelH relativeFrom="page">
              <wp14:pctWidth>0</wp14:pctWidth>
            </wp14:sizeRelH>
            <wp14:sizeRelV relativeFrom="page">
              <wp14:pctHeight>0</wp14:pctHeight>
            </wp14:sizeRelV>
          </wp:anchor>
        </w:drawing>
      </w:r>
      <w:r w:rsidRPr="00A04A57">
        <w:rPr>
          <w:rFonts w:ascii="Times New Roman" w:eastAsia="Times New Roman" w:hAnsi="Times New Roman" w:cs="Times New Roman"/>
          <w:noProof/>
          <w:sz w:val="24"/>
          <w:szCs w:val="24"/>
          <w:lang w:val="en-GB" w:eastAsia="en-GB"/>
        </w:rPr>
        <mc:AlternateContent>
          <mc:Choice Requires="wps">
            <w:drawing>
              <wp:anchor distT="45720" distB="45720" distL="114300" distR="114300" simplePos="0" relativeHeight="251661312" behindDoc="0" locked="0" layoutInCell="1" allowOverlap="1" wp14:anchorId="4B3FFCF7" wp14:editId="4D93AA35">
                <wp:simplePos x="0" y="0"/>
                <wp:positionH relativeFrom="margin">
                  <wp:posOffset>54610</wp:posOffset>
                </wp:positionH>
                <wp:positionV relativeFrom="paragraph">
                  <wp:posOffset>4766945</wp:posOffset>
                </wp:positionV>
                <wp:extent cx="5843905" cy="2289810"/>
                <wp:effectExtent l="0" t="0" r="4445"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3905" cy="2289810"/>
                        </a:xfrm>
                        <a:prstGeom prst="rect">
                          <a:avLst/>
                        </a:prstGeom>
                        <a:solidFill>
                          <a:srgbClr val="FFFFFF"/>
                        </a:solidFill>
                        <a:ln w="9525">
                          <a:noFill/>
                          <a:miter lim="800000"/>
                          <a:headEnd/>
                          <a:tailEnd/>
                        </a:ln>
                      </wps:spPr>
                      <wps:txb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FFCF7" id="_x0000_s1028" type="#_x0000_t202" style="position:absolute;left:0;text-align:left;margin-left:4.3pt;margin-top:375.35pt;width:460.15pt;height:180.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" stroked="f">
                <v:textbox>
                  <w:txbxContent>
                    <w:p w14:paraId="7105ACBA" w14:textId="33DF0D3B" w:rsidR="00EF0E6B" w:rsidRPr="003E0BD7" w:rsidRDefault="00EF0E6B" w:rsidP="006B32CF">
                      <w:pPr>
                        <w:spacing w:line="240" w:lineRule="auto"/>
                        <w:jc w:val="both"/>
                        <w:rPr>
                          <w:rFonts w:ascii="Times New Roman" w:hAnsi="Times New Roman" w:cs="Times New Roman"/>
                        </w:rPr>
                      </w:pPr>
                      <w:r w:rsidRPr="003E0BD7">
                        <w:rPr>
                          <w:rFonts w:ascii="Times New Roman" w:hAnsi="Times New Roman" w:cs="Times New Roman"/>
                          <w:b/>
                        </w:rPr>
                        <w:t xml:space="preserve">Figure 3: Reliance-on-detail effects scale with the clinical relevance of </w:t>
                      </w:r>
                      <w:r>
                        <w:rPr>
                          <w:rFonts w:ascii="Times New Roman" w:hAnsi="Times New Roman" w:cs="Times New Roman"/>
                          <w:b/>
                        </w:rPr>
                        <w:t>autistic-like trait</w:t>
                      </w:r>
                      <w:r w:rsidRPr="003E0BD7">
                        <w:rPr>
                          <w:rFonts w:ascii="Times New Roman" w:hAnsi="Times New Roman" w:cs="Times New Roman"/>
                          <w:b/>
                        </w:rPr>
                        <w:t xml:space="preserve">s. </w:t>
                      </w:r>
                      <w:r w:rsidRPr="003E0BD7">
                        <w:rPr>
                          <w:rFonts w:ascii="Times New Roman" w:hAnsi="Times New Roman" w:cs="Times New Roman"/>
                        </w:rPr>
                        <w:t>We assessed how a positive score on each of the 50 AQ items (referred to as ‘traits’) increased our participants preference for high spatial frequency features. Reliance-on-detail was quantified for each participant as the linear regression coefficient between their average FDi values for each of the spatial frequency bins and the ascending bin numbers (1 to 5, see Figure 2). Clinical diagnosticity of traits</w:t>
                      </w:r>
                      <w:r w:rsidRPr="003E0BD7">
                        <w:rPr>
                          <w:rFonts w:ascii="Times New Roman" w:hAnsi="Times New Roman" w:cs="Times New Roman"/>
                          <w:i/>
                        </w:rPr>
                        <w:t xml:space="preserve"> </w:t>
                      </w:r>
                      <w:r w:rsidRPr="003E0BD7">
                        <w:rPr>
                          <w:rFonts w:ascii="Times New Roman" w:hAnsi="Times New Roman" w:cs="Times New Roman"/>
                        </w:rPr>
                        <w:t>were</w:t>
                      </w:r>
                      <w:r w:rsidRPr="003E0BD7">
                        <w:rPr>
                          <w:rFonts w:ascii="Times New Roman" w:hAnsi="Times New Roman" w:cs="Times New Roman"/>
                          <w:i/>
                        </w:rPr>
                        <w:t xml:space="preserve"> </w:t>
                      </w:r>
                      <w:r w:rsidRPr="003E0BD7">
                        <w:rPr>
                          <w:rFonts w:ascii="Times New Roman" w:hAnsi="Times New Roman" w:cs="Times New Roman"/>
                        </w:rPr>
                        <w:t>quantified as the (natural) log of the trait prevalence ratio between clinically diagnosed ASD individuals and neurotypical students. The scatter plot shows that the clinical diagnosticity of traits scales positively with how much the presence of traits increases reliance-on-detail (left)</w:t>
                      </w:r>
                      <w:r w:rsidRPr="003E0BD7">
                        <w:rPr>
                          <w:rFonts w:ascii="Times New Roman" w:hAnsi="Times New Roman" w:cs="Times New Roman"/>
                          <w:b/>
                          <w:i/>
                        </w:rPr>
                        <w:t xml:space="preserve"> </w:t>
                      </w:r>
                      <w:r w:rsidRPr="003E0BD7">
                        <w:rPr>
                          <w:rFonts w:ascii="Times New Roman" w:hAnsi="Times New Roman" w:cs="Times New Roman"/>
                        </w:rPr>
                        <w:t>Furthermore, reliance-on-detail increases were found to depend on the trait type (right)</w:t>
                      </w:r>
                      <w:r w:rsidRPr="003E0BD7">
                        <w:rPr>
                          <w:rFonts w:ascii="Times New Roman" w:hAnsi="Times New Roman" w:cs="Times New Roman"/>
                          <w:i/>
                        </w:rPr>
                        <w:t>,</w:t>
                      </w:r>
                      <w:r w:rsidRPr="003E0BD7">
                        <w:rPr>
                          <w:rFonts w:ascii="Times New Roman" w:hAnsi="Times New Roman" w:cs="Times New Roman"/>
                        </w:rPr>
                        <w:t xml:space="preserve"> with the presence of “social skill” traits leading to above-average increases and “attention to details” traits to below-average increases.</w:t>
                      </w:r>
                      <w:r w:rsidRPr="00B17873">
                        <w:t xml:space="preserve"> </w:t>
                      </w:r>
                      <w:r>
                        <w:rPr>
                          <w:rFonts w:ascii="Times New Roman" w:hAnsi="Times New Roman" w:cs="Times New Roman"/>
                        </w:rPr>
                        <w:t>N</w:t>
                      </w:r>
                      <w:r w:rsidRPr="00B17873">
                        <w:rPr>
                          <w:rFonts w:ascii="Times New Roman" w:hAnsi="Times New Roman" w:cs="Times New Roman"/>
                        </w:rPr>
                        <w:t>ote here that the trait type</w:t>
                      </w:r>
                      <w:r>
                        <w:rPr>
                          <w:rFonts w:ascii="Times New Roman" w:hAnsi="Times New Roman" w:cs="Times New Roman"/>
                        </w:rPr>
                        <w:t>s</w:t>
                      </w:r>
                      <w:r w:rsidRPr="00B17873">
                        <w:rPr>
                          <w:rFonts w:ascii="Times New Roman" w:hAnsi="Times New Roman" w:cs="Times New Roman"/>
                        </w:rPr>
                        <w:t xml:space="preserve"> labeled as ‘social skill’</w:t>
                      </w:r>
                      <w:r>
                        <w:rPr>
                          <w:rFonts w:ascii="Times New Roman" w:hAnsi="Times New Roman" w:cs="Times New Roman"/>
                        </w:rPr>
                        <w:t>, ‘attention switching’, ‘communication’ and ‘imagination’</w:t>
                      </w:r>
                      <w:r w:rsidRPr="00B17873">
                        <w:rPr>
                          <w:rFonts w:ascii="Times New Roman" w:hAnsi="Times New Roman" w:cs="Times New Roman"/>
                        </w:rPr>
                        <w:t xml:space="preserve"> </w:t>
                      </w:r>
                      <w:r>
                        <w:rPr>
                          <w:rFonts w:ascii="Times New Roman" w:hAnsi="Times New Roman" w:cs="Times New Roman"/>
                        </w:rPr>
                        <w:t>all refer to difficulties in the respective domains while ‘attention to detail’ refers to its domain positively.</w:t>
                      </w:r>
                    </w:p>
                  </w:txbxContent>
                </v:textbox>
                <w10:wrap type="square" anchorx="margin"/>
              </v:shape>
            </w:pict>
          </mc:Fallback>
        </mc:AlternateContent>
      </w:r>
      <w:r w:rsidR="00DE3A83" w:rsidRPr="00A04A57">
        <w:rPr>
          <w:rFonts w:ascii="Times New Roman" w:hAnsi="Times New Roman" w:cs="Times New Roman"/>
          <w:sz w:val="24"/>
          <w:szCs w:val="24"/>
          <w:lang w:val="en-GB"/>
        </w:rPr>
        <w:t xml:space="preserve">Does </w:t>
      </w:r>
      <w:r w:rsidR="006113EF" w:rsidRPr="00A04A57">
        <w:rPr>
          <w:rFonts w:ascii="Times New Roman" w:hAnsi="Times New Roman" w:cs="Times New Roman"/>
          <w:sz w:val="24"/>
          <w:szCs w:val="24"/>
          <w:lang w:val="en-GB"/>
        </w:rPr>
        <w:t xml:space="preserve">our finding of an increased </w:t>
      </w:r>
      <w:r w:rsidR="00E6762E" w:rsidRPr="00A04A57">
        <w:rPr>
          <w:rFonts w:ascii="Times New Roman" w:hAnsi="Times New Roman" w:cs="Times New Roman"/>
          <w:sz w:val="24"/>
          <w:szCs w:val="24"/>
          <w:lang w:val="en-GB"/>
        </w:rPr>
        <w:t>reliance-</w:t>
      </w:r>
      <w:r w:rsidR="006113EF" w:rsidRPr="00A04A57">
        <w:rPr>
          <w:rFonts w:ascii="Times New Roman" w:hAnsi="Times New Roman" w:cs="Times New Roman"/>
          <w:sz w:val="24"/>
          <w:szCs w:val="24"/>
          <w:lang w:val="en-GB"/>
        </w:rPr>
        <w:t xml:space="preserve">on detail for visual recognition in high AQ individuals </w:t>
      </w:r>
      <w:r w:rsidR="00E6762E" w:rsidRPr="00A04A57">
        <w:rPr>
          <w:rFonts w:ascii="Times New Roman" w:hAnsi="Times New Roman" w:cs="Times New Roman"/>
          <w:sz w:val="24"/>
          <w:szCs w:val="24"/>
          <w:lang w:val="en-GB"/>
        </w:rPr>
        <w:t xml:space="preserve">generalize </w:t>
      </w:r>
      <w:r w:rsidR="006113EF" w:rsidRPr="00A04A57">
        <w:rPr>
          <w:rFonts w:ascii="Times New Roman" w:hAnsi="Times New Roman" w:cs="Times New Roman"/>
          <w:sz w:val="24"/>
          <w:szCs w:val="24"/>
          <w:lang w:val="en-GB"/>
        </w:rPr>
        <w:t>to individuals with a</w:t>
      </w:r>
      <w:r w:rsidR="00E6762E" w:rsidRPr="00A04A57">
        <w:rPr>
          <w:rFonts w:ascii="Times New Roman" w:hAnsi="Times New Roman" w:cs="Times New Roman"/>
          <w:sz w:val="24"/>
          <w:szCs w:val="24"/>
          <w:lang w:val="en-GB"/>
        </w:rPr>
        <w:t>n</w:t>
      </w:r>
      <w:r w:rsidR="006113EF" w:rsidRPr="00A04A57">
        <w:rPr>
          <w:rFonts w:ascii="Times New Roman" w:hAnsi="Times New Roman" w:cs="Times New Roman"/>
          <w:sz w:val="24"/>
          <w:szCs w:val="24"/>
          <w:lang w:val="en-GB"/>
        </w:rPr>
        <w:t xml:space="preserve"> </w:t>
      </w:r>
      <w:r w:rsidR="005A4C92" w:rsidRPr="00A04A57">
        <w:rPr>
          <w:rFonts w:ascii="Times New Roman" w:hAnsi="Times New Roman" w:cs="Times New Roman"/>
          <w:sz w:val="24"/>
          <w:szCs w:val="24"/>
          <w:lang w:val="en-GB"/>
        </w:rPr>
        <w:t xml:space="preserve">ASD </w:t>
      </w:r>
      <w:r w:rsidR="00DE3A83" w:rsidRPr="00A04A57">
        <w:rPr>
          <w:rFonts w:ascii="Times New Roman" w:hAnsi="Times New Roman" w:cs="Times New Roman"/>
          <w:sz w:val="24"/>
          <w:szCs w:val="24"/>
          <w:lang w:val="en-GB"/>
        </w:rPr>
        <w:t xml:space="preserve">diagnosis? Our study </w:t>
      </w:r>
      <w:r w:rsidR="007F277A" w:rsidRPr="00A04A57">
        <w:rPr>
          <w:rFonts w:ascii="Times New Roman" w:hAnsi="Times New Roman" w:cs="Times New Roman"/>
          <w:sz w:val="24"/>
          <w:szCs w:val="24"/>
          <w:lang w:val="en-GB"/>
        </w:rPr>
        <w:t xml:space="preserve">does not </w:t>
      </w:r>
      <w:r w:rsidR="00DE3A83" w:rsidRPr="00A04A57">
        <w:rPr>
          <w:rFonts w:ascii="Times New Roman" w:hAnsi="Times New Roman" w:cs="Times New Roman"/>
          <w:sz w:val="24"/>
          <w:szCs w:val="24"/>
          <w:lang w:val="en-GB"/>
        </w:rPr>
        <w:t xml:space="preserve">provide direct evidence for this as we measured a neurotypical student population. However, </w:t>
      </w:r>
      <w:r w:rsidR="002D65D8" w:rsidRPr="00A04A57">
        <w:rPr>
          <w:rFonts w:ascii="Times New Roman" w:hAnsi="Times New Roman" w:cs="Times New Roman"/>
          <w:sz w:val="24"/>
          <w:szCs w:val="24"/>
          <w:lang w:val="en-GB"/>
        </w:rPr>
        <w:t xml:space="preserve">we are able to provide indirect evidence by </w:t>
      </w:r>
      <w:r w:rsidR="006B5785" w:rsidRPr="00A04A57">
        <w:rPr>
          <w:rFonts w:ascii="Times New Roman" w:hAnsi="Times New Roman" w:cs="Times New Roman"/>
          <w:sz w:val="24"/>
          <w:szCs w:val="24"/>
          <w:lang w:val="en-GB"/>
        </w:rPr>
        <w:t xml:space="preserve">testing if </w:t>
      </w:r>
      <w:r w:rsidR="007F277A" w:rsidRPr="00A04A57">
        <w:rPr>
          <w:rFonts w:ascii="Times New Roman" w:hAnsi="Times New Roman" w:cs="Times New Roman"/>
          <w:sz w:val="24"/>
          <w:szCs w:val="24"/>
          <w:lang w:val="en-GB"/>
        </w:rPr>
        <w:t>visual</w:t>
      </w:r>
      <w:r w:rsidR="00D10943" w:rsidRPr="00A04A57">
        <w:rPr>
          <w:rFonts w:ascii="Times New Roman" w:hAnsi="Times New Roman" w:cs="Times New Roman"/>
          <w:sz w:val="24"/>
          <w:szCs w:val="24"/>
          <w:lang w:val="en-GB"/>
        </w:rPr>
        <w:t>-</w:t>
      </w:r>
      <w:r w:rsidR="007F277A" w:rsidRPr="00A04A57">
        <w:rPr>
          <w:rFonts w:ascii="Times New Roman" w:hAnsi="Times New Roman" w:cs="Times New Roman"/>
          <w:sz w:val="24"/>
          <w:szCs w:val="24"/>
          <w:lang w:val="en-GB"/>
        </w:rPr>
        <w:t>detail</w:t>
      </w:r>
      <w:r w:rsidR="00D10943" w:rsidRPr="00A04A57">
        <w:rPr>
          <w:rFonts w:ascii="Times New Roman" w:hAnsi="Times New Roman" w:cs="Times New Roman"/>
          <w:sz w:val="24"/>
          <w:szCs w:val="24"/>
          <w:lang w:val="en-GB"/>
        </w:rPr>
        <w:t>-</w:t>
      </w:r>
      <w:r w:rsidR="00BB75D0" w:rsidRPr="00A04A57">
        <w:rPr>
          <w:rFonts w:ascii="Times New Roman" w:hAnsi="Times New Roman" w:cs="Times New Roman"/>
          <w:sz w:val="24"/>
          <w:szCs w:val="24"/>
          <w:lang w:val="en-GB"/>
        </w:rPr>
        <w:t xml:space="preserve">reliance depends most </w:t>
      </w:r>
      <w:r w:rsidR="00EE1099" w:rsidRPr="00A04A57">
        <w:rPr>
          <w:rFonts w:ascii="Times New Roman" w:hAnsi="Times New Roman" w:cs="Times New Roman"/>
          <w:sz w:val="24"/>
          <w:szCs w:val="24"/>
          <w:lang w:val="en-GB"/>
        </w:rPr>
        <w:t>on</w:t>
      </w:r>
      <w:r w:rsidR="00EF3EDA" w:rsidRPr="00A04A57">
        <w:rPr>
          <w:rFonts w:ascii="Times New Roman" w:hAnsi="Times New Roman" w:cs="Times New Roman"/>
          <w:sz w:val="24"/>
          <w:szCs w:val="24"/>
          <w:lang w:val="en-GB"/>
        </w:rPr>
        <w:t xml:space="preserve"> </w:t>
      </w:r>
      <w:r w:rsidR="00C72444" w:rsidRPr="00A04A57">
        <w:rPr>
          <w:rFonts w:ascii="Times New Roman" w:hAnsi="Times New Roman" w:cs="Times New Roman"/>
          <w:sz w:val="24"/>
          <w:szCs w:val="24"/>
          <w:lang w:val="en-GB"/>
        </w:rPr>
        <w:t xml:space="preserve">the </w:t>
      </w:r>
      <w:r w:rsidR="007F277A" w:rsidRPr="00A04A57">
        <w:rPr>
          <w:rFonts w:ascii="Times New Roman" w:hAnsi="Times New Roman" w:cs="Times New Roman"/>
          <w:sz w:val="24"/>
          <w:szCs w:val="24"/>
          <w:lang w:val="en-GB"/>
        </w:rPr>
        <w:t xml:space="preserve">presence of </w:t>
      </w:r>
      <w:r w:rsidR="00C72444" w:rsidRPr="00A04A57">
        <w:rPr>
          <w:rFonts w:ascii="Times New Roman" w:hAnsi="Times New Roman" w:cs="Times New Roman"/>
          <w:sz w:val="24"/>
          <w:szCs w:val="24"/>
          <w:lang w:val="en-GB"/>
        </w:rPr>
        <w:t xml:space="preserve">clinically diagnostic </w:t>
      </w:r>
      <w:r w:rsidR="00BB75D0" w:rsidRPr="00A04A57">
        <w:rPr>
          <w:rFonts w:ascii="Times New Roman" w:hAnsi="Times New Roman" w:cs="Times New Roman"/>
          <w:sz w:val="24"/>
          <w:szCs w:val="24"/>
          <w:lang w:val="en-GB"/>
        </w:rPr>
        <w:t xml:space="preserve">AQ </w:t>
      </w:r>
      <w:r w:rsidR="007F277A" w:rsidRPr="00A04A57">
        <w:rPr>
          <w:rFonts w:ascii="Times New Roman" w:hAnsi="Times New Roman" w:cs="Times New Roman"/>
          <w:sz w:val="24"/>
          <w:szCs w:val="24"/>
          <w:lang w:val="en-GB"/>
        </w:rPr>
        <w:t>traits (with ‘trait’ we refer to a positive score on one of the 50 items of the AQ questionnaire)</w:t>
      </w:r>
      <w:r w:rsidR="00BB75D0"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To this end</w:t>
      </w:r>
      <w:r w:rsidR="00C72444" w:rsidRPr="00A04A57">
        <w:rPr>
          <w:rFonts w:ascii="Times New Roman" w:hAnsi="Times New Roman" w:cs="Times New Roman"/>
          <w:sz w:val="24"/>
          <w:szCs w:val="24"/>
          <w:lang w:val="en-GB"/>
        </w:rPr>
        <w:t>,</w:t>
      </w:r>
      <w:r w:rsidR="00964D5D" w:rsidRPr="00A04A57">
        <w:rPr>
          <w:rFonts w:ascii="Times New Roman" w:hAnsi="Times New Roman" w:cs="Times New Roman"/>
          <w:sz w:val="24"/>
          <w:szCs w:val="24"/>
          <w:lang w:val="en-GB"/>
        </w:rPr>
        <w:t xml:space="preserve"> we quantified the clinical diagnosticity </w:t>
      </w:r>
      <w:r w:rsidR="00EF3EDA" w:rsidRPr="00A04A57">
        <w:rPr>
          <w:rFonts w:ascii="Times New Roman" w:hAnsi="Times New Roman" w:cs="Times New Roman"/>
          <w:sz w:val="24"/>
          <w:szCs w:val="24"/>
          <w:lang w:val="en-GB"/>
        </w:rPr>
        <w:t xml:space="preserve">the 50 </w:t>
      </w:r>
      <w:r w:rsidR="007F277A" w:rsidRPr="00A04A57">
        <w:rPr>
          <w:rFonts w:ascii="Times New Roman" w:hAnsi="Times New Roman" w:cs="Times New Roman"/>
          <w:sz w:val="24"/>
          <w:szCs w:val="24"/>
          <w:lang w:val="en-GB"/>
        </w:rPr>
        <w:t xml:space="preserve">autism traits </w:t>
      </w:r>
      <w:r w:rsidR="00964D5D" w:rsidRPr="00A04A57">
        <w:rPr>
          <w:rFonts w:ascii="Times New Roman" w:hAnsi="Times New Roman" w:cs="Times New Roman"/>
          <w:sz w:val="24"/>
          <w:szCs w:val="24"/>
          <w:lang w:val="en-GB"/>
        </w:rPr>
        <w:t xml:space="preserve">as the </w:t>
      </w:r>
      <w:r w:rsidR="007949E6" w:rsidRPr="00A04A57">
        <w:rPr>
          <w:rFonts w:ascii="Times New Roman" w:hAnsi="Times New Roman" w:cs="Times New Roman"/>
          <w:sz w:val="24"/>
          <w:szCs w:val="24"/>
          <w:lang w:val="en-GB"/>
        </w:rPr>
        <w:lastRenderedPageBreak/>
        <w:t xml:space="preserve">(natural) </w:t>
      </w:r>
      <w:r w:rsidR="007F277A" w:rsidRPr="00A04A57">
        <w:rPr>
          <w:rFonts w:ascii="Times New Roman" w:hAnsi="Times New Roman" w:cs="Times New Roman"/>
          <w:sz w:val="24"/>
          <w:szCs w:val="24"/>
          <w:lang w:val="en-GB"/>
        </w:rPr>
        <w:t>log</w:t>
      </w:r>
      <w:r w:rsidR="007949E6" w:rsidRPr="00A04A57">
        <w:rPr>
          <w:rFonts w:ascii="Times New Roman" w:hAnsi="Times New Roman" w:cs="Times New Roman"/>
          <w:sz w:val="24"/>
          <w:szCs w:val="24"/>
          <w:lang w:val="en-GB"/>
        </w:rPr>
        <w:t xml:space="preserve"> of the trait prevalence ratio between c</w:t>
      </w:r>
      <w:r w:rsidR="007F277A" w:rsidRPr="00A04A57">
        <w:rPr>
          <w:rFonts w:ascii="Times New Roman" w:hAnsi="Times New Roman" w:cs="Times New Roman"/>
          <w:sz w:val="24"/>
          <w:szCs w:val="24"/>
          <w:lang w:val="en-GB"/>
        </w:rPr>
        <w:t xml:space="preserve">linically diagnosed ASD </w:t>
      </w:r>
      <w:r w:rsidR="00964D5D" w:rsidRPr="00A04A57">
        <w:rPr>
          <w:rFonts w:ascii="Times New Roman" w:hAnsi="Times New Roman" w:cs="Times New Roman"/>
          <w:sz w:val="24"/>
          <w:szCs w:val="24"/>
          <w:lang w:val="en-GB"/>
        </w:rPr>
        <w:t>individual</w:t>
      </w:r>
      <w:r w:rsidR="007949E6" w:rsidRPr="00A04A57">
        <w:rPr>
          <w:rFonts w:ascii="Times New Roman" w:hAnsi="Times New Roman" w:cs="Times New Roman"/>
          <w:sz w:val="24"/>
          <w:szCs w:val="24"/>
          <w:lang w:val="en-GB"/>
        </w:rPr>
        <w:t>s</w:t>
      </w:r>
      <w:r w:rsidR="007F277A" w:rsidRPr="00A04A57">
        <w:rPr>
          <w:rFonts w:ascii="Times New Roman" w:hAnsi="Times New Roman" w:cs="Times New Roman"/>
          <w:sz w:val="24"/>
          <w:szCs w:val="24"/>
          <w:lang w:val="en-GB"/>
        </w:rPr>
        <w:t xml:space="preserve"> an</w:t>
      </w:r>
      <w:r w:rsidR="007949E6" w:rsidRPr="00A04A57">
        <w:rPr>
          <w:rFonts w:ascii="Times New Roman" w:hAnsi="Times New Roman" w:cs="Times New Roman"/>
          <w:sz w:val="24"/>
          <w:szCs w:val="24"/>
          <w:lang w:val="en-GB"/>
        </w:rPr>
        <w:t>d</w:t>
      </w:r>
      <w:r w:rsidR="007F277A" w:rsidRPr="00A04A57">
        <w:rPr>
          <w:rFonts w:ascii="Times New Roman" w:hAnsi="Times New Roman" w:cs="Times New Roman"/>
          <w:sz w:val="24"/>
          <w:szCs w:val="24"/>
          <w:lang w:val="en-GB"/>
        </w:rPr>
        <w:t xml:space="preserve"> neurotypical student</w:t>
      </w:r>
      <w:r w:rsidR="007949E6" w:rsidRPr="00A04A57">
        <w:rPr>
          <w:rFonts w:ascii="Times New Roman" w:hAnsi="Times New Roman" w:cs="Times New Roman"/>
          <w:sz w:val="24"/>
          <w:szCs w:val="24"/>
          <w:lang w:val="en-GB"/>
        </w:rPr>
        <w:t>s</w:t>
      </w:r>
      <w:r w:rsidR="00DD63CE" w:rsidRPr="00A04A57">
        <w:rPr>
          <w:rFonts w:ascii="Times New Roman" w:hAnsi="Times New Roman" w:cs="Times New Roman"/>
          <w:sz w:val="24"/>
          <w:szCs w:val="24"/>
          <w:lang w:val="en-GB"/>
        </w:rPr>
        <w:t xml:space="preserve">, making use of </w:t>
      </w:r>
      <w:r w:rsidR="007949E6" w:rsidRPr="00A04A57">
        <w:rPr>
          <w:rFonts w:ascii="Times New Roman" w:hAnsi="Times New Roman" w:cs="Times New Roman"/>
          <w:sz w:val="24"/>
          <w:szCs w:val="24"/>
          <w:lang w:val="en-GB"/>
        </w:rPr>
        <w:t>previously published p</w:t>
      </w:r>
      <w:r w:rsidR="00EE1099" w:rsidRPr="00A04A57">
        <w:rPr>
          <w:rFonts w:ascii="Times New Roman" w:hAnsi="Times New Roman" w:cs="Times New Roman"/>
          <w:sz w:val="24"/>
          <w:szCs w:val="24"/>
          <w:lang w:val="en-GB"/>
        </w:rPr>
        <w:t>revalence</w:t>
      </w:r>
      <w:r w:rsidR="007949E6" w:rsidRPr="00A04A57">
        <w:rPr>
          <w:rFonts w:ascii="Times New Roman" w:hAnsi="Times New Roman" w:cs="Times New Roman"/>
          <w:sz w:val="24"/>
          <w:szCs w:val="24"/>
          <w:lang w:val="en-GB"/>
        </w:rPr>
        <w:t xml:space="preserve"> data</w:t>
      </w:r>
      <w:r w:rsidR="00C214D2"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{"citationID":"lC3fuZMT","properties":{"formattedCitation":"\\super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C214D2"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24</w:t>
      </w:r>
      <w:r w:rsidR="00C214D2" w:rsidRPr="00A04A57">
        <w:rPr>
          <w:rFonts w:ascii="Times New Roman" w:hAnsi="Times New Roman" w:cs="Times New Roman"/>
          <w:sz w:val="24"/>
          <w:szCs w:val="24"/>
          <w:lang w:val="en-GB"/>
        </w:rPr>
        <w:fldChar w:fldCharType="end"/>
      </w:r>
      <w:r w:rsidR="00964D5D" w:rsidRPr="00A04A57">
        <w:rPr>
          <w:rFonts w:ascii="Times New Roman" w:hAnsi="Times New Roman" w:cs="Times New Roman"/>
          <w:sz w:val="24"/>
          <w:szCs w:val="24"/>
          <w:lang w:val="en-GB"/>
        </w:rPr>
        <w:t xml:space="preserve">. E.g. the </w:t>
      </w:r>
      <w:bookmarkStart w:id="36" w:name="_Hlk519086422"/>
      <w:bookmarkEnd w:id="35"/>
      <w:r w:rsidR="00964D5D" w:rsidRPr="00A04A57">
        <w:rPr>
          <w:rFonts w:ascii="Times New Roman" w:hAnsi="Times New Roman" w:cs="Times New Roman"/>
          <w:sz w:val="24"/>
          <w:szCs w:val="24"/>
          <w:lang w:val="en-GB"/>
        </w:rPr>
        <w:t xml:space="preserve">highest </w:t>
      </w:r>
      <w:r w:rsidR="007949E6" w:rsidRPr="00A04A57">
        <w:rPr>
          <w:rFonts w:ascii="Times New Roman" w:hAnsi="Times New Roman" w:cs="Times New Roman"/>
          <w:sz w:val="24"/>
          <w:szCs w:val="24"/>
          <w:lang w:val="en-GB"/>
        </w:rPr>
        <w:t xml:space="preserve">log </w:t>
      </w:r>
      <w:r w:rsidR="00964D5D" w:rsidRPr="00A04A57">
        <w:rPr>
          <w:rFonts w:ascii="Times New Roman" w:hAnsi="Times New Roman" w:cs="Times New Roman"/>
          <w:sz w:val="24"/>
          <w:szCs w:val="24"/>
          <w:lang w:val="en-GB"/>
        </w:rPr>
        <w:t xml:space="preserve">odds ratio (2.04) </w:t>
      </w:r>
      <w:r w:rsidR="00EF3EDA" w:rsidRPr="00A04A57">
        <w:rPr>
          <w:rFonts w:ascii="Times New Roman" w:hAnsi="Times New Roman" w:cs="Times New Roman"/>
          <w:sz w:val="24"/>
          <w:szCs w:val="24"/>
          <w:lang w:val="en-GB"/>
        </w:rPr>
        <w:t xml:space="preserve">was assigned </w:t>
      </w:r>
      <w:r w:rsidR="007949E6" w:rsidRPr="00A04A57">
        <w:rPr>
          <w:rFonts w:ascii="Times New Roman" w:hAnsi="Times New Roman" w:cs="Times New Roman"/>
          <w:sz w:val="24"/>
          <w:szCs w:val="24"/>
          <w:lang w:val="en-GB"/>
        </w:rPr>
        <w:t xml:space="preserve">to the trait measured with the </w:t>
      </w:r>
      <w:r w:rsidR="00964D5D" w:rsidRPr="00A04A57">
        <w:rPr>
          <w:rFonts w:ascii="Times New Roman" w:hAnsi="Times New Roman" w:cs="Times New Roman"/>
          <w:sz w:val="24"/>
          <w:szCs w:val="24"/>
          <w:lang w:val="en-GB"/>
        </w:rPr>
        <w:t>item “</w:t>
      </w:r>
      <w:r w:rsidR="00964D5D" w:rsidRPr="00A04A57">
        <w:rPr>
          <w:rFonts w:ascii="Times New Roman" w:eastAsia="Times New Roman" w:hAnsi="Times New Roman" w:cs="Times New Roman"/>
          <w:i/>
          <w:sz w:val="24"/>
          <w:szCs w:val="24"/>
          <w:lang w:val="en-GB"/>
        </w:rPr>
        <w:t>I enjoy social occasions</w:t>
      </w:r>
      <w:r w:rsidR="00964D5D" w:rsidRPr="00A04A57">
        <w:rPr>
          <w:rFonts w:ascii="Times New Roman" w:eastAsia="Times New Roman" w:hAnsi="Times New Roman" w:cs="Times New Roman"/>
          <w:sz w:val="24"/>
          <w:szCs w:val="24"/>
          <w:lang w:val="en-GB"/>
        </w:rPr>
        <w:t>”</w:t>
      </w:r>
      <w:r w:rsidR="00E9611C" w:rsidRPr="00A04A57">
        <w:rPr>
          <w:rFonts w:ascii="Times New Roman" w:eastAsia="Times New Roman" w:hAnsi="Times New Roman" w:cs="Times New Roman"/>
          <w:sz w:val="24"/>
          <w:szCs w:val="24"/>
          <w:lang w:val="en-GB"/>
        </w:rPr>
        <w:t>,</w:t>
      </w:r>
      <w:r w:rsidR="00964D5D" w:rsidRPr="00A04A57">
        <w:rPr>
          <w:rFonts w:ascii="Times New Roman" w:eastAsia="Times New Roman" w:hAnsi="Times New Roman" w:cs="Times New Roman"/>
          <w:sz w:val="24"/>
          <w:szCs w:val="24"/>
          <w:lang w:val="en-GB"/>
        </w:rPr>
        <w:t xml:space="preserve"> which </w:t>
      </w:r>
      <w:r w:rsidR="005A4C92" w:rsidRPr="00A04A57">
        <w:rPr>
          <w:rFonts w:ascii="Times New Roman" w:eastAsia="Times New Roman" w:hAnsi="Times New Roman" w:cs="Times New Roman"/>
          <w:sz w:val="24"/>
          <w:szCs w:val="24"/>
          <w:lang w:val="en-GB"/>
        </w:rPr>
        <w:t xml:space="preserve">ASD </w:t>
      </w:r>
      <w:r w:rsidR="008C2B4C" w:rsidRPr="00A04A57">
        <w:rPr>
          <w:rFonts w:ascii="Times New Roman" w:eastAsia="Times New Roman" w:hAnsi="Times New Roman" w:cs="Times New Roman"/>
          <w:sz w:val="24"/>
          <w:szCs w:val="24"/>
          <w:lang w:val="en-GB"/>
        </w:rPr>
        <w:t>individuals</w:t>
      </w:r>
      <w:r w:rsidR="00964D5D" w:rsidRPr="00A04A57">
        <w:rPr>
          <w:rFonts w:ascii="Times New Roman" w:eastAsia="Times New Roman" w:hAnsi="Times New Roman" w:cs="Times New Roman"/>
          <w:sz w:val="24"/>
          <w:szCs w:val="24"/>
          <w:lang w:val="en-GB"/>
        </w:rPr>
        <w:t xml:space="preserve"> disagree with 7.7 times </w:t>
      </w:r>
      <w:r w:rsidR="008C2B4C" w:rsidRPr="00A04A57">
        <w:rPr>
          <w:rFonts w:ascii="Times New Roman" w:eastAsia="Times New Roman" w:hAnsi="Times New Roman" w:cs="Times New Roman"/>
          <w:sz w:val="24"/>
          <w:szCs w:val="24"/>
          <w:lang w:val="en-GB"/>
        </w:rPr>
        <w:t>more often than neurotypical students.</w:t>
      </w:r>
      <w:r w:rsidR="003B2487" w:rsidRPr="00A04A57">
        <w:rPr>
          <w:rFonts w:ascii="Times New Roman" w:hAnsi="Times New Roman" w:cs="Times New Roman"/>
          <w:sz w:val="24"/>
          <w:szCs w:val="24"/>
          <w:lang w:val="en-GB"/>
        </w:rPr>
        <w:t xml:space="preserve"> In addition, we </w:t>
      </w:r>
      <w:r w:rsidR="007949E6" w:rsidRPr="00A04A57">
        <w:rPr>
          <w:rFonts w:ascii="Times New Roman" w:hAnsi="Times New Roman" w:cs="Times New Roman"/>
          <w:sz w:val="24"/>
          <w:szCs w:val="24"/>
          <w:lang w:val="en-GB"/>
        </w:rPr>
        <w:t xml:space="preserve">quantified the </w:t>
      </w:r>
      <w:r w:rsidR="00E6762E" w:rsidRPr="00A04A57">
        <w:rPr>
          <w:rFonts w:ascii="Times New Roman" w:hAnsi="Times New Roman" w:cs="Times New Roman"/>
          <w:sz w:val="24"/>
          <w:szCs w:val="24"/>
          <w:lang w:val="en-GB"/>
        </w:rPr>
        <w:t>reliance-</w:t>
      </w:r>
      <w:r w:rsidR="007949E6" w:rsidRPr="00A04A57">
        <w:rPr>
          <w:rFonts w:ascii="Times New Roman" w:hAnsi="Times New Roman" w:cs="Times New Roman"/>
          <w:sz w:val="24"/>
          <w:szCs w:val="24"/>
          <w:lang w:val="en-GB"/>
        </w:rPr>
        <w:t>on</w:t>
      </w:r>
      <w:r w:rsidR="00E6762E" w:rsidRPr="00A04A57">
        <w:rPr>
          <w:rFonts w:ascii="Times New Roman" w:hAnsi="Times New Roman" w:cs="Times New Roman"/>
          <w:sz w:val="24"/>
          <w:szCs w:val="24"/>
          <w:lang w:val="en-GB"/>
        </w:rPr>
        <w:t>-</w:t>
      </w:r>
      <w:r w:rsidR="007949E6" w:rsidRPr="00A04A57">
        <w:rPr>
          <w:rFonts w:ascii="Times New Roman" w:hAnsi="Times New Roman" w:cs="Times New Roman"/>
          <w:sz w:val="24"/>
          <w:szCs w:val="24"/>
          <w:lang w:val="en-GB"/>
        </w:rPr>
        <w:t xml:space="preserve">detail for each participant as the </w:t>
      </w:r>
      <w:r w:rsidR="003B2487" w:rsidRPr="00A04A57">
        <w:rPr>
          <w:rFonts w:ascii="Times New Roman" w:hAnsi="Times New Roman" w:cs="Times New Roman"/>
          <w:sz w:val="24"/>
          <w:szCs w:val="24"/>
          <w:lang w:val="en-GB"/>
        </w:rPr>
        <w:t>linear regression coefficient</w:t>
      </w:r>
      <w:r w:rsidR="007949E6" w:rsidRPr="00A04A57">
        <w:rPr>
          <w:rFonts w:ascii="Times New Roman" w:hAnsi="Times New Roman" w:cs="Times New Roman"/>
          <w:sz w:val="24"/>
          <w:szCs w:val="24"/>
          <w:lang w:val="en-GB"/>
        </w:rPr>
        <w:t xml:space="preserve"> </w:t>
      </w:r>
      <w:r w:rsidR="003B2487" w:rsidRPr="00A04A57">
        <w:rPr>
          <w:rFonts w:ascii="Times New Roman" w:hAnsi="Times New Roman" w:cs="Times New Roman"/>
          <w:sz w:val="24"/>
          <w:szCs w:val="24"/>
          <w:lang w:val="en-GB"/>
        </w:rPr>
        <w:t xml:space="preserve">between their average FDi values for each spatial frequency bin and the ascending bin numbers (1 to 5, see Figure 2).  </w:t>
      </w:r>
      <w:r w:rsidR="007949E6" w:rsidRPr="00A04A57">
        <w:rPr>
          <w:rFonts w:ascii="Times New Roman" w:hAnsi="Times New Roman" w:cs="Times New Roman"/>
          <w:sz w:val="24"/>
          <w:szCs w:val="24"/>
          <w:lang w:val="en-GB"/>
        </w:rPr>
        <w:t>Subsequently, we performed a</w:t>
      </w:r>
      <w:r w:rsidR="007949E6"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 xml:space="preserve">robust regression analysis </w:t>
      </w:r>
      <w:r w:rsidR="007949E6" w:rsidRPr="00A04A57">
        <w:rPr>
          <w:rFonts w:ascii="Times New Roman" w:eastAsia="Times New Roman" w:hAnsi="Times New Roman" w:cs="Times New Roman"/>
          <w:sz w:val="24"/>
          <w:szCs w:val="24"/>
          <w:lang w:val="en-GB"/>
        </w:rPr>
        <w:t xml:space="preserve">that confirmed our hypothesis by revealing that </w:t>
      </w:r>
      <w:r w:rsidR="006D6EAE" w:rsidRPr="00A04A57">
        <w:rPr>
          <w:rFonts w:ascii="Times New Roman" w:eastAsia="Times New Roman" w:hAnsi="Times New Roman" w:cs="Times New Roman"/>
          <w:sz w:val="24"/>
          <w:szCs w:val="24"/>
          <w:lang w:val="en-GB"/>
        </w:rPr>
        <w:t xml:space="preserve">our </w:t>
      </w:r>
      <w:r w:rsidR="00E6762E" w:rsidRPr="00A04A57">
        <w:rPr>
          <w:rFonts w:ascii="Times New Roman" w:eastAsia="Times New Roman" w:hAnsi="Times New Roman" w:cs="Times New Roman"/>
          <w:sz w:val="24"/>
          <w:szCs w:val="24"/>
          <w:lang w:val="en-GB"/>
        </w:rPr>
        <w:t>reliance-on-</w:t>
      </w:r>
      <w:r w:rsidR="007949E6" w:rsidRPr="00A04A57">
        <w:rPr>
          <w:rFonts w:ascii="Times New Roman" w:eastAsia="Times New Roman" w:hAnsi="Times New Roman" w:cs="Times New Roman"/>
          <w:sz w:val="24"/>
          <w:szCs w:val="24"/>
          <w:lang w:val="en-GB"/>
        </w:rPr>
        <w:t xml:space="preserve">detail measure </w:t>
      </w:r>
      <w:r w:rsidR="006D6EAE" w:rsidRPr="00A04A57">
        <w:rPr>
          <w:rFonts w:ascii="Times New Roman" w:eastAsia="Times New Roman" w:hAnsi="Times New Roman" w:cs="Times New Roman"/>
          <w:sz w:val="24"/>
          <w:szCs w:val="24"/>
          <w:lang w:val="en-GB"/>
        </w:rPr>
        <w:t xml:space="preserve">was best predicted by the </w:t>
      </w:r>
      <w:r w:rsidR="00D24174" w:rsidRPr="00A04A57">
        <w:rPr>
          <w:rFonts w:ascii="Times New Roman" w:eastAsia="Times New Roman" w:hAnsi="Times New Roman" w:cs="Times New Roman"/>
          <w:sz w:val="24"/>
          <w:szCs w:val="24"/>
          <w:lang w:val="en-GB"/>
        </w:rPr>
        <w:t xml:space="preserve">presence of the </w:t>
      </w:r>
      <w:r w:rsidR="006D6EAE" w:rsidRPr="00A04A57">
        <w:rPr>
          <w:rFonts w:ascii="Times New Roman" w:eastAsia="Times New Roman" w:hAnsi="Times New Roman" w:cs="Times New Roman"/>
          <w:sz w:val="24"/>
          <w:szCs w:val="24"/>
          <w:lang w:val="en-GB"/>
        </w:rPr>
        <w:t xml:space="preserve">most </w:t>
      </w:r>
      <w:r w:rsidR="007F5BFE" w:rsidRPr="00A04A57">
        <w:rPr>
          <w:rFonts w:ascii="Times New Roman" w:eastAsia="Times New Roman" w:hAnsi="Times New Roman" w:cs="Times New Roman"/>
          <w:sz w:val="24"/>
          <w:szCs w:val="24"/>
          <w:lang w:val="en-GB"/>
        </w:rPr>
        <w:t xml:space="preserve">clinical </w:t>
      </w:r>
      <w:r w:rsidR="007949E6" w:rsidRPr="00A04A57">
        <w:rPr>
          <w:rFonts w:ascii="Times New Roman" w:eastAsia="Times New Roman" w:hAnsi="Times New Roman" w:cs="Times New Roman"/>
          <w:sz w:val="24"/>
          <w:szCs w:val="24"/>
          <w:lang w:val="en-GB"/>
        </w:rPr>
        <w:t>diagnostic</w:t>
      </w:r>
      <w:r w:rsidR="006D6EAE" w:rsidRPr="00A04A57">
        <w:rPr>
          <w:rFonts w:ascii="Times New Roman" w:eastAsia="Times New Roman" w:hAnsi="Times New Roman" w:cs="Times New Roman"/>
          <w:sz w:val="24"/>
          <w:szCs w:val="24"/>
          <w:lang w:val="en-GB"/>
        </w:rPr>
        <w:t xml:space="preserve"> </w:t>
      </w:r>
      <w:r w:rsidR="00051692" w:rsidRPr="00A04A57">
        <w:rPr>
          <w:rFonts w:ascii="Times New Roman" w:eastAsia="Times New Roman" w:hAnsi="Times New Roman" w:cs="Times New Roman"/>
          <w:sz w:val="24"/>
          <w:szCs w:val="24"/>
          <w:lang w:val="en-GB"/>
        </w:rPr>
        <w:t>autistic</w:t>
      </w:r>
      <w:r w:rsidR="000E4AA0" w:rsidRPr="00A04A57">
        <w:rPr>
          <w:rFonts w:ascii="Times New Roman" w:eastAsia="Times New Roman" w:hAnsi="Times New Roman" w:cs="Times New Roman"/>
          <w:sz w:val="24"/>
          <w:szCs w:val="24"/>
          <w:lang w:val="en-GB"/>
        </w:rPr>
        <w:t xml:space="preserve"> trait</w:t>
      </w:r>
      <w:r w:rsidR="006D6EAE" w:rsidRPr="00A04A57">
        <w:rPr>
          <w:rFonts w:ascii="Times New Roman" w:eastAsia="Times New Roman" w:hAnsi="Times New Roman" w:cs="Times New Roman"/>
          <w:sz w:val="24"/>
          <w:szCs w:val="24"/>
          <w:lang w:val="en-GB"/>
        </w:rPr>
        <w:t>s</w:t>
      </w:r>
      <w:r w:rsidR="003B2487" w:rsidRPr="00A04A57">
        <w:rPr>
          <w:rFonts w:ascii="Times New Roman" w:eastAsia="Times New Roman" w:hAnsi="Times New Roman" w:cs="Times New Roman"/>
          <w:sz w:val="24"/>
          <w:szCs w:val="24"/>
          <w:lang w:val="en-GB"/>
        </w:rPr>
        <w:t xml:space="preserve"> </w:t>
      </w:r>
      <w:r w:rsidR="00B44DDB" w:rsidRPr="00A04A57">
        <w:rPr>
          <w:rFonts w:ascii="Times New Roman" w:eastAsia="Times New Roman" w:hAnsi="Times New Roman" w:cs="Times New Roman"/>
          <w:sz w:val="24"/>
          <w:szCs w:val="24"/>
          <w:lang w:val="en-GB"/>
        </w:rPr>
        <w:t>(slope = .</w:t>
      </w:r>
      <w:r w:rsidR="003B2487" w:rsidRPr="00A04A57">
        <w:rPr>
          <w:rFonts w:ascii="Times New Roman" w:eastAsia="Times New Roman" w:hAnsi="Times New Roman" w:cs="Times New Roman"/>
          <w:sz w:val="24"/>
          <w:szCs w:val="24"/>
          <w:lang w:val="en-GB"/>
        </w:rPr>
        <w:t>0023</w:t>
      </w:r>
      <w:r w:rsidR="00B44DDB" w:rsidRPr="00A04A57">
        <w:rPr>
          <w:rFonts w:ascii="Times New Roman" w:eastAsia="Times New Roman" w:hAnsi="Times New Roman" w:cs="Times New Roman"/>
          <w:sz w:val="24"/>
          <w:szCs w:val="24"/>
          <w:lang w:val="en-GB"/>
        </w:rPr>
        <w:t xml:space="preserve">, </w:t>
      </w:r>
      <w:proofErr w:type="gramStart"/>
      <w:r w:rsidR="002B5631" w:rsidRPr="00A04A57">
        <w:rPr>
          <w:rFonts w:ascii="Times New Roman" w:eastAsia="Times New Roman" w:hAnsi="Times New Roman" w:cs="Times New Roman"/>
          <w:sz w:val="24"/>
          <w:szCs w:val="24"/>
          <w:lang w:val="en-GB"/>
        </w:rPr>
        <w:t>t(</w:t>
      </w:r>
      <w:proofErr w:type="gramEnd"/>
      <w:r w:rsidR="002B5631" w:rsidRPr="00A04A57">
        <w:rPr>
          <w:rFonts w:ascii="Times New Roman" w:eastAsia="Times New Roman" w:hAnsi="Times New Roman" w:cs="Times New Roman"/>
          <w:sz w:val="24"/>
          <w:szCs w:val="24"/>
          <w:lang w:val="en-GB"/>
        </w:rPr>
        <w:t>48)</w:t>
      </w:r>
      <w:r w:rsidR="00465D4E" w:rsidRPr="00A04A57">
        <w:rPr>
          <w:rFonts w:ascii="Times New Roman" w:eastAsia="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w:t>
      </w:r>
      <w:r w:rsidR="002B5631" w:rsidRPr="00A04A57">
        <w:rPr>
          <w:rFonts w:ascii="Times New Roman" w:hAnsi="Times New Roman" w:cs="Times New Roman"/>
          <w:sz w:val="24"/>
          <w:szCs w:val="24"/>
          <w:lang w:val="en-GB"/>
        </w:rPr>
        <w:t xml:space="preserve"> </w:t>
      </w:r>
      <w:r w:rsidR="002B5631" w:rsidRPr="00A04A57">
        <w:rPr>
          <w:rFonts w:ascii="Times New Roman" w:eastAsia="Times New Roman" w:hAnsi="Times New Roman" w:cs="Times New Roman"/>
          <w:sz w:val="24"/>
          <w:szCs w:val="24"/>
          <w:lang w:val="en-GB"/>
        </w:rPr>
        <w:t>3.</w:t>
      </w:r>
      <w:r w:rsidR="003B2487" w:rsidRPr="00A04A57">
        <w:rPr>
          <w:rFonts w:ascii="Times New Roman" w:eastAsia="Times New Roman" w:hAnsi="Times New Roman" w:cs="Times New Roman"/>
          <w:sz w:val="24"/>
          <w:szCs w:val="24"/>
          <w:lang w:val="en-GB"/>
        </w:rPr>
        <w:t>40</w:t>
      </w:r>
      <w:r w:rsidR="00B44DDB" w:rsidRPr="00A04A57">
        <w:rPr>
          <w:rFonts w:ascii="Times New Roman" w:eastAsia="Times New Roman" w:hAnsi="Times New Roman" w:cs="Times New Roman"/>
          <w:sz w:val="24"/>
          <w:szCs w:val="24"/>
          <w:lang w:val="en-GB"/>
        </w:rPr>
        <w:t>, p &lt; .</w:t>
      </w:r>
      <w:r w:rsidR="003B2487" w:rsidRPr="00A04A57">
        <w:rPr>
          <w:rFonts w:ascii="Times New Roman" w:eastAsia="Times New Roman" w:hAnsi="Times New Roman" w:cs="Times New Roman"/>
          <w:sz w:val="24"/>
          <w:szCs w:val="24"/>
          <w:lang w:val="en-GB"/>
        </w:rPr>
        <w:t>005</w:t>
      </w:r>
      <w:r w:rsidR="00FA606E" w:rsidRPr="00A04A57">
        <w:rPr>
          <w:rFonts w:ascii="Times New Roman" w:eastAsia="Times New Roman" w:hAnsi="Times New Roman" w:cs="Times New Roman"/>
          <w:sz w:val="24"/>
          <w:szCs w:val="24"/>
          <w:lang w:val="en-GB"/>
        </w:rPr>
        <w:t>, Figure 3</w:t>
      </w:r>
      <w:r w:rsidR="00B44DDB" w:rsidRPr="00A04A57">
        <w:rPr>
          <w:rFonts w:ascii="Times New Roman" w:eastAsia="Times New Roman" w:hAnsi="Times New Roman" w:cs="Times New Roman"/>
          <w:sz w:val="24"/>
          <w:szCs w:val="24"/>
          <w:lang w:val="en-GB"/>
        </w:rPr>
        <w:t>)</w:t>
      </w:r>
      <w:r w:rsidR="005B2B9F" w:rsidRPr="00A04A57">
        <w:rPr>
          <w:rFonts w:ascii="Times New Roman" w:eastAsia="Times New Roman" w:hAnsi="Times New Roman" w:cs="Times New Roman"/>
          <w:sz w:val="24"/>
          <w:szCs w:val="24"/>
          <w:lang w:val="en-GB"/>
        </w:rPr>
        <w:t>.</w:t>
      </w:r>
      <w:r w:rsidR="007949E6" w:rsidRPr="00A04A57">
        <w:rPr>
          <w:rFonts w:ascii="Times New Roman" w:eastAsia="Times New Roman" w:hAnsi="Times New Roman" w:cs="Times New Roman"/>
          <w:sz w:val="24"/>
          <w:szCs w:val="24"/>
          <w:lang w:val="en-GB"/>
        </w:rPr>
        <w:t xml:space="preserve"> </w:t>
      </w:r>
      <w:r w:rsidR="00F67F3A" w:rsidRPr="00A04A57">
        <w:rPr>
          <w:rFonts w:ascii="Times New Roman" w:eastAsia="Times New Roman" w:hAnsi="Times New Roman" w:cs="Times New Roman"/>
          <w:sz w:val="24"/>
          <w:szCs w:val="24"/>
          <w:lang w:val="en-GB"/>
        </w:rPr>
        <w:t xml:space="preserve"> </w:t>
      </w:r>
      <w:bookmarkEnd w:id="36"/>
    </w:p>
    <w:p w14:paraId="2CBD15C5" w14:textId="6EB17DEF" w:rsidR="00BA3BBE" w:rsidRPr="00A04A57" w:rsidRDefault="0083567B" w:rsidP="001521BA">
      <w:pPr>
        <w:spacing w:line="360" w:lineRule="auto"/>
        <w:jc w:val="both"/>
        <w:rPr>
          <w:rFonts w:ascii="Times New Roman" w:eastAsia="Times New Roman" w:hAnsi="Times New Roman" w:cs="Times New Roman"/>
          <w:sz w:val="24"/>
          <w:szCs w:val="24"/>
          <w:lang w:val="en-GB"/>
        </w:rPr>
      </w:pPr>
      <w:bookmarkStart w:id="37" w:name="_Hlk40015410"/>
      <w:bookmarkStart w:id="38" w:name="_Hlk40444267"/>
      <w:bookmarkStart w:id="39" w:name="_Hlk519086433"/>
      <w:r w:rsidRPr="00A04A57">
        <w:rPr>
          <w:rFonts w:ascii="Times New Roman" w:eastAsia="Times New Roman" w:hAnsi="Times New Roman" w:cs="Times New Roman"/>
          <w:sz w:val="24"/>
          <w:szCs w:val="24"/>
          <w:lang w:val="en-GB"/>
        </w:rPr>
        <w:t xml:space="preserve">In </w:t>
      </w:r>
      <w:r w:rsidR="00BA3BBE" w:rsidRPr="00A04A57">
        <w:rPr>
          <w:rFonts w:ascii="Times New Roman" w:eastAsia="Times New Roman" w:hAnsi="Times New Roman" w:cs="Times New Roman"/>
          <w:sz w:val="24"/>
          <w:szCs w:val="24"/>
          <w:lang w:val="en-GB"/>
        </w:rPr>
        <w:t>addition</w:t>
      </w:r>
      <w:r w:rsidR="00DC23A6" w:rsidRPr="00A04A57">
        <w:rPr>
          <w:rFonts w:ascii="Times New Roman" w:eastAsia="Times New Roman" w:hAnsi="Times New Roman" w:cs="Times New Roman"/>
          <w:sz w:val="24"/>
          <w:szCs w:val="24"/>
          <w:lang w:val="en-GB"/>
        </w:rPr>
        <w:t xml:space="preserve">, we </w:t>
      </w:r>
      <w:r w:rsidR="00072E1B" w:rsidRPr="00A04A57">
        <w:rPr>
          <w:rFonts w:ascii="Times New Roman" w:eastAsia="Times New Roman" w:hAnsi="Times New Roman" w:cs="Times New Roman"/>
          <w:sz w:val="24"/>
          <w:szCs w:val="24"/>
          <w:lang w:val="en-GB"/>
        </w:rPr>
        <w:t xml:space="preserve">assessed how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-related increases </w:t>
      </w:r>
      <w:r w:rsidR="00E6762E" w:rsidRPr="00A04A57">
        <w:rPr>
          <w:rFonts w:ascii="Times New Roman" w:eastAsia="Times New Roman" w:hAnsi="Times New Roman" w:cs="Times New Roman"/>
          <w:sz w:val="24"/>
          <w:szCs w:val="24"/>
          <w:lang w:val="en-GB"/>
        </w:rPr>
        <w:t xml:space="preserve">of reliance-on-detail </w:t>
      </w:r>
      <w:r w:rsidR="00DC23A6" w:rsidRPr="00A04A57">
        <w:rPr>
          <w:rFonts w:ascii="Times New Roman" w:eastAsia="Times New Roman" w:hAnsi="Times New Roman" w:cs="Times New Roman"/>
          <w:sz w:val="24"/>
          <w:szCs w:val="24"/>
          <w:lang w:val="en-GB"/>
        </w:rPr>
        <w:t>depend</w:t>
      </w:r>
      <w:r w:rsidR="00072E1B" w:rsidRPr="00A04A57">
        <w:rPr>
          <w:rFonts w:ascii="Times New Roman" w:eastAsia="Times New Roman" w:hAnsi="Times New Roman" w:cs="Times New Roman"/>
          <w:sz w:val="24"/>
          <w:szCs w:val="24"/>
          <w:lang w:val="en-GB"/>
        </w:rPr>
        <w:t>ed</w:t>
      </w:r>
      <w:r w:rsidR="00DC23A6" w:rsidRPr="00A04A57">
        <w:rPr>
          <w:rFonts w:ascii="Times New Roman" w:eastAsia="Times New Roman" w:hAnsi="Times New Roman" w:cs="Times New Roman"/>
          <w:sz w:val="24"/>
          <w:szCs w:val="24"/>
          <w:lang w:val="en-GB"/>
        </w:rPr>
        <w:t xml:space="preserve"> on the five different</w:t>
      </w:r>
      <w:r w:rsidR="00113A07" w:rsidRPr="00A04A57">
        <w:rPr>
          <w:rFonts w:ascii="Times New Roman" w:eastAsia="Times New Roman" w:hAnsi="Times New Roman" w:cs="Times New Roman"/>
          <w:sz w:val="24"/>
          <w:szCs w:val="24"/>
          <w:lang w:val="en-GB"/>
        </w:rPr>
        <w:t xml:space="preserve"> trait</w:t>
      </w:r>
      <w:r w:rsidR="00DC23A6" w:rsidRPr="00A04A57">
        <w:rPr>
          <w:rFonts w:ascii="Times New Roman" w:eastAsia="Times New Roman" w:hAnsi="Times New Roman" w:cs="Times New Roman"/>
          <w:sz w:val="24"/>
          <w:szCs w:val="24"/>
          <w:lang w:val="en-GB"/>
        </w:rPr>
        <w:t xml:space="preserve"> types (social skill, attention switching</w:t>
      </w:r>
      <w:r w:rsidR="00FE4531"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 attention to detail, communication and imagination)</w:t>
      </w:r>
      <w:r w:rsidR="00E81F60" w:rsidRPr="00A04A57">
        <w:rPr>
          <w:rFonts w:ascii="Times New Roman" w:eastAsia="Times New Roman" w:hAnsi="Times New Roman" w:cs="Times New Roman"/>
          <w:sz w:val="24"/>
          <w:szCs w:val="24"/>
          <w:lang w:val="en-GB"/>
        </w:rPr>
        <w:t xml:space="preserve"> that the AQ questionnaire was designed to measure</w:t>
      </w:r>
      <w:r w:rsidR="001D4C1E" w:rsidRPr="00A04A57">
        <w:rPr>
          <w:rFonts w:ascii="Times New Roman" w:eastAsia="Times New Roman" w:hAnsi="Times New Roman" w:cs="Times New Roman"/>
          <w:sz w:val="24"/>
          <w:szCs w:val="24"/>
          <w:lang w:val="en-GB"/>
        </w:rPr>
        <w:t xml:space="preserve"> (with ten items for each type of ASD trait)</w:t>
      </w:r>
      <w:r w:rsidR="00E81F60" w:rsidRPr="00A04A57">
        <w:rPr>
          <w:rFonts w:ascii="Times New Roman" w:eastAsia="Times New Roman" w:hAnsi="Times New Roman" w:cs="Times New Roman"/>
          <w:sz w:val="24"/>
          <w:szCs w:val="24"/>
          <w:lang w:val="en-GB"/>
        </w:rPr>
        <w:fldChar w:fldCharType="begin"/>
      </w:r>
      <w:r w:rsidR="00E81F60" w:rsidRPr="00A04A57">
        <w:rPr>
          <w:rFonts w:ascii="Times New Roman" w:eastAsia="Times New Roman" w:hAnsi="Times New Roman" w:cs="Times New Roman"/>
          <w:sz w:val="24"/>
          <w:szCs w:val="24"/>
          <w:lang w:val="en-GB"/>
        </w:rPr>
        <w:instrText xml:space="preserve"> ADDIN ZOTERO_ITEM CSL_CITATION {"citationID":"7d5WpVs1","properties":{"formattedCitation":"\\super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E81F60" w:rsidRPr="00A04A57">
        <w:rPr>
          <w:rFonts w:ascii="Times New Roman" w:eastAsia="Times New Roman" w:hAnsi="Times New Roman" w:cs="Times New Roman"/>
          <w:sz w:val="24"/>
          <w:szCs w:val="24"/>
          <w:lang w:val="en-GB"/>
        </w:rPr>
        <w:fldChar w:fldCharType="separate"/>
      </w:r>
      <w:r w:rsidR="00E81F60" w:rsidRPr="00A04A57">
        <w:rPr>
          <w:rFonts w:ascii="Times New Roman" w:hAnsi="Times New Roman" w:cs="Times New Roman"/>
          <w:sz w:val="24"/>
          <w:szCs w:val="24"/>
          <w:vertAlign w:val="superscript"/>
          <w:lang w:val="en-GB"/>
        </w:rPr>
        <w:t>24</w:t>
      </w:r>
      <w:r w:rsidR="00E81F60" w:rsidRPr="00A04A57">
        <w:rPr>
          <w:rFonts w:ascii="Times New Roman" w:eastAsia="Times New Roman" w:hAnsi="Times New Roman" w:cs="Times New Roman"/>
          <w:sz w:val="24"/>
          <w:szCs w:val="24"/>
          <w:lang w:val="en-GB"/>
        </w:rPr>
        <w:fldChar w:fldCharType="end"/>
      </w:r>
      <w:bookmarkEnd w:id="37"/>
      <w:r w:rsidR="00DC23A6" w:rsidRPr="00A04A57">
        <w:rPr>
          <w:rFonts w:ascii="Times New Roman" w:eastAsia="Times New Roman" w:hAnsi="Times New Roman" w:cs="Times New Roman"/>
          <w:sz w:val="24"/>
          <w:szCs w:val="24"/>
          <w:lang w:val="en-GB"/>
        </w:rPr>
        <w:t>.</w:t>
      </w:r>
      <w:r w:rsidR="00CF5FAE" w:rsidRPr="00A04A57">
        <w:rPr>
          <w:rFonts w:ascii="Times New Roman" w:eastAsia="Times New Roman" w:hAnsi="Times New Roman" w:cs="Times New Roman"/>
          <w:sz w:val="24"/>
          <w:szCs w:val="24"/>
          <w:lang w:val="en-GB"/>
        </w:rPr>
        <w:t xml:space="preserve"> </w:t>
      </w:r>
      <w:bookmarkEnd w:id="38"/>
      <w:r w:rsidR="00CF5FAE" w:rsidRPr="00A04A57">
        <w:rPr>
          <w:rFonts w:ascii="Times New Roman" w:hAnsi="Times New Roman" w:cs="Times New Roman"/>
          <w:sz w:val="24"/>
          <w:szCs w:val="24"/>
          <w:lang w:val="en-GB"/>
        </w:rPr>
        <w:t xml:space="preserve">Note here that the trait types </w:t>
      </w:r>
      <w:r w:rsidR="00F22E23" w:rsidRPr="00F22E23">
        <w:rPr>
          <w:rFonts w:ascii="Times New Roman" w:hAnsi="Times New Roman" w:cs="Times New Roman"/>
          <w:sz w:val="24"/>
          <w:szCs w:val="24"/>
          <w:lang w:val="en-GB"/>
        </w:rPr>
        <w:t>labelled</w:t>
      </w:r>
      <w:r w:rsidR="00CF5FAE" w:rsidRPr="00A04A57">
        <w:rPr>
          <w:rFonts w:ascii="Times New Roman" w:hAnsi="Times New Roman" w:cs="Times New Roman"/>
          <w:sz w:val="24"/>
          <w:szCs w:val="24"/>
          <w:lang w:val="en-GB"/>
        </w:rPr>
        <w:t xml:space="preserve"> as ‘social skill’, ‘attention switching’, ‘communication’ and ‘imagination’ all refer to difficulties in the respective domains while ‘attention to detail’ refers to its domain positively.</w:t>
      </w:r>
      <w:r w:rsidR="00DC23A6" w:rsidRPr="00A04A57">
        <w:rPr>
          <w:rFonts w:ascii="Times New Roman" w:eastAsia="Times New Roman" w:hAnsi="Times New Roman" w:cs="Times New Roman"/>
          <w:sz w:val="24"/>
          <w:szCs w:val="24"/>
          <w:lang w:val="en-GB"/>
        </w:rPr>
        <w:t xml:space="preserve"> A one-way ANOVA revealed an effect of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type (</w:t>
      </w:r>
      <w:proofErr w:type="gramStart"/>
      <w:r w:rsidR="00DC23A6" w:rsidRPr="00A04A57">
        <w:rPr>
          <w:rFonts w:ascii="Times New Roman" w:eastAsia="Times New Roman" w:hAnsi="Times New Roman" w:cs="Times New Roman"/>
          <w:sz w:val="24"/>
          <w:szCs w:val="24"/>
          <w:lang w:val="en-GB"/>
        </w:rPr>
        <w:t>F(</w:t>
      </w:r>
      <w:proofErr w:type="gramEnd"/>
      <w:r w:rsidR="00DC23A6" w:rsidRPr="00A04A57">
        <w:rPr>
          <w:rFonts w:ascii="Times New Roman" w:eastAsia="Times New Roman" w:hAnsi="Times New Roman" w:cs="Times New Roman"/>
          <w:sz w:val="24"/>
          <w:szCs w:val="24"/>
          <w:lang w:val="en-GB"/>
        </w:rPr>
        <w:t>4,45) = 5.89,  p &lt; 0.001). Five post-hoc t-tests (</w:t>
      </w:r>
      <w:r w:rsidR="001D4C1E" w:rsidRPr="00A04A57">
        <w:rPr>
          <w:rFonts w:ascii="Times New Roman" w:hAnsi="Times New Roman" w:cs="Times New Roman"/>
          <w:color w:val="222222"/>
          <w:sz w:val="24"/>
          <w:szCs w:val="24"/>
          <w:shd w:val="clear" w:color="auto" w:fill="FFFFFF"/>
          <w:lang w:val="en-GB"/>
        </w:rPr>
        <w:t>Bonferroni</w:t>
      </w:r>
      <w:r w:rsidR="00DC23A6" w:rsidRPr="00A04A57">
        <w:rPr>
          <w:rFonts w:ascii="Times New Roman" w:eastAsia="Times New Roman" w:hAnsi="Times New Roman" w:cs="Times New Roman"/>
          <w:sz w:val="24"/>
          <w:szCs w:val="24"/>
          <w:lang w:val="en-GB"/>
        </w:rPr>
        <w:t xml:space="preserve"> corrected) testing for a difference between each </w:t>
      </w:r>
      <w:r w:rsidR="008C7D29" w:rsidRPr="00A04A57">
        <w:rPr>
          <w:rFonts w:ascii="Times New Roman" w:eastAsia="Times New Roman" w:hAnsi="Times New Roman" w:cs="Times New Roman"/>
          <w:sz w:val="24"/>
          <w:szCs w:val="24"/>
          <w:lang w:val="en-GB"/>
        </w:rPr>
        <w:t xml:space="preserve">trait </w:t>
      </w:r>
      <w:r w:rsidR="00DC23A6" w:rsidRPr="00A04A57">
        <w:rPr>
          <w:rFonts w:ascii="Times New Roman" w:eastAsia="Times New Roman" w:hAnsi="Times New Roman" w:cs="Times New Roman"/>
          <w:sz w:val="24"/>
          <w:szCs w:val="24"/>
          <w:lang w:val="en-GB"/>
        </w:rPr>
        <w:t xml:space="preserve">type versus all others revealed that </w:t>
      </w:r>
      <w:r w:rsidR="008C7D29" w:rsidRPr="00A04A57">
        <w:rPr>
          <w:rFonts w:ascii="Times New Roman" w:eastAsia="Times New Roman" w:hAnsi="Times New Roman" w:cs="Times New Roman"/>
          <w:sz w:val="24"/>
          <w:szCs w:val="24"/>
          <w:lang w:val="en-GB"/>
        </w:rPr>
        <w:t xml:space="preserve">the presence of </w:t>
      </w:r>
      <w:r w:rsidR="00DC23A6" w:rsidRPr="00A04A57">
        <w:rPr>
          <w:rFonts w:ascii="Times New Roman" w:eastAsia="Times New Roman" w:hAnsi="Times New Roman" w:cs="Times New Roman"/>
          <w:sz w:val="24"/>
          <w:szCs w:val="24"/>
          <w:lang w:val="en-GB"/>
        </w:rPr>
        <w:t xml:space="preserve">‘social skill’ </w:t>
      </w:r>
      <w:r w:rsidR="008C7D29" w:rsidRPr="00A04A57">
        <w:rPr>
          <w:rFonts w:ascii="Times New Roman" w:eastAsia="Times New Roman" w:hAnsi="Times New Roman" w:cs="Times New Roman"/>
          <w:sz w:val="24"/>
          <w:szCs w:val="24"/>
          <w:lang w:val="en-GB"/>
        </w:rPr>
        <w:t xml:space="preserve">traits increase </w:t>
      </w:r>
      <w:r w:rsidR="00DC23A6" w:rsidRPr="00A04A57">
        <w:rPr>
          <w:rFonts w:ascii="Times New Roman" w:eastAsia="Times New Roman" w:hAnsi="Times New Roman" w:cs="Times New Roman"/>
          <w:sz w:val="24"/>
          <w:szCs w:val="24"/>
          <w:lang w:val="en-GB"/>
        </w:rPr>
        <w:t>reliance</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on</w:t>
      </w:r>
      <w:r w:rsidR="00E6762E" w:rsidRPr="00A04A57">
        <w:rPr>
          <w:rFonts w:ascii="Times New Roman" w:eastAsia="Times New Roman" w:hAnsi="Times New Roman" w:cs="Times New Roman"/>
          <w:sz w:val="24"/>
          <w:szCs w:val="24"/>
          <w:lang w:val="en-GB"/>
        </w:rPr>
        <w:t>-</w:t>
      </w:r>
      <w:r w:rsidR="00DC23A6" w:rsidRPr="00A04A57">
        <w:rPr>
          <w:rFonts w:ascii="Times New Roman" w:eastAsia="Times New Roman" w:hAnsi="Times New Roman" w:cs="Times New Roman"/>
          <w:sz w:val="24"/>
          <w:szCs w:val="24"/>
          <w:lang w:val="en-GB"/>
        </w:rPr>
        <w:t xml:space="preserve">detail </w:t>
      </w:r>
      <w:r w:rsidR="008C7D29" w:rsidRPr="00A04A57">
        <w:rPr>
          <w:rFonts w:ascii="Times New Roman" w:eastAsia="Times New Roman" w:hAnsi="Times New Roman" w:cs="Times New Roman"/>
          <w:sz w:val="24"/>
          <w:szCs w:val="24"/>
          <w:lang w:val="en-GB"/>
        </w:rPr>
        <w:t>more than all</w:t>
      </w:r>
      <w:r w:rsidR="00DC23A6" w:rsidRPr="00A04A57">
        <w:rPr>
          <w:rFonts w:ascii="Times New Roman" w:eastAsia="Times New Roman" w:hAnsi="Times New Roman" w:cs="Times New Roman"/>
          <w:sz w:val="24"/>
          <w:szCs w:val="24"/>
          <w:lang w:val="en-GB"/>
        </w:rPr>
        <w:t xml:space="preserve"> other </w:t>
      </w:r>
      <w:r w:rsidR="008C7D29" w:rsidRPr="00A04A57">
        <w:rPr>
          <w:rFonts w:ascii="Times New Roman" w:eastAsia="Times New Roman" w:hAnsi="Times New Roman" w:cs="Times New Roman"/>
          <w:sz w:val="24"/>
          <w:szCs w:val="24"/>
          <w:lang w:val="en-GB"/>
        </w:rPr>
        <w:t>trait</w:t>
      </w:r>
      <w:r w:rsidR="00DC23A6" w:rsidRPr="00A04A57">
        <w:rPr>
          <w:rFonts w:ascii="Times New Roman" w:eastAsia="Times New Roman" w:hAnsi="Times New Roman" w:cs="Times New Roman"/>
          <w:sz w:val="24"/>
          <w:szCs w:val="24"/>
          <w:lang w:val="en-GB"/>
        </w:rPr>
        <w:t xml:space="preserve"> types (t(48) = </w:t>
      </w:r>
      <w:r w:rsidR="0064271F" w:rsidRPr="00A04A57">
        <w:rPr>
          <w:rFonts w:ascii="Times New Roman" w:eastAsia="Times New Roman" w:hAnsi="Times New Roman" w:cs="Times New Roman"/>
          <w:sz w:val="24"/>
          <w:szCs w:val="24"/>
          <w:lang w:val="en-GB"/>
        </w:rPr>
        <w:t>3.72</w:t>
      </w:r>
      <w:r w:rsidR="00DC23A6" w:rsidRPr="00A04A57">
        <w:rPr>
          <w:rFonts w:ascii="Times New Roman" w:eastAsia="Times New Roman" w:hAnsi="Times New Roman" w:cs="Times New Roman"/>
          <w:sz w:val="24"/>
          <w:szCs w:val="24"/>
          <w:lang w:val="en-GB"/>
        </w:rPr>
        <w:t>, p &lt; .00</w:t>
      </w:r>
      <w:r w:rsidR="0064271F" w:rsidRPr="00A04A57">
        <w:rPr>
          <w:rFonts w:ascii="Times New Roman" w:eastAsia="Times New Roman" w:hAnsi="Times New Roman" w:cs="Times New Roman"/>
          <w:sz w:val="24"/>
          <w:szCs w:val="24"/>
          <w:lang w:val="en-GB"/>
        </w:rPr>
        <w:t>5</w:t>
      </w:r>
      <w:r w:rsidR="00DC23A6" w:rsidRPr="00A04A57">
        <w:rPr>
          <w:rFonts w:ascii="Times New Roman" w:eastAsia="Times New Roman" w:hAnsi="Times New Roman" w:cs="Times New Roman"/>
          <w:sz w:val="24"/>
          <w:szCs w:val="24"/>
          <w:lang w:val="en-GB"/>
        </w:rPr>
        <w:t>) while</w:t>
      </w:r>
      <w:r w:rsidR="00260CDC" w:rsidRPr="00A04A57">
        <w:rPr>
          <w:rFonts w:ascii="Times New Roman" w:eastAsia="Times New Roman" w:hAnsi="Times New Roman" w:cs="Times New Roman"/>
          <w:sz w:val="24"/>
          <w:szCs w:val="24"/>
          <w:lang w:val="en-GB"/>
        </w:rPr>
        <w:t xml:space="preserve"> </w:t>
      </w:r>
      <w:r w:rsidR="00DC23A6" w:rsidRPr="00A04A57">
        <w:rPr>
          <w:rFonts w:ascii="Times New Roman" w:eastAsia="Times New Roman" w:hAnsi="Times New Roman" w:cs="Times New Roman"/>
          <w:sz w:val="24"/>
          <w:szCs w:val="24"/>
          <w:lang w:val="en-GB"/>
        </w:rPr>
        <w:t xml:space="preserve">‘attention to detail’ </w:t>
      </w:r>
      <w:r w:rsidR="008C7D29" w:rsidRPr="00A04A57">
        <w:rPr>
          <w:rFonts w:ascii="Times New Roman" w:eastAsia="Times New Roman" w:hAnsi="Times New Roman" w:cs="Times New Roman"/>
          <w:sz w:val="24"/>
          <w:szCs w:val="24"/>
          <w:lang w:val="en-GB"/>
        </w:rPr>
        <w:t xml:space="preserve">traits </w:t>
      </w:r>
      <w:r w:rsidR="000E3B16" w:rsidRPr="00A04A57">
        <w:rPr>
          <w:rFonts w:ascii="Times New Roman" w:eastAsia="Times New Roman" w:hAnsi="Times New Roman" w:cs="Times New Roman"/>
          <w:sz w:val="24"/>
          <w:szCs w:val="24"/>
          <w:lang w:val="en-GB"/>
        </w:rPr>
        <w:t>give rise to</w:t>
      </w:r>
      <w:r w:rsidR="008C7D29" w:rsidRPr="00A04A57">
        <w:rPr>
          <w:rFonts w:ascii="Times New Roman" w:eastAsia="Times New Roman" w:hAnsi="Times New Roman" w:cs="Times New Roman"/>
          <w:sz w:val="24"/>
          <w:szCs w:val="24"/>
          <w:lang w:val="en-GB"/>
        </w:rPr>
        <w:t xml:space="preserve"> a below-average effect </w:t>
      </w:r>
      <w:r w:rsidR="00DC23A6" w:rsidRPr="00A04A57">
        <w:rPr>
          <w:rFonts w:ascii="Times New Roman" w:eastAsia="Times New Roman" w:hAnsi="Times New Roman" w:cs="Times New Roman"/>
          <w:sz w:val="24"/>
          <w:szCs w:val="24"/>
          <w:lang w:val="en-GB"/>
        </w:rPr>
        <w:t>(t(48) = -3.4</w:t>
      </w:r>
      <w:r w:rsidR="0064271F" w:rsidRPr="00A04A57">
        <w:rPr>
          <w:rFonts w:ascii="Times New Roman" w:eastAsia="Times New Roman" w:hAnsi="Times New Roman" w:cs="Times New Roman"/>
          <w:sz w:val="24"/>
          <w:szCs w:val="24"/>
          <w:lang w:val="en-GB"/>
        </w:rPr>
        <w:t>8</w:t>
      </w:r>
      <w:r w:rsidR="00DC23A6" w:rsidRPr="00A04A57">
        <w:rPr>
          <w:rFonts w:ascii="Times New Roman" w:eastAsia="Times New Roman" w:hAnsi="Times New Roman" w:cs="Times New Roman"/>
          <w:sz w:val="24"/>
          <w:szCs w:val="24"/>
          <w:lang w:val="en-GB"/>
        </w:rPr>
        <w:t>, p &lt; .01).</w:t>
      </w:r>
      <w:r w:rsidR="00831BE6" w:rsidRPr="00A04A57">
        <w:rPr>
          <w:rFonts w:ascii="Times New Roman" w:eastAsia="Times New Roman" w:hAnsi="Times New Roman" w:cs="Times New Roman"/>
          <w:sz w:val="24"/>
          <w:szCs w:val="24"/>
          <w:lang w:val="en-GB"/>
        </w:rPr>
        <w:t xml:space="preserve"> Therefore, our finding</w:t>
      </w:r>
      <w:r w:rsidR="00B17873" w:rsidRPr="00A04A57">
        <w:rPr>
          <w:rFonts w:ascii="Times New Roman" w:eastAsia="Times New Roman" w:hAnsi="Times New Roman" w:cs="Times New Roman"/>
          <w:sz w:val="24"/>
          <w:szCs w:val="24"/>
          <w:lang w:val="en-GB"/>
        </w:rPr>
        <w:t>s</w:t>
      </w:r>
      <w:r w:rsidR="00831BE6" w:rsidRPr="00A04A57">
        <w:rPr>
          <w:rFonts w:ascii="Times New Roman" w:eastAsia="Times New Roman" w:hAnsi="Times New Roman" w:cs="Times New Roman"/>
          <w:sz w:val="24"/>
          <w:szCs w:val="24"/>
          <w:lang w:val="en-GB"/>
        </w:rPr>
        <w:t xml:space="preserve"> </w:t>
      </w:r>
      <w:r w:rsidR="00B17873" w:rsidRPr="00A04A57">
        <w:rPr>
          <w:rFonts w:ascii="Times New Roman" w:eastAsia="Times New Roman" w:hAnsi="Times New Roman" w:cs="Times New Roman"/>
          <w:sz w:val="24"/>
          <w:szCs w:val="24"/>
          <w:lang w:val="en-GB"/>
        </w:rPr>
        <w:t>suggest</w:t>
      </w:r>
      <w:r w:rsidR="00831BE6" w:rsidRPr="00A04A57">
        <w:rPr>
          <w:rFonts w:ascii="Times New Roman" w:eastAsia="Times New Roman" w:hAnsi="Times New Roman" w:cs="Times New Roman"/>
          <w:sz w:val="24"/>
          <w:szCs w:val="24"/>
          <w:lang w:val="en-GB"/>
        </w:rPr>
        <w:t xml:space="preserve"> that enhanced reliance on detail for image recognition is most predictive for </w:t>
      </w:r>
      <w:r w:rsidR="00051692" w:rsidRPr="00A04A57">
        <w:rPr>
          <w:rFonts w:ascii="Times New Roman" w:eastAsia="Times New Roman" w:hAnsi="Times New Roman" w:cs="Times New Roman"/>
          <w:sz w:val="24"/>
          <w:szCs w:val="24"/>
          <w:lang w:val="en-GB"/>
        </w:rPr>
        <w:t>autistic</w:t>
      </w:r>
      <w:r w:rsidR="00B17873" w:rsidRPr="00A04A57">
        <w:rPr>
          <w:rFonts w:ascii="Times New Roman" w:eastAsia="Times New Roman" w:hAnsi="Times New Roman" w:cs="Times New Roman"/>
          <w:sz w:val="24"/>
          <w:szCs w:val="24"/>
          <w:lang w:val="en-GB"/>
        </w:rPr>
        <w:t xml:space="preserve"> traits related to</w:t>
      </w:r>
      <w:r w:rsidR="00831BE6" w:rsidRPr="00A04A57">
        <w:rPr>
          <w:rFonts w:ascii="Times New Roman" w:eastAsia="Times New Roman" w:hAnsi="Times New Roman" w:cs="Times New Roman"/>
          <w:sz w:val="24"/>
          <w:szCs w:val="24"/>
          <w:lang w:val="en-GB"/>
        </w:rPr>
        <w:t xml:space="preserve"> self-reported social difficulties.</w:t>
      </w:r>
    </w:p>
    <w:p w14:paraId="1A91F139" w14:textId="63077AA2" w:rsidR="00AE0D5B" w:rsidRPr="00A04A57" w:rsidRDefault="00B77E95" w:rsidP="001521BA">
      <w:pPr>
        <w:spacing w:line="360" w:lineRule="auto"/>
        <w:jc w:val="both"/>
        <w:rPr>
          <w:rFonts w:ascii="Times New Roman" w:eastAsia="Times New Roman" w:hAnsi="Times New Roman" w:cs="Times New Roman"/>
          <w:sz w:val="24"/>
          <w:szCs w:val="24"/>
          <w:lang w:val="en-GB"/>
        </w:rPr>
      </w:pPr>
      <w:r w:rsidRPr="00A04A57">
        <w:rPr>
          <w:rFonts w:ascii="Times New Roman" w:eastAsia="Times New Roman" w:hAnsi="Times New Roman" w:cs="Times New Roman"/>
          <w:sz w:val="24"/>
          <w:szCs w:val="24"/>
          <w:lang w:val="en-GB"/>
        </w:rPr>
        <w:t xml:space="preserve">Finally, we </w:t>
      </w:r>
      <w:r w:rsidR="00F22E23" w:rsidRPr="00F22E23">
        <w:rPr>
          <w:rFonts w:ascii="Times New Roman" w:eastAsia="Times New Roman" w:hAnsi="Times New Roman" w:cs="Times New Roman"/>
          <w:sz w:val="24"/>
          <w:szCs w:val="24"/>
          <w:lang w:val="en-GB"/>
        </w:rPr>
        <w:t>analysed</w:t>
      </w:r>
      <w:r w:rsidR="005A4C92" w:rsidRPr="00A04A57">
        <w:rPr>
          <w:rFonts w:ascii="Times New Roman" w:eastAsia="Times New Roman" w:hAnsi="Times New Roman" w:cs="Times New Roman"/>
          <w:sz w:val="24"/>
          <w:szCs w:val="24"/>
          <w:lang w:val="en-GB"/>
        </w:rPr>
        <w:t xml:space="preserve"> reaction times </w:t>
      </w:r>
      <w:r w:rsidR="0020228A" w:rsidRPr="00A04A57">
        <w:rPr>
          <w:rFonts w:ascii="Times New Roman" w:eastAsia="Times New Roman" w:hAnsi="Times New Roman" w:cs="Times New Roman"/>
          <w:sz w:val="24"/>
          <w:szCs w:val="24"/>
          <w:lang w:val="en-GB"/>
        </w:rPr>
        <w:t>(M = 895 ms, SD = 313 ms)</w:t>
      </w:r>
      <w:r w:rsidR="005A4C92" w:rsidRPr="00A04A57">
        <w:rPr>
          <w:rFonts w:ascii="Times New Roman" w:eastAsia="Times New Roman" w:hAnsi="Times New Roman" w:cs="Times New Roman"/>
          <w:sz w:val="24"/>
          <w:szCs w:val="24"/>
          <w:lang w:val="en-GB"/>
        </w:rPr>
        <w:t xml:space="preserve">. We found that </w:t>
      </w:r>
      <w:r w:rsidRPr="00A04A57">
        <w:rPr>
          <w:rFonts w:ascii="Times New Roman" w:eastAsia="Times New Roman" w:hAnsi="Times New Roman" w:cs="Times New Roman"/>
          <w:sz w:val="24"/>
          <w:szCs w:val="24"/>
          <w:lang w:val="en-GB"/>
        </w:rPr>
        <w:t>high-AQ participants took longer to respond than low-AQ participants (9</w:t>
      </w:r>
      <w:r w:rsidR="00AE0D5B" w:rsidRPr="00A04A57">
        <w:rPr>
          <w:rFonts w:ascii="Times New Roman" w:eastAsia="Times New Roman" w:hAnsi="Times New Roman" w:cs="Times New Roman"/>
          <w:sz w:val="24"/>
          <w:szCs w:val="24"/>
          <w:lang w:val="en-GB"/>
        </w:rPr>
        <w:t>93</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ms vs 80</w:t>
      </w:r>
      <w:r w:rsidR="00AE0D5B" w:rsidRPr="00A04A57">
        <w:rPr>
          <w:rFonts w:ascii="Times New Roman" w:eastAsia="Times New Roman" w:hAnsi="Times New Roman" w:cs="Times New Roman"/>
          <w:sz w:val="24"/>
          <w:szCs w:val="24"/>
          <w:lang w:val="en-GB"/>
        </w:rPr>
        <w:t>4</w:t>
      </w:r>
      <w:r w:rsidR="0020228A" w:rsidRPr="00A04A57">
        <w:rPr>
          <w:rFonts w:ascii="Times New Roman" w:eastAsia="Times New Roman" w:hAnsi="Times New Roman" w:cs="Times New Roman"/>
          <w:sz w:val="24"/>
          <w:szCs w:val="24"/>
          <w:lang w:val="en-GB"/>
        </w:rPr>
        <w:t xml:space="preserve"> </w:t>
      </w:r>
      <w:r w:rsidRPr="00A04A57">
        <w:rPr>
          <w:rFonts w:ascii="Times New Roman" w:eastAsia="Times New Roman" w:hAnsi="Times New Roman" w:cs="Times New Roman"/>
          <w:sz w:val="24"/>
          <w:szCs w:val="24"/>
          <w:lang w:val="en-GB"/>
        </w:rPr>
        <w:t xml:space="preserve">ms, </w:t>
      </w:r>
      <w:proofErr w:type="gramStart"/>
      <w:r w:rsidRPr="00A04A57">
        <w:rPr>
          <w:rFonts w:ascii="Times New Roman" w:eastAsia="Times New Roman" w:hAnsi="Times New Roman" w:cs="Times New Roman"/>
          <w:sz w:val="24"/>
          <w:szCs w:val="24"/>
          <w:lang w:val="en-GB"/>
        </w:rPr>
        <w:t>t(</w:t>
      </w:r>
      <w:proofErr w:type="gramEnd"/>
      <w:r w:rsidRPr="00A04A57">
        <w:rPr>
          <w:rFonts w:ascii="Times New Roman" w:eastAsia="Times New Roman" w:hAnsi="Times New Roman" w:cs="Times New Roman"/>
          <w:sz w:val="24"/>
          <w:szCs w:val="24"/>
          <w:lang w:val="en-GB"/>
        </w:rPr>
        <w:t>50) = 2.2</w:t>
      </w:r>
      <w:r w:rsidR="00AE0D5B" w:rsidRPr="00A04A57">
        <w:rPr>
          <w:rFonts w:ascii="Times New Roman" w:eastAsia="Times New Roman" w:hAnsi="Times New Roman" w:cs="Times New Roman"/>
          <w:sz w:val="24"/>
          <w:szCs w:val="24"/>
          <w:lang w:val="en-GB"/>
        </w:rPr>
        <w:t>5</w:t>
      </w:r>
      <w:r w:rsidRPr="00A04A57">
        <w:rPr>
          <w:rFonts w:ascii="Times New Roman" w:eastAsia="Times New Roman" w:hAnsi="Times New Roman" w:cs="Times New Roman"/>
          <w:sz w:val="24"/>
          <w:szCs w:val="24"/>
          <w:lang w:val="en-GB"/>
        </w:rPr>
        <w:t>, p &lt; .05).</w:t>
      </w:r>
      <w:r w:rsidR="00017BC2" w:rsidRPr="00A04A57">
        <w:rPr>
          <w:rFonts w:ascii="Times New Roman" w:eastAsia="Times New Roman" w:hAnsi="Times New Roman" w:cs="Times New Roman"/>
          <w:sz w:val="24"/>
          <w:szCs w:val="24"/>
          <w:lang w:val="en-GB"/>
        </w:rPr>
        <w:t xml:space="preserve"> </w:t>
      </w:r>
      <w:r w:rsidR="005A4C92" w:rsidRPr="00A04A57">
        <w:rPr>
          <w:rFonts w:ascii="Times New Roman" w:eastAsia="Times New Roman" w:hAnsi="Times New Roman" w:cs="Times New Roman"/>
          <w:sz w:val="24"/>
          <w:szCs w:val="24"/>
          <w:lang w:val="en-GB"/>
        </w:rPr>
        <w:t xml:space="preserve">Unfortunately, reaction times were found to carry no information about the relative importance of visual features for image recognition as </w:t>
      </w:r>
      <w:r w:rsidR="00AE0D5B" w:rsidRPr="00A04A57">
        <w:rPr>
          <w:rFonts w:ascii="Times New Roman" w:eastAsia="Times New Roman" w:hAnsi="Times New Roman" w:cs="Times New Roman"/>
          <w:sz w:val="24"/>
          <w:szCs w:val="24"/>
          <w:lang w:val="en-GB"/>
        </w:rPr>
        <w:t xml:space="preserve">reaction time based FDi values </w:t>
      </w:r>
      <w:r w:rsidR="005A4C92" w:rsidRPr="00A04A57">
        <w:rPr>
          <w:rFonts w:ascii="Times New Roman" w:eastAsia="Times New Roman" w:hAnsi="Times New Roman" w:cs="Times New Roman"/>
          <w:sz w:val="24"/>
          <w:szCs w:val="24"/>
          <w:lang w:val="en-GB"/>
        </w:rPr>
        <w:t>d</w:t>
      </w:r>
      <w:r w:rsidR="00AE0D5B" w:rsidRPr="00A04A57">
        <w:rPr>
          <w:rFonts w:ascii="Times New Roman" w:eastAsia="Times New Roman" w:hAnsi="Times New Roman" w:cs="Times New Roman"/>
          <w:sz w:val="24"/>
          <w:szCs w:val="24"/>
          <w:lang w:val="en-GB"/>
        </w:rPr>
        <w:t xml:space="preserve">id not replicate across participants (Pearson </w:t>
      </w:r>
      <w:del w:id="40" w:author="Arjen Alink" w:date="2020-07-14T12:42:00Z">
        <w:r w:rsidR="00AE0D5B" w:rsidRPr="00A04A57" w:rsidDel="00AA7424">
          <w:rPr>
            <w:rFonts w:ascii="Times New Roman" w:eastAsia="Times New Roman" w:hAnsi="Times New Roman" w:cs="Times New Roman"/>
            <w:sz w:val="24"/>
            <w:szCs w:val="24"/>
            <w:lang w:val="en-GB"/>
          </w:rPr>
          <w:delText>rho</w:delText>
        </w:r>
      </w:del>
      <w:ins w:id="41" w:author="Arjen Alink" w:date="2020-07-14T12:42:00Z">
        <w:r w:rsidR="00AA7424">
          <w:rPr>
            <w:rFonts w:ascii="Times New Roman" w:eastAsia="Times New Roman" w:hAnsi="Times New Roman" w:cs="Times New Roman"/>
            <w:sz w:val="24"/>
            <w:szCs w:val="24"/>
            <w:lang w:val="en-GB"/>
          </w:rPr>
          <w:t>r</w:t>
        </w:r>
      </w:ins>
      <w:r w:rsidR="00AE0D5B" w:rsidRPr="00A04A57">
        <w:rPr>
          <w:rFonts w:ascii="Times New Roman" w:eastAsia="Times New Roman" w:hAnsi="Times New Roman" w:cs="Times New Roman"/>
          <w:sz w:val="24"/>
          <w:szCs w:val="24"/>
          <w:lang w:val="en-GB"/>
        </w:rPr>
        <w:t xml:space="preserve"> = </w:t>
      </w:r>
      <w:r w:rsidR="0084321C" w:rsidRPr="00A04A57">
        <w:rPr>
          <w:rFonts w:ascii="Times New Roman" w:eastAsia="Times New Roman" w:hAnsi="Times New Roman" w:cs="Times New Roman"/>
          <w:sz w:val="24"/>
          <w:szCs w:val="24"/>
          <w:lang w:val="en-GB"/>
        </w:rPr>
        <w:t>.0077</w:t>
      </w:r>
      <w:r w:rsidR="00AE0D5B" w:rsidRPr="00A04A57">
        <w:rPr>
          <w:rFonts w:ascii="Times New Roman" w:eastAsia="Times New Roman" w:hAnsi="Times New Roman" w:cs="Times New Roman"/>
          <w:sz w:val="24"/>
          <w:szCs w:val="24"/>
          <w:lang w:val="en-GB"/>
        </w:rPr>
        <w:t xml:space="preserve">, p = </w:t>
      </w:r>
      <w:r w:rsidR="0084321C" w:rsidRPr="00A04A57">
        <w:rPr>
          <w:rFonts w:ascii="Times New Roman" w:eastAsia="Times New Roman" w:hAnsi="Times New Roman" w:cs="Times New Roman"/>
          <w:sz w:val="24"/>
          <w:szCs w:val="24"/>
          <w:lang w:val="en-GB"/>
        </w:rPr>
        <w:t>.14</w:t>
      </w:r>
      <w:r w:rsidR="007B476B" w:rsidRPr="00A04A57">
        <w:rPr>
          <w:rFonts w:ascii="Times New Roman" w:eastAsia="Times New Roman" w:hAnsi="Times New Roman" w:cs="Times New Roman"/>
          <w:sz w:val="24"/>
          <w:szCs w:val="24"/>
          <w:lang w:val="en-GB"/>
        </w:rPr>
        <w:t xml:space="preserve">, </w:t>
      </w:r>
      <w:r w:rsidR="00E6762E" w:rsidRPr="00A04A57">
        <w:rPr>
          <w:rFonts w:ascii="Times New Roman" w:eastAsia="Times New Roman" w:hAnsi="Times New Roman" w:cs="Times New Roman"/>
          <w:sz w:val="24"/>
          <w:szCs w:val="24"/>
          <w:lang w:val="en-GB"/>
        </w:rPr>
        <w:t>permutation-based</w:t>
      </w:r>
      <w:r w:rsidR="00AE0D5B" w:rsidRPr="00A04A57">
        <w:rPr>
          <w:rFonts w:ascii="Times New Roman" w:eastAsia="Times New Roman" w:hAnsi="Times New Roman" w:cs="Times New Roman"/>
          <w:sz w:val="24"/>
          <w:szCs w:val="24"/>
          <w:lang w:val="en-GB"/>
        </w:rPr>
        <w:t xml:space="preserve"> test</w:t>
      </w:r>
      <w:r w:rsidR="007B476B" w:rsidRPr="00A04A57">
        <w:rPr>
          <w:rFonts w:ascii="Times New Roman" w:eastAsia="Times New Roman" w:hAnsi="Times New Roman" w:cs="Times New Roman"/>
          <w:sz w:val="24"/>
          <w:szCs w:val="24"/>
          <w:lang w:val="en-GB"/>
        </w:rPr>
        <w:t>)</w:t>
      </w:r>
      <w:r w:rsidR="00AE0D5B" w:rsidRPr="00A04A57">
        <w:rPr>
          <w:rFonts w:ascii="Times New Roman" w:eastAsia="Times New Roman" w:hAnsi="Times New Roman" w:cs="Times New Roman"/>
          <w:sz w:val="24"/>
          <w:szCs w:val="24"/>
          <w:lang w:val="en-GB"/>
        </w:rPr>
        <w:t>.</w:t>
      </w:r>
      <w:r w:rsidR="00DE6906" w:rsidRPr="00A04A57">
        <w:rPr>
          <w:rFonts w:ascii="Times New Roman" w:eastAsia="Times New Roman" w:hAnsi="Times New Roman" w:cs="Times New Roman"/>
          <w:sz w:val="24"/>
          <w:szCs w:val="24"/>
          <w:lang w:val="en-GB"/>
        </w:rPr>
        <w:t xml:space="preserve"> </w:t>
      </w:r>
    </w:p>
    <w:p w14:paraId="4D7CE9EE" w14:textId="20AC3538" w:rsidR="00451410" w:rsidRPr="00A04A57" w:rsidRDefault="00451410" w:rsidP="001521BA">
      <w:pPr>
        <w:spacing w:line="360" w:lineRule="auto"/>
        <w:jc w:val="both"/>
        <w:rPr>
          <w:rFonts w:ascii="Times New Roman" w:eastAsia="Times New Roman" w:hAnsi="Times New Roman" w:cs="Times New Roman"/>
          <w:b/>
          <w:sz w:val="24"/>
          <w:szCs w:val="24"/>
          <w:lang w:val="en-GB"/>
        </w:rPr>
      </w:pPr>
      <w:r w:rsidRPr="00A04A57">
        <w:rPr>
          <w:rFonts w:ascii="Times New Roman" w:eastAsia="Times New Roman" w:hAnsi="Times New Roman" w:cs="Times New Roman"/>
          <w:b/>
          <w:sz w:val="24"/>
          <w:szCs w:val="24"/>
          <w:lang w:val="en-GB"/>
        </w:rPr>
        <w:t>Discussion</w:t>
      </w:r>
    </w:p>
    <w:p w14:paraId="3A5651CD" w14:textId="311C3E06" w:rsidR="00072E1B" w:rsidRPr="00A04A57" w:rsidRDefault="00F3153B"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summary, we </w:t>
      </w:r>
      <w:r w:rsidR="006D18CE" w:rsidRPr="00A04A57">
        <w:rPr>
          <w:rFonts w:ascii="Times New Roman" w:hAnsi="Times New Roman" w:cs="Times New Roman"/>
          <w:sz w:val="24"/>
          <w:szCs w:val="24"/>
          <w:lang w:val="en-GB"/>
        </w:rPr>
        <w:t>developed a method</w:t>
      </w:r>
      <w:r w:rsidRPr="00A04A57">
        <w:rPr>
          <w:rFonts w:ascii="Times New Roman" w:hAnsi="Times New Roman" w:cs="Times New Roman"/>
          <w:sz w:val="24"/>
          <w:szCs w:val="24"/>
          <w:lang w:val="en-GB"/>
        </w:rPr>
        <w:t xml:space="preserve"> </w:t>
      </w:r>
      <w:r w:rsidR="006D18CE" w:rsidRPr="00A04A57">
        <w:rPr>
          <w:rFonts w:ascii="Times New Roman" w:hAnsi="Times New Roman" w:cs="Times New Roman"/>
          <w:sz w:val="24"/>
          <w:szCs w:val="24"/>
          <w:lang w:val="en-GB"/>
        </w:rPr>
        <w:t xml:space="preserve">that reliably </w:t>
      </w:r>
      <w:r w:rsidRPr="00A04A57">
        <w:rPr>
          <w:rFonts w:ascii="Times New Roman" w:hAnsi="Times New Roman" w:cs="Times New Roman"/>
          <w:sz w:val="24"/>
          <w:szCs w:val="24"/>
          <w:lang w:val="en-GB"/>
        </w:rPr>
        <w:t>measur</w:t>
      </w:r>
      <w:r w:rsidR="006D18CE" w:rsidRPr="00A04A57">
        <w:rPr>
          <w:rFonts w:ascii="Times New Roman" w:hAnsi="Times New Roman" w:cs="Times New Roman"/>
          <w:sz w:val="24"/>
          <w:szCs w:val="24"/>
          <w:lang w:val="en-GB"/>
        </w:rPr>
        <w:t>es</w:t>
      </w:r>
      <w:r w:rsidRPr="00A04A57">
        <w:rPr>
          <w:rFonts w:ascii="Times New Roman" w:hAnsi="Times New Roman" w:cs="Times New Roman"/>
          <w:sz w:val="24"/>
          <w:szCs w:val="24"/>
          <w:lang w:val="en-GB"/>
        </w:rPr>
        <w:t xml:space="preserve"> the relative contribution of low</w:t>
      </w:r>
      <w:r w:rsidR="009445EF"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level visual features </w:t>
      </w:r>
      <w:r w:rsidR="006D18CE" w:rsidRPr="00A04A57">
        <w:rPr>
          <w:rFonts w:ascii="Times New Roman" w:hAnsi="Times New Roman" w:cs="Times New Roman"/>
          <w:sz w:val="24"/>
          <w:szCs w:val="24"/>
          <w:lang w:val="en-GB"/>
        </w:rPr>
        <w:t xml:space="preserve">to image recognition. With this method, we obtained evidence for natural image recognition depending more on high spatial frequency features in </w:t>
      </w:r>
      <w:r w:rsidR="00B7124A" w:rsidRPr="00A04A57">
        <w:rPr>
          <w:rFonts w:ascii="Times New Roman" w:hAnsi="Times New Roman" w:cs="Times New Roman"/>
          <w:sz w:val="24"/>
          <w:szCs w:val="24"/>
          <w:lang w:val="en-GB"/>
        </w:rPr>
        <w:t xml:space="preserve">individuals with an above-median number of </w:t>
      </w:r>
      <w:r w:rsidR="00051692" w:rsidRPr="00A04A57">
        <w:rPr>
          <w:rFonts w:ascii="Times New Roman" w:hAnsi="Times New Roman" w:cs="Times New Roman"/>
          <w:sz w:val="24"/>
          <w:szCs w:val="24"/>
          <w:lang w:val="en-GB"/>
        </w:rPr>
        <w:t>autistic</w:t>
      </w:r>
      <w:r w:rsidR="00B7124A" w:rsidRPr="00A04A57">
        <w:rPr>
          <w:rFonts w:ascii="Times New Roman" w:hAnsi="Times New Roman" w:cs="Times New Roman"/>
          <w:sz w:val="24"/>
          <w:szCs w:val="24"/>
          <w:lang w:val="en-GB"/>
        </w:rPr>
        <w:t xml:space="preserve"> traits</w:t>
      </w:r>
      <w:r w:rsidR="00FC037A" w:rsidRPr="00A04A57">
        <w:rPr>
          <w:rFonts w:ascii="Times New Roman" w:hAnsi="Times New Roman" w:cs="Times New Roman"/>
          <w:sz w:val="24"/>
          <w:szCs w:val="24"/>
          <w:lang w:val="en-GB"/>
        </w:rPr>
        <w:t>.</w:t>
      </w:r>
      <w:r w:rsidR="00233124" w:rsidRPr="00A04A57">
        <w:rPr>
          <w:rFonts w:ascii="Times New Roman" w:hAnsi="Times New Roman" w:cs="Times New Roman"/>
          <w:sz w:val="24"/>
          <w:szCs w:val="24"/>
          <w:lang w:val="en-GB"/>
        </w:rPr>
        <w:t xml:space="preserve"> Therefore, the presence of a greater number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appears to predict enhanced reliance on fine details for natural image recognition.  </w:t>
      </w:r>
      <w:bookmarkStart w:id="42" w:name="_Hlk40015808"/>
      <w:bookmarkStart w:id="43" w:name="_Hlk40444296"/>
      <w:r w:rsidR="00A959E3" w:rsidRPr="00A04A57">
        <w:rPr>
          <w:rFonts w:ascii="Times New Roman" w:hAnsi="Times New Roman" w:cs="Times New Roman"/>
          <w:sz w:val="24"/>
          <w:szCs w:val="24"/>
          <w:lang w:val="en-GB"/>
        </w:rPr>
        <w:t xml:space="preserve">This </w:t>
      </w:r>
      <w:r w:rsidR="00A959E3" w:rsidRPr="00A04A57">
        <w:rPr>
          <w:rFonts w:ascii="Times New Roman" w:hAnsi="Times New Roman" w:cs="Times New Roman"/>
          <w:sz w:val="24"/>
          <w:szCs w:val="24"/>
          <w:lang w:val="en-GB"/>
        </w:rPr>
        <w:lastRenderedPageBreak/>
        <w:t>effect was found to be driven most by</w:t>
      </w:r>
      <w:r w:rsidR="00233124" w:rsidRPr="00A04A57">
        <w:rPr>
          <w:rFonts w:ascii="Times New Roman" w:hAnsi="Times New Roman" w:cs="Times New Roman"/>
          <w:sz w:val="24"/>
          <w:szCs w:val="24"/>
          <w:lang w:val="en-GB"/>
        </w:rPr>
        <w:t xml:space="preserve"> the presence of </w:t>
      </w:r>
      <w:r w:rsidR="00051692" w:rsidRPr="00A04A57">
        <w:rPr>
          <w:rFonts w:ascii="Times New Roman" w:hAnsi="Times New Roman" w:cs="Times New Roman"/>
          <w:sz w:val="24"/>
          <w:szCs w:val="24"/>
          <w:lang w:val="en-GB"/>
        </w:rPr>
        <w:t>autistic</w:t>
      </w:r>
      <w:r w:rsidR="00233124" w:rsidRPr="00A04A57">
        <w:rPr>
          <w:rFonts w:ascii="Times New Roman" w:hAnsi="Times New Roman" w:cs="Times New Roman"/>
          <w:sz w:val="24"/>
          <w:szCs w:val="24"/>
          <w:lang w:val="en-GB"/>
        </w:rPr>
        <w:t xml:space="preserve"> traits with th</w:t>
      </w:r>
      <w:r w:rsidR="006020DA" w:rsidRPr="00A04A57">
        <w:rPr>
          <w:rFonts w:ascii="Times New Roman" w:hAnsi="Times New Roman" w:cs="Times New Roman"/>
          <w:sz w:val="24"/>
          <w:szCs w:val="24"/>
          <w:lang w:val="en-GB"/>
        </w:rPr>
        <w:t>e</w:t>
      </w:r>
      <w:r w:rsidR="00233124" w:rsidRPr="00A04A57">
        <w:rPr>
          <w:rFonts w:ascii="Times New Roman" w:hAnsi="Times New Roman" w:cs="Times New Roman"/>
          <w:sz w:val="24"/>
          <w:szCs w:val="24"/>
          <w:lang w:val="en-GB"/>
        </w:rPr>
        <w:t xml:space="preserve"> highest </w:t>
      </w:r>
      <w:r w:rsidR="00A959E3" w:rsidRPr="00A04A57">
        <w:rPr>
          <w:rFonts w:ascii="Times New Roman" w:hAnsi="Times New Roman" w:cs="Times New Roman"/>
          <w:sz w:val="24"/>
          <w:szCs w:val="24"/>
          <w:lang w:val="en-GB"/>
        </w:rPr>
        <w:t>clinical relevance</w:t>
      </w:r>
      <w:r w:rsidR="001D4C1E" w:rsidRPr="00A04A57">
        <w:rPr>
          <w:rFonts w:ascii="Times New Roman" w:hAnsi="Times New Roman" w:cs="Times New Roman"/>
          <w:sz w:val="24"/>
          <w:szCs w:val="24"/>
          <w:lang w:val="en-GB"/>
        </w:rPr>
        <w:t xml:space="preserve">, which increases the likelihood that </w:t>
      </w:r>
      <w:r w:rsidR="00072E1B" w:rsidRPr="00A04A57">
        <w:rPr>
          <w:rFonts w:ascii="Times New Roman" w:hAnsi="Times New Roman" w:cs="Times New Roman"/>
          <w:sz w:val="24"/>
          <w:szCs w:val="24"/>
          <w:lang w:val="en-GB"/>
        </w:rPr>
        <w:t xml:space="preserve">our </w:t>
      </w:r>
      <w:r w:rsidR="001D4C1E" w:rsidRPr="00A04A57">
        <w:rPr>
          <w:rFonts w:ascii="Times New Roman" w:hAnsi="Times New Roman" w:cs="Times New Roman"/>
          <w:sz w:val="24"/>
          <w:szCs w:val="24"/>
          <w:lang w:val="en-GB"/>
        </w:rPr>
        <w:t xml:space="preserve">main finding </w:t>
      </w:r>
      <w:r w:rsidR="00072E1B" w:rsidRPr="00A04A57">
        <w:rPr>
          <w:rFonts w:ascii="Times New Roman" w:hAnsi="Times New Roman" w:cs="Times New Roman"/>
          <w:sz w:val="24"/>
          <w:szCs w:val="24"/>
          <w:lang w:val="en-GB"/>
        </w:rPr>
        <w:t>generalize</w:t>
      </w:r>
      <w:r w:rsidR="001D4C1E" w:rsidRPr="00A04A57">
        <w:rPr>
          <w:rFonts w:ascii="Times New Roman" w:hAnsi="Times New Roman" w:cs="Times New Roman"/>
          <w:sz w:val="24"/>
          <w:szCs w:val="24"/>
          <w:lang w:val="en-GB"/>
        </w:rPr>
        <w:t>s</w:t>
      </w:r>
      <w:r w:rsidR="00072E1B" w:rsidRPr="00A04A57">
        <w:rPr>
          <w:rFonts w:ascii="Times New Roman" w:hAnsi="Times New Roman" w:cs="Times New Roman"/>
          <w:sz w:val="24"/>
          <w:szCs w:val="24"/>
          <w:lang w:val="en-GB"/>
        </w:rPr>
        <w:t xml:space="preserve"> to </w:t>
      </w:r>
      <w:r w:rsidR="000B5906" w:rsidRPr="00A04A57">
        <w:rPr>
          <w:rFonts w:ascii="Times New Roman" w:hAnsi="Times New Roman" w:cs="Times New Roman"/>
          <w:sz w:val="24"/>
          <w:szCs w:val="24"/>
          <w:lang w:val="en-GB"/>
        </w:rPr>
        <w:t xml:space="preserve">clinically </w:t>
      </w:r>
      <w:r w:rsidR="00072E1B" w:rsidRPr="00A04A57">
        <w:rPr>
          <w:rFonts w:ascii="Times New Roman" w:hAnsi="Times New Roman" w:cs="Times New Roman"/>
          <w:sz w:val="24"/>
          <w:szCs w:val="24"/>
          <w:lang w:val="en-GB"/>
        </w:rPr>
        <w:t>diagnosed ASD individuals.</w:t>
      </w:r>
      <w:bookmarkEnd w:id="42"/>
    </w:p>
    <w:p w14:paraId="51767BE4" w14:textId="7CE65A27" w:rsidR="00BD593A" w:rsidRPr="00A04A57" w:rsidRDefault="0093266A" w:rsidP="00B64385">
      <w:pPr>
        <w:spacing w:line="360" w:lineRule="auto"/>
        <w:jc w:val="both"/>
        <w:rPr>
          <w:rFonts w:ascii="Times New Roman" w:hAnsi="Times New Roman" w:cs="Times New Roman"/>
          <w:sz w:val="24"/>
          <w:szCs w:val="24"/>
          <w:lang w:val="en-GB"/>
        </w:rPr>
      </w:pPr>
      <w:bookmarkStart w:id="44" w:name="_Hlk40002172"/>
      <w:bookmarkStart w:id="45" w:name="_Hlk39996954"/>
      <w:bookmarkStart w:id="46" w:name="_Hlk39853787"/>
      <w:bookmarkEnd w:id="43"/>
      <w:r w:rsidRPr="00A04A57">
        <w:rPr>
          <w:rFonts w:ascii="Times New Roman" w:hAnsi="Times New Roman" w:cs="Times New Roman"/>
          <w:sz w:val="24"/>
          <w:szCs w:val="24"/>
          <w:lang w:val="en-GB"/>
        </w:rPr>
        <w:t xml:space="preserve">Our study sheds new light on the ongoing </w:t>
      </w:r>
      <w:r w:rsidR="009445EF" w:rsidRPr="00A04A57">
        <w:rPr>
          <w:rFonts w:ascii="Times New Roman" w:hAnsi="Times New Roman" w:cs="Times New Roman"/>
          <w:sz w:val="24"/>
          <w:szCs w:val="24"/>
          <w:lang w:val="en-GB"/>
        </w:rPr>
        <w:t>debate</w:t>
      </w:r>
      <w:r w:rsidRPr="00A04A57">
        <w:rPr>
          <w:rFonts w:ascii="Times New Roman" w:hAnsi="Times New Roman" w:cs="Times New Roman"/>
          <w:sz w:val="24"/>
          <w:szCs w:val="24"/>
          <w:lang w:val="en-GB"/>
        </w:rPr>
        <w:t xml:space="preserve"> </w:t>
      </w:r>
      <w:r w:rsidR="009445EF" w:rsidRPr="00A04A57">
        <w:rPr>
          <w:rFonts w:ascii="Times New Roman" w:hAnsi="Times New Roman" w:cs="Times New Roman"/>
          <w:sz w:val="24"/>
          <w:szCs w:val="24"/>
          <w:lang w:val="en-GB"/>
        </w:rPr>
        <w:t>regarding</w:t>
      </w:r>
      <w:r w:rsidRPr="00A04A57">
        <w:rPr>
          <w:rFonts w:ascii="Times New Roman" w:hAnsi="Times New Roman" w:cs="Times New Roman"/>
          <w:sz w:val="24"/>
          <w:szCs w:val="24"/>
          <w:lang w:val="en-GB"/>
        </w:rPr>
        <w:t xml:space="preserve"> whether </w:t>
      </w:r>
      <w:r w:rsidR="009445EF" w:rsidRPr="00A04A57">
        <w:rPr>
          <w:rFonts w:ascii="Times New Roman" w:hAnsi="Times New Roman" w:cs="Times New Roman"/>
          <w:sz w:val="24"/>
          <w:szCs w:val="24"/>
          <w:lang w:val="en-GB"/>
        </w:rPr>
        <w:t>a</w:t>
      </w:r>
      <w:r w:rsidRPr="00A04A57">
        <w:rPr>
          <w:rFonts w:ascii="Times New Roman" w:hAnsi="Times New Roman" w:cs="Times New Roman"/>
          <w:sz w:val="24"/>
          <w:szCs w:val="24"/>
          <w:lang w:val="en-GB"/>
        </w:rPr>
        <w:t xml:space="preserve"> bias towards processing details </w:t>
      </w:r>
      <w:r w:rsidR="009445EF" w:rsidRPr="00A04A57">
        <w:rPr>
          <w:rFonts w:ascii="Times New Roman" w:hAnsi="Times New Roman" w:cs="Times New Roman"/>
          <w:sz w:val="24"/>
          <w:szCs w:val="24"/>
          <w:lang w:val="en-GB"/>
        </w:rPr>
        <w:t xml:space="preserve">underlies ASD-related </w:t>
      </w:r>
      <w:r w:rsidRPr="00A04A57">
        <w:rPr>
          <w:rFonts w:ascii="Times New Roman" w:hAnsi="Times New Roman" w:cs="Times New Roman"/>
          <w:sz w:val="24"/>
          <w:szCs w:val="24"/>
          <w:lang w:val="en-GB"/>
        </w:rPr>
        <w:t>social deficits</w:t>
      </w:r>
      <w:r w:rsidR="00690241"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{"citationID":"q4BdbOOb","properties":{"formattedCitation":"\\super 4,9,10,13\\uc0\\u8211{}16,39\\nosupersub{}","plainCitation":"4,9,10,13–16,39","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AH"}],"issued":{"date-parts":[["2012"]]}}},{"id":4658,"uris":["http://zotero.org/users/3718395/items/IHXJTTQZ"],"uri":["http://zotero.org/users/3718395/items/IHXJTTQZ"],"itemData":{"id":4658,"type":"article-journal","container-title":"Journal of autism and developmental disorders","issue":"1","page":"5–25","source":"Google Scholar","title":"The weak coherence account: detail-focused cognitive style in autism spectrum disorders","title-short":"The weak coherence account","volume":"36","author":[{"family":"Happé","given":"Francesca"},{"family":"Frith","given":"Uta"}],"issued":{"date-parts":[["2006"]]}}},{"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690241"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4,9,10,13–16,39</w:t>
      </w:r>
      <w:r w:rsidR="00690241" w:rsidRPr="00A04A57">
        <w:rPr>
          <w:rFonts w:ascii="Times New Roman" w:hAnsi="Times New Roman" w:cs="Times New Roman"/>
          <w:color w:val="010101"/>
          <w:sz w:val="24"/>
          <w:szCs w:val="24"/>
          <w:shd w:val="clear" w:color="auto" w:fill="FFFFFF"/>
          <w:lang w:val="en-GB"/>
        </w:rPr>
        <w:fldChar w:fldCharType="end"/>
      </w:r>
      <w:r w:rsidR="00202486"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as we find that reliance on details </w:t>
      </w:r>
      <w:r w:rsidR="00964630" w:rsidRPr="00A04A57">
        <w:rPr>
          <w:rFonts w:ascii="Times New Roman" w:hAnsi="Times New Roman" w:cs="Times New Roman"/>
          <w:sz w:val="24"/>
          <w:szCs w:val="24"/>
          <w:lang w:val="en-GB"/>
        </w:rPr>
        <w:t>is best</w:t>
      </w:r>
      <w:r w:rsidRPr="00A04A57">
        <w:rPr>
          <w:rFonts w:ascii="Times New Roman" w:hAnsi="Times New Roman" w:cs="Times New Roman"/>
          <w:sz w:val="24"/>
          <w:szCs w:val="24"/>
          <w:lang w:val="en-GB"/>
        </w:rPr>
        <w:t xml:space="preserve"> predicted by </w:t>
      </w:r>
      <w:r w:rsidR="00B24722" w:rsidRPr="00A04A57">
        <w:rPr>
          <w:rFonts w:ascii="Times New Roman" w:hAnsi="Times New Roman" w:cs="Times New Roman"/>
          <w:sz w:val="24"/>
          <w:szCs w:val="24"/>
          <w:lang w:val="en-GB"/>
        </w:rPr>
        <w:t xml:space="preserve">positive scores for </w:t>
      </w:r>
      <w:r w:rsidRPr="00A04A57">
        <w:rPr>
          <w:rFonts w:ascii="Times New Roman" w:hAnsi="Times New Roman" w:cs="Times New Roman"/>
          <w:sz w:val="24"/>
          <w:szCs w:val="24"/>
          <w:lang w:val="en-GB"/>
        </w:rPr>
        <w:t xml:space="preserve">AQ items </w:t>
      </w:r>
      <w:r w:rsidR="00B93D3E" w:rsidRPr="00A04A57">
        <w:rPr>
          <w:rFonts w:ascii="Times New Roman" w:hAnsi="Times New Roman" w:cs="Times New Roman"/>
          <w:sz w:val="24"/>
          <w:szCs w:val="24"/>
          <w:lang w:val="en-GB"/>
        </w:rPr>
        <w:t xml:space="preserve">from the AQ subscale </w:t>
      </w:r>
      <w:r w:rsidRPr="00A04A57">
        <w:rPr>
          <w:rFonts w:ascii="Times New Roman" w:hAnsi="Times New Roman" w:cs="Times New Roman"/>
          <w:sz w:val="24"/>
          <w:szCs w:val="24"/>
          <w:lang w:val="en-GB"/>
        </w:rPr>
        <w:t>measuring self-reported social diff</w:t>
      </w:r>
      <w:r w:rsidR="00202486" w:rsidRPr="00A04A57">
        <w:rPr>
          <w:rFonts w:ascii="Times New Roman" w:hAnsi="Times New Roman" w:cs="Times New Roman"/>
          <w:sz w:val="24"/>
          <w:szCs w:val="24"/>
          <w:lang w:val="en-GB"/>
        </w:rPr>
        <w:t>icul</w:t>
      </w:r>
      <w:r w:rsidRPr="00A04A57">
        <w:rPr>
          <w:rFonts w:ascii="Times New Roman" w:hAnsi="Times New Roman" w:cs="Times New Roman"/>
          <w:sz w:val="24"/>
          <w:szCs w:val="24"/>
          <w:lang w:val="en-GB"/>
        </w:rPr>
        <w:t>ties.</w:t>
      </w:r>
      <w:r w:rsidR="00202486" w:rsidRPr="00A04A57">
        <w:rPr>
          <w:rFonts w:ascii="Times New Roman" w:hAnsi="Times New Roman" w:cs="Times New Roman"/>
          <w:sz w:val="24"/>
          <w:szCs w:val="24"/>
          <w:lang w:val="en-GB"/>
        </w:rPr>
        <w:t xml:space="preserve"> Therefore, </w:t>
      </w:r>
      <w:r w:rsidR="00B93D3E" w:rsidRPr="00A04A57">
        <w:rPr>
          <w:rFonts w:ascii="Times New Roman" w:hAnsi="Times New Roman" w:cs="Times New Roman"/>
          <w:sz w:val="24"/>
          <w:szCs w:val="24"/>
          <w:lang w:val="en-GB"/>
        </w:rPr>
        <w:t xml:space="preserve">in contrast </w:t>
      </w:r>
      <w:r w:rsidR="00F87FF0">
        <w:rPr>
          <w:rFonts w:ascii="Times New Roman" w:hAnsi="Times New Roman" w:cs="Times New Roman"/>
          <w:sz w:val="24"/>
          <w:szCs w:val="24"/>
          <w:lang w:val="en-GB"/>
        </w:rPr>
        <w:t xml:space="preserve">to </w:t>
      </w:r>
      <w:r w:rsidR="00B93D3E" w:rsidRPr="00A04A57">
        <w:rPr>
          <w:rFonts w:ascii="Times New Roman" w:hAnsi="Times New Roman" w:cs="Times New Roman"/>
          <w:sz w:val="24"/>
          <w:szCs w:val="24"/>
          <w:lang w:val="en-GB"/>
        </w:rPr>
        <w:t xml:space="preserve">findings </w:t>
      </w:r>
      <w:r w:rsidR="00F87FF0">
        <w:rPr>
          <w:rFonts w:ascii="Times New Roman" w:hAnsi="Times New Roman" w:cs="Times New Roman"/>
          <w:sz w:val="24"/>
          <w:szCs w:val="24"/>
          <w:lang w:val="en-GB"/>
        </w:rPr>
        <w:t xml:space="preserve">from </w:t>
      </w:r>
      <w:r w:rsidR="00B93D3E" w:rsidRPr="00A04A57">
        <w:rPr>
          <w:rFonts w:ascii="Times New Roman" w:hAnsi="Times New Roman" w:cs="Times New Roman"/>
          <w:sz w:val="24"/>
          <w:szCs w:val="24"/>
          <w:lang w:val="en-GB"/>
        </w:rPr>
        <w:t>a fairly large body of research</w:t>
      </w:r>
      <w:r w:rsidR="00B93D3E"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{"citationID":"kUlhz7dQ","properties":{"formattedCitation":"\\super 10,13\\uc0\\u8211{}16,39\\nosupersub{}","plainCitation":"10,13–16,39","noteIndex":0},"citationItems":[{"id":4665,"uris":["http://zotero.org/users/3718395/items/XL4HREV9"],"uri":["http://zotero.org/users/3718395/items/XL4HREV9"],"itemData":{"id":4665,"type":"article-journal","container-title":"British journal of developmental psychology","issue":"1","page":"1–12","source":"Google Scholar","title":"Central coherence and theory of mind in autism: Reading homographs in context","title-short":"Central coherence and theory of mind in autism","volume":"15","author":[{"family":"Happé","given":"Francesca GE"}],"issued":{"date-parts":[["1997"]]}}},{"id":4667,"uris":["http://zotero.org/users/3718395/items/EPZZNUXY"],"uri":["http://zotero.org/users/3718395/items/EPZZNUXY"],"itemData":{"id":4667,"type":"article-journal","container-title":"Journal of autism and developmental disorders","issue":"1","page":"63–73","source":"Google Scholar","title":"Weak central coherence and its relations to theory of mind and anxiety in autism","volume":"35","author":[{"family":"Burnette","given":"Courtney P."},{"family":"Mundy","given":"Peter C."},{"family":"Meyer","given":"Jessica A."},{"family":"Sutton","given":"Steven K."},{"family":"Vaughan","given":"Amy E."},{"family":"Charak","given":"David"}],"issued":{"date-parts":[["2005"]]}}},{"id":4670,"uris":["http://zotero.org/users/3718395/items/PGT4EC6T"],"uri":["http://zotero.org/users/3718395/items/PGT4EC6T"],"itemData":{"id":4670,"type":"article-journal","container-title":"Developmental psychology","issue":"4","page":"646","source":"Google Scholar","title":"Weak central coherence, poor joint attention, and low verbal ability: Independent deficits in early autism.","title-short":"Weak central coherence, poor joint attention, and low verbal ability","volume":"39","author":[{"family":"Morgan","given":"Bronwyn"},{"family":"Maybery","given":"Murray"},{"family":"Durkin","given":"Kevin"}],"issued":{"date-parts":[["2003"]]}}},{"id":4673,"uris":["http://zotero.org/users/3718395/items/QND7FS78"],"uri":["http://zotero.org/users/3718395/items/QND7FS78"],"itemData":{"id":4673,"type":"article-journal","container-title":"Development and psychopathology","issue":"1","page":"77–98","source":"Google Scholar","title":"Multiple cognitive capabilities/deficits in children with an autism spectrum disorder:“Weak” central coherence and its relationship to theory of mind and executive control","title-short":"Multiple cognitive capabilities/deficits in children with an autism spectrum disorder","volume":"18","author":[{"family":"Pellicano","given":"Elizabeth"},{"family":"Maybery","given":"Murray"},{"family":"Durkin","given":"Kevin"},{"family":"Maley","given":"Alana"}],"issued":{"date-parts":[["2006"]]}}},{"id":4676,"uris":["http://zotero.org/users/3718395/items/789P7YLB"],"uri":["http://zotero.org/users/3718395/items/789P7YLB"],"itemData":{"id":4676,"type":"article-journal","container-title":"Neuropsychologia","issue":"7","page":"1044–1053","source":"Google Scholar","title":"Abnormal global processing along the dorsal visual pathway in autism: a possible mechanism for weak visuospatial coherence?","title-short":"Abnormal global processing along the dorsal visual pathway in autism","volume":"43","author":[{"family":"Pellicano","given":"Elizabeth"},{"family":"Gibson","given":"Lisa"},{"family":"Maybery","given":"Murray"},{"family":"Durkin","given":"Kevin"},{"family":"Badcock","given":"David R."}],"issued":{"date-parts":[["2005"]]}}},{"id":4727,"uris":["http://zotero.org/users/3718395/items/WQLQRJ6M"],"uri":["http://zotero.org/users/3718395/items/WQLQRJ6M"],"itemData":{"id":4727,"type":"article-journal","container-title":"Journal of autism and developmental disorders","issue":"2","page":"339–349","source":"Google Scholar","title":"A specific autistic trait that modulates visuospatial illusion susceptibility","volume":"39","author":[{"family":"Walter","given":"Elizabeth"},{"family":"Dassonville","given":"Paul"},{"family":"Bochsler","given":"Tiana M."}],"issued":{"date-parts":[["2009"]]}}}],"schema":"https://github.com/citation-style-language/schema/raw/master/csl-citation.json"} </w:instrText>
      </w:r>
      <w:r w:rsidR="00B93D3E" w:rsidRPr="00A04A57">
        <w:rPr>
          <w:rFonts w:ascii="Times New Roman" w:hAnsi="Times New Roman" w:cs="Times New Roman"/>
          <w:color w:val="010101"/>
          <w:sz w:val="24"/>
          <w:szCs w:val="24"/>
          <w:shd w:val="clear" w:color="auto" w:fill="FFFFFF"/>
          <w:lang w:val="en-GB"/>
        </w:rPr>
        <w:fldChar w:fldCharType="separate"/>
      </w:r>
      <w:r w:rsidR="000E6C73" w:rsidRPr="00A04A57">
        <w:rPr>
          <w:rFonts w:ascii="Times New Roman" w:hAnsi="Times New Roman" w:cs="Times New Roman"/>
          <w:sz w:val="24"/>
          <w:szCs w:val="24"/>
          <w:vertAlign w:val="superscript"/>
          <w:lang w:val="en-GB"/>
        </w:rPr>
        <w:t>10,13–16,39</w:t>
      </w:r>
      <w:r w:rsidR="00B93D3E" w:rsidRPr="00A04A57">
        <w:rPr>
          <w:rFonts w:ascii="Times New Roman" w:hAnsi="Times New Roman" w:cs="Times New Roman"/>
          <w:color w:val="010101"/>
          <w:sz w:val="24"/>
          <w:szCs w:val="24"/>
          <w:shd w:val="clear" w:color="auto" w:fill="FFFFFF"/>
          <w:lang w:val="en-GB"/>
        </w:rPr>
        <w:fldChar w:fldCharType="end"/>
      </w:r>
      <w:r w:rsidR="00B93D3E" w:rsidRPr="00A04A57">
        <w:rPr>
          <w:rFonts w:ascii="Times New Roman" w:hAnsi="Times New Roman" w:cs="Times New Roman"/>
          <w:color w:val="010101"/>
          <w:sz w:val="24"/>
          <w:szCs w:val="24"/>
          <w:shd w:val="clear" w:color="auto" w:fill="FFFFFF"/>
          <w:lang w:val="en-GB"/>
        </w:rPr>
        <w:t xml:space="preserve">, our results suggest </w:t>
      </w:r>
      <w:r w:rsidR="00202486" w:rsidRPr="00A04A57">
        <w:rPr>
          <w:rFonts w:ascii="Times New Roman" w:hAnsi="Times New Roman" w:cs="Times New Roman"/>
          <w:sz w:val="24"/>
          <w:szCs w:val="24"/>
          <w:lang w:val="en-GB"/>
        </w:rPr>
        <w:t>that social deficits central to ASD might be related to having an eye for detail</w:t>
      </w:r>
      <w:r w:rsidR="00EF0E6B" w:rsidRPr="00A04A57">
        <w:rPr>
          <w:rFonts w:ascii="Times New Roman" w:hAnsi="Times New Roman" w:cs="Times New Roman"/>
          <w:sz w:val="24"/>
          <w:szCs w:val="24"/>
          <w:lang w:val="en-GB"/>
        </w:rPr>
        <w:t xml:space="preserve">. Our findings, however do converge with a recent study demonstrating that </w:t>
      </w:r>
      <w:r w:rsidR="00B24722" w:rsidRPr="00A04A57">
        <w:rPr>
          <w:rFonts w:ascii="Times New Roman" w:hAnsi="Times New Roman" w:cs="Times New Roman"/>
          <w:sz w:val="24"/>
          <w:szCs w:val="24"/>
          <w:lang w:val="en-GB"/>
        </w:rPr>
        <w:t>performance for the embedded figure task</w:t>
      </w:r>
      <w:r w:rsidR="0086566D" w:rsidRPr="00A04A57">
        <w:rPr>
          <w:rFonts w:ascii="Times New Roman" w:hAnsi="Times New Roman" w:cs="Times New Roman"/>
          <w:sz w:val="24"/>
          <w:szCs w:val="24"/>
          <w:lang w:val="en-GB"/>
        </w:rPr>
        <w:t xml:space="preserve"> </w:t>
      </w:r>
      <w:r w:rsidR="00EF0E6B" w:rsidRPr="00A04A57">
        <w:rPr>
          <w:rFonts w:ascii="Times New Roman" w:hAnsi="Times New Roman" w:cs="Times New Roman"/>
          <w:sz w:val="24"/>
          <w:szCs w:val="24"/>
          <w:lang w:val="en-GB"/>
        </w:rPr>
        <w:t xml:space="preserve">is </w:t>
      </w:r>
      <w:r w:rsidR="0086566D" w:rsidRPr="00A04A57">
        <w:rPr>
          <w:rFonts w:ascii="Times New Roman" w:hAnsi="Times New Roman" w:cs="Times New Roman"/>
          <w:sz w:val="24"/>
          <w:szCs w:val="24"/>
          <w:lang w:val="en-GB"/>
        </w:rPr>
        <w:t xml:space="preserve">positively related to </w:t>
      </w:r>
      <w:r w:rsidR="00EF0E6B" w:rsidRPr="00A04A57">
        <w:rPr>
          <w:rFonts w:ascii="Times New Roman" w:hAnsi="Times New Roman" w:cs="Times New Roman"/>
          <w:sz w:val="24"/>
          <w:szCs w:val="24"/>
          <w:lang w:val="en-GB"/>
        </w:rPr>
        <w:t>scores for items of the same social skill AQ-subscale</w:t>
      </w:r>
      <w:r w:rsidR="0051726E" w:rsidRPr="00A04A57">
        <w:rPr>
          <w:rFonts w:ascii="Times New Roman" w:hAnsi="Times New Roman" w:cs="Times New Roman"/>
          <w:sz w:val="24"/>
          <w:szCs w:val="24"/>
          <w:lang w:val="en-GB"/>
        </w:rPr>
        <w:fldChar w:fldCharType="begin"/>
      </w:r>
      <w:r w:rsidR="00F92174" w:rsidRPr="00A04A57">
        <w:rPr>
          <w:rFonts w:ascii="Times New Roman" w:hAnsi="Times New Roman" w:cs="Times New Roman"/>
          <w:sz w:val="24"/>
          <w:szCs w:val="24"/>
          <w:lang w:val="en-GB"/>
        </w:rPr>
        <w:instrText xml:space="preserve"> ADDIN ZOTERO_ITEM CSL_CITATION {"citationID":"nMjGu2ew","properties":{"formattedCitation":"\\super 4\\nosupersub{}","plainCitation":"4","noteIndex":0},"citationItems":[{"id":4648,"uris":["http://zotero.org/users/3718395/items/BESCQCZQ"],"uri":["http://zotero.org/users/3718395/items/BESCQCZQ"],"itemData":{"id":4648,"type":"article-journal","container-title":"Journal of autism and developmental disorders","issue":"11","page":"2420–2430","source":"Google Scholar","title":"Support for a link between the local processing bias and social deficits in autism: An investigation of embedded figures test performance in non-clinical individuals","title-short":"Support for a link between the local processing bias and social deficits in autism","volume":"42","author":[{"family":"Russell-Smith","given":"Suzanna N."},{"family":"Maybery","given":"Murray T."},{"family":"Bayliss","given":"Donna M."},{"family":"Sng","given":"Adelln AH"}],"issued":{"date-parts":[["2012"]]}}}],"schema":"https://github.com/citation-style-language/schema/raw/master/csl-citation.json"}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92174" w:rsidRPr="00A04A57">
        <w:rPr>
          <w:rFonts w:ascii="Times New Roman" w:hAnsi="Times New Roman" w:cs="Times New Roman"/>
          <w:sz w:val="24"/>
          <w:szCs w:val="24"/>
          <w:vertAlign w:val="superscript"/>
          <w:lang w:val="en-GB"/>
        </w:rPr>
        <w:t>4</w:t>
      </w:r>
      <w:r w:rsidR="0051726E" w:rsidRPr="00A04A57">
        <w:rPr>
          <w:rFonts w:ascii="Times New Roman" w:hAnsi="Times New Roman" w:cs="Times New Roman"/>
          <w:sz w:val="24"/>
          <w:szCs w:val="24"/>
          <w:lang w:val="en-GB"/>
        </w:rPr>
        <w:fldChar w:fldCharType="end"/>
      </w:r>
      <w:r w:rsidR="00964630"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In this context</w:t>
      </w:r>
      <w:r w:rsidR="008402FB" w:rsidRPr="00A04A57">
        <w:rPr>
          <w:rFonts w:ascii="Times New Roman" w:hAnsi="Times New Roman" w:cs="Times New Roman"/>
          <w:sz w:val="24"/>
          <w:szCs w:val="24"/>
          <w:lang w:val="en-GB"/>
        </w:rPr>
        <w:t>,</w:t>
      </w:r>
      <w:r w:rsidR="00EF0E6B" w:rsidRPr="00A04A57">
        <w:rPr>
          <w:rFonts w:ascii="Times New Roman" w:hAnsi="Times New Roman" w:cs="Times New Roman"/>
          <w:sz w:val="24"/>
          <w:szCs w:val="24"/>
          <w:lang w:val="en-GB"/>
        </w:rPr>
        <w:t xml:space="preserve"> it is important to note that previous research indicates that all AQ-subscales, except for the ‘attention to detail’ subscale, reflect a single </w:t>
      </w:r>
      <w:r w:rsidR="004C5D7E" w:rsidRPr="00A04A57">
        <w:rPr>
          <w:rFonts w:ascii="Times New Roman" w:hAnsi="Times New Roman" w:cs="Times New Roman"/>
          <w:sz w:val="24"/>
          <w:szCs w:val="24"/>
          <w:lang w:val="en-GB"/>
        </w:rPr>
        <w:t>general ASD attribute</w:t>
      </w:r>
      <w:r w:rsidR="007E4B49" w:rsidRPr="00A04A57">
        <w:rPr>
          <w:rFonts w:ascii="Times New Roman" w:hAnsi="Times New Roman" w:cs="Times New Roman"/>
          <w:sz w:val="24"/>
          <w:szCs w:val="24"/>
          <w:lang w:val="en-GB"/>
        </w:rPr>
        <w:t xml:space="preserve">, </w:t>
      </w:r>
      <w:r w:rsidR="004F7219" w:rsidRPr="00A04A57">
        <w:rPr>
          <w:rFonts w:ascii="Times New Roman" w:hAnsi="Times New Roman" w:cs="Times New Roman"/>
          <w:sz w:val="24"/>
          <w:szCs w:val="24"/>
          <w:lang w:val="en-GB"/>
        </w:rPr>
        <w:t xml:space="preserve">thought to be </w:t>
      </w:r>
      <w:r w:rsidR="007E4B49" w:rsidRPr="00A04A57">
        <w:rPr>
          <w:rFonts w:ascii="Times New Roman" w:hAnsi="Times New Roman" w:cs="Times New Roman"/>
          <w:sz w:val="24"/>
          <w:szCs w:val="24"/>
          <w:lang w:val="en-GB"/>
        </w:rPr>
        <w:t>related to difficulties in social interactions</w:t>
      </w:r>
      <w:r w:rsidR="007E4B49"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{"citationID":"Q4erOewE","properties":{"formattedCitation":"\\super 40\\nosupersub{}","plainCitation":"40","noteIndex":0},"citationItems":[{"id":5060,"uris":["http://zotero.org/users/3718395/items/F3KBI4IR"],"uri":["http://zotero.org/users/3718395/items/F3KBI4IR"],"itemData":{"id":5060,"type":"article-journal","abstract":"The factor structure of the Dutch translation of the Autism-Spectrum Quotient (AQ; a continuous, quantitative measure of autistic traits) was evaluated with confirmatory factor analyses in a large general population and student sample. The criterion validity of the AQ was examined in three matched patient groups (autism spectrum conditions (ASC), social anxiety disorder, and obsessive–compulsive disorder). A two factor model, consisting of a “Social interaction” factor and “Attention to detail” factor could be identified. The internal consistency and test–retest reliability of the AQ were satisfactory. High total AQ and factor scores were specific to ASC patients. Men scored higher than women and science students higher than non-science students. The Dutch translation of the AQ is a reliable instrument to assess autism spectrum conditions.","container-title":"Journal of Autism and Developmental Disorders","DOI":"10.1007/s10803-008-0538-x","ISSN":"1573-3432","issue":"8","journalAbbreviation":"J Autism Dev Disord","language":"en","page":"1555-1566","source":"Springer Link","title":"Factor Structure, Reliability and Criterion Validity of the Autism-Spectrum Quotient (AQ): A Study in Dutch Population and Patient Groups","title-short":"Factor Structure, Reliability and Criterion Validity of the Autism-Spectrum Quotient (AQ)","volume":"38","author":[{"family":"Hoekstra","given":"Rosa A."},{"family":"Bartels","given":"Meike"},{"family":"Cath","given":"Danielle C."},{"family":"Boomsma","given":"Dorret I."}],"issued":{"date-parts":[["2008",9,1]]}}}],"schema":"https://github.com/citation-style-language/schema/raw/master/csl-citation.json"} </w:instrText>
      </w:r>
      <w:r w:rsidR="007E4B49"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40</w:t>
      </w:r>
      <w:r w:rsidR="007E4B49" w:rsidRPr="00A04A57">
        <w:rPr>
          <w:rFonts w:ascii="Times New Roman" w:hAnsi="Times New Roman" w:cs="Times New Roman"/>
          <w:sz w:val="24"/>
          <w:szCs w:val="24"/>
          <w:lang w:val="en-GB"/>
        </w:rPr>
        <w:fldChar w:fldCharType="end"/>
      </w:r>
      <w:r w:rsidR="007E4B49" w:rsidRPr="00A04A57">
        <w:rPr>
          <w:rFonts w:ascii="Times New Roman" w:hAnsi="Times New Roman" w:cs="Times New Roman"/>
          <w:sz w:val="24"/>
          <w:szCs w:val="24"/>
          <w:lang w:val="en-GB"/>
        </w:rPr>
        <w:t>,</w:t>
      </w:r>
      <w:r w:rsidR="004C5D7E" w:rsidRPr="00A04A57">
        <w:rPr>
          <w:rFonts w:ascii="Times New Roman" w:hAnsi="Times New Roman" w:cs="Times New Roman"/>
          <w:sz w:val="24"/>
          <w:szCs w:val="24"/>
          <w:lang w:val="en-GB"/>
        </w:rPr>
        <w:t xml:space="preserve"> rather than specific </w:t>
      </w:r>
      <w:r w:rsidR="004F7219" w:rsidRPr="00A04A57">
        <w:rPr>
          <w:rFonts w:ascii="Times New Roman" w:hAnsi="Times New Roman" w:cs="Times New Roman"/>
          <w:sz w:val="24"/>
          <w:szCs w:val="24"/>
          <w:lang w:val="en-GB"/>
        </w:rPr>
        <w:t xml:space="preserve">ASD </w:t>
      </w:r>
      <w:r w:rsidR="004C5D7E" w:rsidRPr="00A04A57">
        <w:rPr>
          <w:rFonts w:ascii="Times New Roman" w:hAnsi="Times New Roman" w:cs="Times New Roman"/>
          <w:sz w:val="24"/>
          <w:szCs w:val="24"/>
          <w:lang w:val="en-GB"/>
        </w:rPr>
        <w:t>symptoms</w:t>
      </w:r>
      <w:r w:rsidR="004C5D7E" w:rsidRPr="00A04A57">
        <w:rPr>
          <w:rFonts w:ascii="Times New Roman" w:hAnsi="Times New Roman" w:cs="Times New Roman"/>
          <w:sz w:val="24"/>
          <w:szCs w:val="24"/>
          <w:lang w:val="en-GB"/>
        </w:rPr>
        <w:fldChar w:fldCharType="begin"/>
      </w:r>
      <w:r w:rsidR="000E6C73" w:rsidRPr="00A04A57">
        <w:rPr>
          <w:rFonts w:ascii="Times New Roman" w:hAnsi="Times New Roman" w:cs="Times New Roman"/>
          <w:sz w:val="24"/>
          <w:szCs w:val="24"/>
          <w:lang w:val="en-GB"/>
        </w:rPr>
        <w:instrText xml:space="preserve"> ADDIN ZOTERO_ITEM CSL_CITATION {"citationID":"LSFWrbvR","properties":{"formattedCitation":"\\super 41\\nosupersub{}","plainCitation":"41","noteIndex":0},"citationItems":[{"id":5058,"uris":["http://zotero.org/users/3718395/items/EKN4Y2YS"],"uri":["http://zotero.org/users/3718395/items/EKN4Y2YS"],"itemData":{"id":5058,"type":"article-journal","abstract":"In the current study, we fit confirmatory bi-factor models to the items of the Autism Spectrum Quotient (AQ) and Autism Spectrum Quotient Short Form (AQ-S) in order to assess the extents to which the items of each reflect general versus specific factors. The models were fit in a combined sample of individuals with and without a clinical diagnosis of autism spectrum disorders. Results indicated that, with the exception of the Attention to Details factor in the AQ and the Numbers/Patterns factors in the AQ-S, items primarily reflected a general factor. This suggests that when attempting to estimate an association between a specific symptom measured by the AQ or AQ-S and some criterion, associations will be confounded by the general factor. To resolve this, we recommend using a bi-factor measurement model or factor scores from a bi-factor measurement whenever hypotheses about specific symptoms are being assessed.","container-title":"Assessment","DOI":"10.1177/1073191115611230","ISSN":"1073-1911","issue":"4","journalAbbreviation":"Assessment","note":"publisher: SAGE Publications Inc","page":"444-457","source":"SAGE Journals","title":"Do the Autism Spectrum Quotient (AQ) and Autism Spectrum Quotient Short Form (AQ-S) Primarily Reflect General ASD Traits or Specific ASD Traits? A Bi-Factor Analysis","title-short":"Do the Autism Spectrum Quotient (AQ) and Autism Spectrum Quotient Short Form (AQ-S) Primarily Reflect General ASD Traits or Specific ASD Traits?","volume":"24","author":[{"family":"Murray","given":"Aja Louise"},{"family":"McKenzie","given":"Karen"},{"family":"Kuenssberg","given":"Renate"},{"family":"Booth","given":"Tom"}],"issued":{"date-parts":[["2017",6,1]]}}}],"schema":"https://github.com/citation-style-language/schema/raw/master/csl-citation.json"} </w:instrText>
      </w:r>
      <w:r w:rsidR="004C5D7E" w:rsidRPr="00A04A57">
        <w:rPr>
          <w:rFonts w:ascii="Times New Roman" w:hAnsi="Times New Roman" w:cs="Times New Roman"/>
          <w:sz w:val="24"/>
          <w:szCs w:val="24"/>
          <w:lang w:val="en-GB"/>
        </w:rPr>
        <w:fldChar w:fldCharType="separate"/>
      </w:r>
      <w:r w:rsidR="000E6C73" w:rsidRPr="00A04A57">
        <w:rPr>
          <w:rFonts w:ascii="Times New Roman" w:hAnsi="Times New Roman" w:cs="Times New Roman"/>
          <w:sz w:val="24"/>
          <w:szCs w:val="24"/>
          <w:vertAlign w:val="superscript"/>
          <w:lang w:val="en-GB"/>
        </w:rPr>
        <w:t>41</w:t>
      </w:r>
      <w:r w:rsidR="004C5D7E" w:rsidRPr="00A04A57">
        <w:rPr>
          <w:rFonts w:ascii="Times New Roman" w:hAnsi="Times New Roman" w:cs="Times New Roman"/>
          <w:sz w:val="24"/>
          <w:szCs w:val="24"/>
          <w:lang w:val="en-GB"/>
        </w:rPr>
        <w:fldChar w:fldCharType="end"/>
      </w:r>
      <w:r w:rsidR="004C5D7E" w:rsidRPr="00A04A57">
        <w:rPr>
          <w:rFonts w:ascii="Times New Roman" w:hAnsi="Times New Roman" w:cs="Times New Roman"/>
          <w:sz w:val="24"/>
          <w:szCs w:val="24"/>
          <w:lang w:val="en-GB"/>
        </w:rPr>
        <w:t>.</w:t>
      </w:r>
      <w:r w:rsidR="007E4B49" w:rsidRPr="00A04A57">
        <w:rPr>
          <w:rFonts w:ascii="Times New Roman" w:hAnsi="Times New Roman" w:cs="Times New Roman"/>
          <w:sz w:val="24"/>
          <w:szCs w:val="24"/>
          <w:lang w:val="en-GB"/>
        </w:rPr>
        <w:t xml:space="preserve"> Consistent with this, we found that scores for all subscales, except for ‘attention to detail’, </w:t>
      </w:r>
      <w:r w:rsidR="00B64385" w:rsidRPr="00A04A57">
        <w:rPr>
          <w:rFonts w:ascii="Times New Roman" w:hAnsi="Times New Roman" w:cs="Times New Roman"/>
          <w:sz w:val="24"/>
          <w:szCs w:val="24"/>
          <w:lang w:val="en-GB"/>
        </w:rPr>
        <w:t xml:space="preserve">were positively associated with </w:t>
      </w:r>
      <w:r w:rsidR="007E4B49" w:rsidRPr="00A04A57">
        <w:rPr>
          <w:rFonts w:ascii="Times New Roman" w:hAnsi="Times New Roman" w:cs="Times New Roman"/>
          <w:sz w:val="24"/>
          <w:szCs w:val="24"/>
          <w:lang w:val="en-GB"/>
        </w:rPr>
        <w:t xml:space="preserve">our measure of detail-focused visual information processing. </w:t>
      </w:r>
      <w:r w:rsidR="008402FB" w:rsidRPr="00A04A57">
        <w:rPr>
          <w:rFonts w:ascii="Times New Roman" w:hAnsi="Times New Roman" w:cs="Times New Roman"/>
          <w:sz w:val="24"/>
          <w:szCs w:val="24"/>
          <w:lang w:val="en-GB"/>
        </w:rPr>
        <w:t>Furthermore</w:t>
      </w:r>
      <w:r w:rsidR="007E4B49" w:rsidRPr="00A04A57">
        <w:rPr>
          <w:rFonts w:ascii="Times New Roman" w:hAnsi="Times New Roman" w:cs="Times New Roman"/>
          <w:sz w:val="24"/>
          <w:szCs w:val="24"/>
          <w:lang w:val="en-GB"/>
        </w:rPr>
        <w:t xml:space="preserve">, we would like to point out that the </w:t>
      </w:r>
      <w:r w:rsidR="004C5D7E" w:rsidRPr="00A04A57">
        <w:rPr>
          <w:rFonts w:ascii="Times New Roman" w:hAnsi="Times New Roman" w:cs="Times New Roman"/>
          <w:sz w:val="24"/>
          <w:szCs w:val="24"/>
          <w:lang w:val="en-GB"/>
        </w:rPr>
        <w:t>‘attention to detail’</w:t>
      </w:r>
      <w:r w:rsidR="007E4B49" w:rsidRPr="00A04A57">
        <w:rPr>
          <w:rFonts w:ascii="Times New Roman" w:hAnsi="Times New Roman" w:cs="Times New Roman"/>
          <w:sz w:val="24"/>
          <w:szCs w:val="24"/>
          <w:lang w:val="en-GB"/>
        </w:rPr>
        <w:t xml:space="preserve"> AQ subscale contains items measuring</w:t>
      </w:r>
      <w:r w:rsidR="004F7219" w:rsidRPr="00A04A57">
        <w:rPr>
          <w:rFonts w:ascii="Times New Roman" w:hAnsi="Times New Roman" w:cs="Times New Roman"/>
          <w:sz w:val="24"/>
          <w:szCs w:val="24"/>
          <w:lang w:val="en-GB"/>
        </w:rPr>
        <w:t xml:space="preserve"> attention towards </w:t>
      </w:r>
      <w:r w:rsidR="007E4B49" w:rsidRPr="00A04A57">
        <w:rPr>
          <w:rFonts w:ascii="Times New Roman" w:hAnsi="Times New Roman" w:cs="Times New Roman"/>
          <w:sz w:val="24"/>
          <w:szCs w:val="24"/>
          <w:lang w:val="en-GB"/>
        </w:rPr>
        <w:t>both perceptual and more abstractly defined details (e.g. item 32: “I notice patterns in things all the time.”)</w:t>
      </w:r>
      <w:r w:rsidR="004F7219" w:rsidRPr="00A04A57">
        <w:rPr>
          <w:rFonts w:ascii="Times New Roman" w:hAnsi="Times New Roman" w:cs="Times New Roman"/>
          <w:sz w:val="24"/>
          <w:szCs w:val="24"/>
          <w:lang w:val="en-GB"/>
        </w:rPr>
        <w:t xml:space="preserve">, which could explain why we observed no relationship between scores for this subscale and detail-focused visual information processing. </w:t>
      </w:r>
    </w:p>
    <w:p w14:paraId="0EE5D50C" w14:textId="4C809D2A" w:rsidR="0093266A" w:rsidRPr="00A04A57" w:rsidRDefault="00BD593A" w:rsidP="00E3314E">
      <w:pPr>
        <w:spacing w:line="360" w:lineRule="auto"/>
        <w:jc w:val="both"/>
        <w:rPr>
          <w:rFonts w:ascii="Times New Roman" w:hAnsi="Times New Roman" w:cs="Times New Roman"/>
          <w:sz w:val="24"/>
          <w:szCs w:val="24"/>
          <w:lang w:val="en-GB"/>
        </w:rPr>
      </w:pPr>
      <w:bookmarkStart w:id="47" w:name="_Hlk40444095"/>
      <w:bookmarkEnd w:id="44"/>
      <w:r w:rsidRPr="00A04A57">
        <w:rPr>
          <w:rFonts w:ascii="Times New Roman" w:hAnsi="Times New Roman" w:cs="Times New Roman"/>
          <w:sz w:val="24"/>
          <w:szCs w:val="24"/>
          <w:lang w:val="en-GB"/>
        </w:rPr>
        <w:t xml:space="preserve">In sum, </w:t>
      </w:r>
      <w:r w:rsidR="004F7219" w:rsidRPr="00A04A57">
        <w:rPr>
          <w:rFonts w:ascii="Times New Roman" w:hAnsi="Times New Roman" w:cs="Times New Roman"/>
          <w:sz w:val="24"/>
          <w:szCs w:val="24"/>
          <w:lang w:val="en-GB"/>
        </w:rPr>
        <w:t xml:space="preserve">our findings suggest that </w:t>
      </w:r>
      <w:r w:rsidR="0051726E" w:rsidRPr="00A04A57">
        <w:rPr>
          <w:rFonts w:ascii="Times New Roman" w:hAnsi="Times New Roman" w:cs="Times New Roman"/>
          <w:sz w:val="24"/>
          <w:szCs w:val="24"/>
          <w:lang w:val="en-GB"/>
        </w:rPr>
        <w:t xml:space="preserve">original proposal </w:t>
      </w:r>
      <w:r w:rsidR="00D4640F" w:rsidRPr="00A04A57">
        <w:rPr>
          <w:rFonts w:ascii="Times New Roman" w:hAnsi="Times New Roman" w:cs="Times New Roman"/>
          <w:sz w:val="24"/>
          <w:szCs w:val="24"/>
          <w:lang w:val="en-GB"/>
        </w:rPr>
        <w:t>of</w:t>
      </w:r>
      <w:r w:rsidR="0051726E" w:rsidRPr="00A04A57">
        <w:rPr>
          <w:rFonts w:ascii="Times New Roman" w:hAnsi="Times New Roman" w:cs="Times New Roman"/>
          <w:sz w:val="24"/>
          <w:szCs w:val="24"/>
          <w:lang w:val="en-GB"/>
        </w:rPr>
        <w:t xml:space="preserve"> detail-focused processing underl</w:t>
      </w:r>
      <w:r w:rsidR="00D4640F" w:rsidRPr="00A04A57">
        <w:rPr>
          <w:rFonts w:ascii="Times New Roman" w:hAnsi="Times New Roman" w:cs="Times New Roman"/>
          <w:sz w:val="24"/>
          <w:szCs w:val="24"/>
          <w:lang w:val="en-GB"/>
        </w:rPr>
        <w:t xml:space="preserve">ying </w:t>
      </w:r>
      <w:r w:rsidR="0051726E" w:rsidRPr="00A04A57">
        <w:rPr>
          <w:rFonts w:ascii="Times New Roman" w:hAnsi="Times New Roman" w:cs="Times New Roman"/>
          <w:sz w:val="24"/>
          <w:szCs w:val="24"/>
          <w:lang w:val="en-GB"/>
        </w:rPr>
        <w:t>the social deficits associated with ASD</w:t>
      </w:r>
      <w:r w:rsidR="0051726E"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{"citationID":"DHacaJFP","properties":{"formattedCitation":"\\super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51726E"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51726E" w:rsidRPr="00A04A57">
        <w:rPr>
          <w:rFonts w:ascii="Times New Roman" w:hAnsi="Times New Roman" w:cs="Times New Roman"/>
          <w:sz w:val="24"/>
          <w:szCs w:val="24"/>
          <w:lang w:val="en-GB"/>
        </w:rPr>
        <w:fldChar w:fldCharType="end"/>
      </w:r>
      <w:r w:rsidR="0051726E" w:rsidRPr="00A04A57">
        <w:rPr>
          <w:rFonts w:ascii="Times New Roman" w:hAnsi="Times New Roman" w:cs="Times New Roman"/>
          <w:sz w:val="24"/>
          <w:szCs w:val="24"/>
          <w:lang w:val="en-GB"/>
        </w:rPr>
        <w:t xml:space="preserve"> </w:t>
      </w:r>
      <w:r w:rsidR="0086566D" w:rsidRPr="00A04A57">
        <w:rPr>
          <w:rFonts w:ascii="Times New Roman" w:hAnsi="Times New Roman" w:cs="Times New Roman"/>
          <w:sz w:val="24"/>
          <w:szCs w:val="24"/>
          <w:lang w:val="en-GB"/>
        </w:rPr>
        <w:t xml:space="preserve">appears to be </w:t>
      </w:r>
      <w:r w:rsidR="0051726E" w:rsidRPr="00A04A57">
        <w:rPr>
          <w:rFonts w:ascii="Times New Roman" w:hAnsi="Times New Roman" w:cs="Times New Roman"/>
          <w:sz w:val="24"/>
          <w:szCs w:val="24"/>
          <w:lang w:val="en-GB"/>
        </w:rPr>
        <w:t xml:space="preserve">worth revisiting. </w:t>
      </w:r>
      <w:r w:rsidRPr="00A04A57">
        <w:rPr>
          <w:rFonts w:ascii="Times New Roman" w:hAnsi="Times New Roman" w:cs="Times New Roman"/>
          <w:sz w:val="24"/>
          <w:szCs w:val="24"/>
          <w:lang w:val="en-GB"/>
        </w:rPr>
        <w:t xml:space="preserve">An important limitation of our study, however, is that our study is restricted to comparing groups of neurotypical participants with above- and a below median AQ scores. Despite the fact that this comparison </w:t>
      </w:r>
      <w:r w:rsidR="00F23EFF" w:rsidRPr="00A04A57">
        <w:rPr>
          <w:rFonts w:ascii="Times New Roman" w:hAnsi="Times New Roman" w:cs="Times New Roman"/>
          <w:sz w:val="24"/>
          <w:szCs w:val="24"/>
          <w:lang w:val="en-GB"/>
        </w:rPr>
        <w:t xml:space="preserve">has  proven to be extremely useful for </w:t>
      </w:r>
      <w:r w:rsidR="00F22E23" w:rsidRPr="00F22E23">
        <w:rPr>
          <w:rFonts w:ascii="Times New Roman" w:hAnsi="Times New Roman" w:cs="Times New Roman"/>
          <w:sz w:val="24"/>
          <w:szCs w:val="24"/>
          <w:lang w:val="en-GB"/>
        </w:rPr>
        <w:t>modelling</w:t>
      </w:r>
      <w:r w:rsidR="00F23EFF" w:rsidRPr="00A04A57">
        <w:rPr>
          <w:rFonts w:ascii="Times New Roman" w:hAnsi="Times New Roman" w:cs="Times New Roman"/>
          <w:sz w:val="24"/>
          <w:szCs w:val="24"/>
          <w:lang w:val="en-GB"/>
        </w:rPr>
        <w:t xml:space="preserve"> ASD</w:t>
      </w:r>
      <w:r w:rsidR="00F23EFF" w:rsidRPr="00A04A57">
        <w:rPr>
          <w:rFonts w:ascii="Times New Roman" w:hAnsi="Times New Roman" w:cs="Times New Roman"/>
          <w:sz w:val="24"/>
          <w:szCs w:val="24"/>
          <w:lang w:val="en-GB"/>
        </w:rPr>
        <w:fldChar w:fldCharType="begin"/>
      </w:r>
      <w:r w:rsidR="00F23EFF" w:rsidRPr="00A04A57">
        <w:rPr>
          <w:rFonts w:ascii="Times New Roman" w:hAnsi="Times New Roman" w:cs="Times New Roman"/>
          <w:sz w:val="24"/>
          <w:szCs w:val="24"/>
          <w:lang w:val="en-GB"/>
        </w:rPr>
        <w:instrText xml:space="preserve"> ADDIN ZOTERO_ITEM CSL_CITATION {"citationID":"2wJz4tsz","properties":{"formattedCitation":"\\super 42\\nosupersub{}","plainCitation":"42","noteIndex":0},"citationItems":[{"id":5065,"uris":["http://zotero.org/users/3718395/items/N7SDBY5Z"],"uri":["http://zotero.org/users/3718395/items/N7SDBY5Z"],"itemData":{"id":5065,"type":"article-journal","abstract":"The broader autism phenotype (BAP) is a term applied to individuals with personality and cognitive traits that are similar to but milder than those observed in autism spectrum disorder (ASD). Subtle autistic traits in the core diagnostic domains of social communication and rigid behavior were described in family members of people with an ASD even in the initial reports of ASD. In this article, we discuss the benefits and limitations of researching the BAP in typically developing individuals for understanding autism and development.","container-title":"Journal of Cognition and Development","DOI":"10.1080/15248372.2016.1200046","ISSN":"1524-8372","issue":"4","note":"publisher: Routledge\n_eprint: https://doi.org/10.1080/15248372.2016.1200046","page":"584-595","source":"Taylor and Francis+NEJM","title":"Why We Should Study the Broader Autism Phenotype in Typically Developing Populations","volume":"17","author":[{"family":"Landry","given":"Oriane"},{"family":"Chouinard","given":"Philippe A."}],"issued":{"date-parts":[["2016",8,7]]}}}],"schema":"https://github.com/citation-style-language/schema/raw/master/csl-citation.json"} </w:instrText>
      </w:r>
      <w:r w:rsidR="00F23EFF" w:rsidRPr="00A04A57">
        <w:rPr>
          <w:rFonts w:ascii="Times New Roman" w:hAnsi="Times New Roman" w:cs="Times New Roman"/>
          <w:sz w:val="24"/>
          <w:szCs w:val="24"/>
          <w:lang w:val="en-GB"/>
        </w:rPr>
        <w:fldChar w:fldCharType="separate"/>
      </w:r>
      <w:r w:rsidR="00F23EFF" w:rsidRPr="00A04A57">
        <w:rPr>
          <w:rFonts w:ascii="Times New Roman" w:hAnsi="Times New Roman" w:cs="Times New Roman"/>
          <w:sz w:val="24"/>
          <w:szCs w:val="24"/>
          <w:vertAlign w:val="superscript"/>
          <w:lang w:val="en-GB"/>
        </w:rPr>
        <w:t>42</w:t>
      </w:r>
      <w:r w:rsidR="00F23EFF" w:rsidRPr="00A04A57">
        <w:rPr>
          <w:rFonts w:ascii="Times New Roman" w:hAnsi="Times New Roman" w:cs="Times New Roman"/>
          <w:sz w:val="24"/>
          <w:szCs w:val="24"/>
          <w:lang w:val="en-GB"/>
        </w:rPr>
        <w:fldChar w:fldCharType="end"/>
      </w:r>
      <w:r w:rsidR="00AC485E" w:rsidRPr="00A04A57">
        <w:rPr>
          <w:rFonts w:ascii="Times New Roman" w:hAnsi="Times New Roman" w:cs="Times New Roman"/>
          <w:sz w:val="24"/>
          <w:szCs w:val="24"/>
          <w:lang w:val="en-GB"/>
        </w:rPr>
        <w:t>, an ultimate v</w:t>
      </w:r>
      <w:r w:rsidR="00690241" w:rsidRPr="00A04A57">
        <w:rPr>
          <w:rFonts w:ascii="Times New Roman" w:hAnsi="Times New Roman" w:cs="Times New Roman"/>
          <w:sz w:val="24"/>
          <w:szCs w:val="24"/>
          <w:lang w:val="en-GB"/>
        </w:rPr>
        <w:t>erif</w:t>
      </w:r>
      <w:r w:rsidR="00543E9A" w:rsidRPr="00A04A57">
        <w:rPr>
          <w:rFonts w:ascii="Times New Roman" w:hAnsi="Times New Roman" w:cs="Times New Roman"/>
          <w:sz w:val="24"/>
          <w:szCs w:val="24"/>
          <w:lang w:val="en-GB"/>
        </w:rPr>
        <w:t>ication of</w:t>
      </w:r>
      <w:r w:rsidR="00AC485E" w:rsidRPr="00A04A57">
        <w:rPr>
          <w:rFonts w:ascii="Times New Roman" w:hAnsi="Times New Roman" w:cs="Times New Roman"/>
          <w:sz w:val="24"/>
          <w:szCs w:val="24"/>
          <w:lang w:val="en-GB"/>
        </w:rPr>
        <w:t xml:space="preserve"> a relationship between detail-focused visual information processing during natural image recognition and ASD-related social difficulties would require replication of our findings for a c</w:t>
      </w:r>
      <w:r w:rsidR="00D4640F" w:rsidRPr="00A04A57">
        <w:rPr>
          <w:rFonts w:ascii="Times New Roman" w:hAnsi="Times New Roman" w:cs="Times New Roman"/>
          <w:sz w:val="24"/>
          <w:szCs w:val="24"/>
          <w:lang w:val="en-GB"/>
        </w:rPr>
        <w:t>linical</w:t>
      </w:r>
      <w:r w:rsidR="00AC485E" w:rsidRPr="00A04A57">
        <w:rPr>
          <w:rFonts w:ascii="Times New Roman" w:hAnsi="Times New Roman" w:cs="Times New Roman"/>
          <w:sz w:val="24"/>
          <w:szCs w:val="24"/>
          <w:lang w:val="en-GB"/>
        </w:rPr>
        <w:t xml:space="preserve">ly diagnosed </w:t>
      </w:r>
      <w:r w:rsidR="00D4640F" w:rsidRPr="00A04A57">
        <w:rPr>
          <w:rFonts w:ascii="Times New Roman" w:hAnsi="Times New Roman" w:cs="Times New Roman"/>
          <w:sz w:val="24"/>
          <w:szCs w:val="24"/>
          <w:lang w:val="en-GB"/>
        </w:rPr>
        <w:t xml:space="preserve">ASD </w:t>
      </w:r>
      <w:r w:rsidR="00C04819" w:rsidRPr="00A04A57">
        <w:rPr>
          <w:rFonts w:ascii="Times New Roman" w:hAnsi="Times New Roman" w:cs="Times New Roman"/>
          <w:sz w:val="24"/>
          <w:szCs w:val="24"/>
          <w:lang w:val="en-GB"/>
        </w:rPr>
        <w:t>population.</w:t>
      </w:r>
      <w:r w:rsidR="00B93D3E" w:rsidRPr="00A04A57">
        <w:rPr>
          <w:rFonts w:ascii="Times New Roman" w:hAnsi="Times New Roman" w:cs="Times New Roman"/>
          <w:sz w:val="24"/>
          <w:szCs w:val="24"/>
          <w:lang w:val="en-GB"/>
        </w:rPr>
        <w:t xml:space="preserve"> </w:t>
      </w:r>
      <w:bookmarkEnd w:id="45"/>
    </w:p>
    <w:bookmarkEnd w:id="46"/>
    <w:bookmarkEnd w:id="47"/>
    <w:p w14:paraId="548F5CA4" w14:textId="010F2C1B" w:rsidR="00E52C2C" w:rsidRPr="00A04A57" w:rsidRDefault="00FA644A"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If ASD is associated with image recognition being driven more by details, what could be the underlying neural mechanisms? On</w:t>
      </w:r>
      <w:r w:rsidR="009E4B2A" w:rsidRPr="00A04A57">
        <w:rPr>
          <w:rFonts w:ascii="Times New Roman" w:hAnsi="Times New Roman" w:cs="Times New Roman"/>
          <w:sz w:val="24"/>
          <w:szCs w:val="24"/>
          <w:lang w:val="en-GB"/>
        </w:rPr>
        <w:t>e</w:t>
      </w:r>
      <w:r w:rsidRPr="00A04A57">
        <w:rPr>
          <w:rFonts w:ascii="Times New Roman" w:hAnsi="Times New Roman" w:cs="Times New Roman"/>
          <w:sz w:val="24"/>
          <w:szCs w:val="24"/>
          <w:lang w:val="en-GB"/>
        </w:rPr>
        <w:t xml:space="preserve"> possibility</w:t>
      </w:r>
      <w:r w:rsidR="00894A67" w:rsidRPr="00A04A57">
        <w:rPr>
          <w:rFonts w:ascii="Times New Roman" w:hAnsi="Times New Roman" w:cs="Times New Roman"/>
          <w:sz w:val="24"/>
          <w:szCs w:val="24"/>
          <w:lang w:val="en-GB"/>
        </w:rPr>
        <w:t xml:space="preserve"> is that </w:t>
      </w:r>
      <w:r w:rsidR="009E4B2A" w:rsidRPr="00A04A57">
        <w:rPr>
          <w:rFonts w:ascii="Times New Roman" w:hAnsi="Times New Roman" w:cs="Times New Roman"/>
          <w:sz w:val="24"/>
          <w:szCs w:val="24"/>
          <w:lang w:val="en-GB"/>
        </w:rPr>
        <w:t xml:space="preserve">individuals with ASD process visual information differently already </w:t>
      </w:r>
      <w:r w:rsidR="008A4133" w:rsidRPr="00A04A57">
        <w:rPr>
          <w:rFonts w:ascii="Times New Roman" w:hAnsi="Times New Roman" w:cs="Times New Roman"/>
          <w:sz w:val="24"/>
          <w:szCs w:val="24"/>
          <w:lang w:val="en-GB"/>
        </w:rPr>
        <w:t xml:space="preserve">at an </w:t>
      </w:r>
      <w:r w:rsidR="009E4B2A" w:rsidRPr="00A04A57">
        <w:rPr>
          <w:rFonts w:ascii="Times New Roman" w:hAnsi="Times New Roman" w:cs="Times New Roman"/>
          <w:sz w:val="24"/>
          <w:szCs w:val="24"/>
          <w:lang w:val="en-GB"/>
        </w:rPr>
        <w:t>early stage of cortical</w:t>
      </w:r>
      <w:r w:rsidR="008A4133" w:rsidRPr="00A04A57">
        <w:rPr>
          <w:rFonts w:ascii="Times New Roman" w:hAnsi="Times New Roman" w:cs="Times New Roman"/>
          <w:sz w:val="24"/>
          <w:szCs w:val="24"/>
          <w:lang w:val="en-GB"/>
        </w:rPr>
        <w:t xml:space="preserve"> visual </w:t>
      </w:r>
      <w:r w:rsidR="009E4B2A" w:rsidRPr="00A04A57">
        <w:rPr>
          <w:rFonts w:ascii="Times New Roman" w:hAnsi="Times New Roman" w:cs="Times New Roman"/>
          <w:sz w:val="24"/>
          <w:szCs w:val="24"/>
          <w:lang w:val="en-GB"/>
        </w:rPr>
        <w:t>information processing</w:t>
      </w:r>
      <w:r w:rsidR="00DD63CE" w:rsidRPr="00A04A57">
        <w:rPr>
          <w:rFonts w:ascii="Times New Roman" w:hAnsi="Times New Roman" w:cs="Times New Roman"/>
          <w:sz w:val="24"/>
          <w:szCs w:val="24"/>
          <w:lang w:val="en-GB"/>
        </w:rPr>
        <w:t xml:space="preserve">, </w:t>
      </w:r>
      <w:r w:rsidR="009E4B2A" w:rsidRPr="00A04A57">
        <w:rPr>
          <w:rFonts w:ascii="Times New Roman" w:hAnsi="Times New Roman" w:cs="Times New Roman"/>
          <w:sz w:val="24"/>
          <w:szCs w:val="24"/>
          <w:lang w:val="en-GB"/>
        </w:rPr>
        <w:t>e.g. already within the primary visual cortex</w:t>
      </w:r>
      <w:r w:rsidR="00357CC0" w:rsidRPr="00A04A57">
        <w:rPr>
          <w:rFonts w:ascii="Times New Roman" w:hAnsi="Times New Roman" w:cs="Times New Roman"/>
          <w:sz w:val="24"/>
          <w:szCs w:val="24"/>
          <w:lang w:val="en-GB"/>
        </w:rPr>
        <w:fldChar w:fldCharType="begin"/>
      </w:r>
      <w:r w:rsidR="007815CF" w:rsidRPr="00A04A57">
        <w:rPr>
          <w:rFonts w:ascii="Times New Roman" w:hAnsi="Times New Roman" w:cs="Times New Roman"/>
          <w:sz w:val="24"/>
          <w:szCs w:val="24"/>
          <w:lang w:val="en-GB"/>
        </w:rPr>
        <w:instrText xml:space="preserve"> ADDIN ZOTERO_ITEM CSL_CITATION {"citationID":"iFYvrDeJ","properties":{"formattedCitation":"\\super 19\\nosupersub{}","plainCitation":"19","noteIndex":0},"citationItems":[{"id":5024,"uris":["http://zotero.org/users/3718395/items/VVY2RDG7"],"uri":["http://zotero.org/users/3718395/items/VVY2RDG7"],"itemData":{"id":5024,"type":"article-journal","abstract":"Individuals with autism show differences in both social cognition and basic sensory processing. In this Review, Robertson and Baron-Cohen discuss human and animal studies of sensory processing in autism and present possible explanations of how they relate to changes in neural processing and cognition.","container-title":"Nature Reviews Neuroscience","DOI":"10.1038/nrn.2017.112","ISSN":"1471-0048","issue":"11","language":"en","note":"number: 11\npublisher: Nature Publishing Group","page":"671-684","source":"www.nature.com","title":"Sensory perception in autism","volume":"18","author":[{"family":"Robertson","given":"Caroline E."},{"family":"Baron-Cohen","given":"Simon"}],"issued":{"date-parts":[["2017",11]]}}}],"schema":"https://github.com/citation-style-language/schema/raw/master/csl-citation.json"} </w:instrText>
      </w:r>
      <w:r w:rsidR="00357CC0" w:rsidRPr="00A04A57">
        <w:rPr>
          <w:rFonts w:ascii="Times New Roman" w:hAnsi="Times New Roman" w:cs="Times New Roman"/>
          <w:sz w:val="24"/>
          <w:szCs w:val="24"/>
          <w:lang w:val="en-GB"/>
        </w:rPr>
        <w:fldChar w:fldCharType="separate"/>
      </w:r>
      <w:r w:rsidR="007815CF" w:rsidRPr="00A04A57">
        <w:rPr>
          <w:rFonts w:ascii="Times New Roman" w:hAnsi="Times New Roman" w:cs="Times New Roman"/>
          <w:sz w:val="24"/>
          <w:szCs w:val="24"/>
          <w:vertAlign w:val="superscript"/>
          <w:lang w:val="en-GB"/>
        </w:rPr>
        <w:t>19</w:t>
      </w:r>
      <w:r w:rsidR="00357CC0" w:rsidRPr="00A04A57">
        <w:rPr>
          <w:rFonts w:ascii="Times New Roman" w:hAnsi="Times New Roman" w:cs="Times New Roman"/>
          <w:sz w:val="24"/>
          <w:szCs w:val="24"/>
          <w:lang w:val="en-GB"/>
        </w:rPr>
        <w:fldChar w:fldCharType="end"/>
      </w:r>
      <w:r w:rsidR="009E4B2A" w:rsidRPr="00A04A57">
        <w:rPr>
          <w:rFonts w:ascii="Times New Roman" w:hAnsi="Times New Roman" w:cs="Times New Roman"/>
          <w:sz w:val="24"/>
          <w:szCs w:val="24"/>
          <w:lang w:val="en-GB"/>
        </w:rPr>
        <w:t xml:space="preserve">. This would be compatible with the finding that ASD individuals appear to have enhanced </w:t>
      </w:r>
      <w:r w:rsidR="006F4687" w:rsidRPr="00A04A57">
        <w:rPr>
          <w:rFonts w:ascii="Times New Roman" w:hAnsi="Times New Roman" w:cs="Times New Roman"/>
          <w:sz w:val="24"/>
          <w:szCs w:val="24"/>
          <w:shd w:val="clear" w:color="auto" w:fill="FFFFFF"/>
          <w:lang w:val="en-GB"/>
        </w:rPr>
        <w:t>sensitivity for high-spatial frequency gratings</w:t>
      </w:r>
      <w:r w:rsidR="00CD3E70" w:rsidRPr="00A04A57">
        <w:rPr>
          <w:rFonts w:ascii="Times New Roman" w:hAnsi="Times New Roman" w:cs="Times New Roman"/>
          <w:sz w:val="24"/>
          <w:szCs w:val="24"/>
          <w:shd w:val="clear" w:color="auto" w:fill="FFFFFF"/>
          <w:lang w:val="en-GB"/>
        </w:rPr>
        <w:fldChar w:fldCharType="begin"/>
      </w:r>
      <w:r w:rsidR="007815CF" w:rsidRPr="00A04A57">
        <w:rPr>
          <w:rFonts w:ascii="Times New Roman" w:hAnsi="Times New Roman" w:cs="Times New Roman"/>
          <w:sz w:val="24"/>
          <w:szCs w:val="24"/>
          <w:shd w:val="clear" w:color="auto" w:fill="FFFFFF"/>
          <w:lang w:val="en-GB"/>
        </w:rPr>
        <w:instrText xml:space="preserve"> ADDIN ZOTERO_ITEM CSL_CITATION {"citationID":"E4norE88","properties":{"formattedCitation":"\\super 20\\nosupersub{}","plainCitation":"20","noteIndex":0},"citationItems":[{"id":4699,"uris":["http://zotero.org/users/3718395/items/J7LKSWEN"],"uri":["http://zotero.org/users/3718395/items/J7LKSWEN"],"itemData":{"id":4699,"type":"article-journal","container-title":"Scientific reports","page":"5475","source":"Google Scholar","title":"An early origin for detailed perception in Autism Spectrum Disorder: biased sensitivity for high-spatial frequency information.","title-short":"An early origin for detailed perception in Autism Spectrum Disorder","volume":"4","author":[{"family":"Kéïta","given":"Luc"},{"family":"Guy","given":"Jacalyn"},{"family":"Berthiaume","given":"Claude"},{"family":"Mottron","given":"Laurent"},{"family":"Bertone","given":"Armando"}],"issued":{"date-parts":[["2014"]]}}}],"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7815CF" w:rsidRPr="00A04A57">
        <w:rPr>
          <w:rFonts w:ascii="Times New Roman" w:hAnsi="Times New Roman" w:cs="Times New Roman"/>
          <w:sz w:val="24"/>
          <w:szCs w:val="24"/>
          <w:vertAlign w:val="superscript"/>
          <w:lang w:val="en-GB"/>
        </w:rPr>
        <w:t>20</w:t>
      </w:r>
      <w:r w:rsidR="00CD3E70" w:rsidRPr="00A04A57">
        <w:rPr>
          <w:rFonts w:ascii="Times New Roman" w:hAnsi="Times New Roman" w:cs="Times New Roman"/>
          <w:sz w:val="24"/>
          <w:szCs w:val="24"/>
          <w:shd w:val="clear" w:color="auto" w:fill="FFFFFF"/>
          <w:lang w:val="en-GB"/>
        </w:rPr>
        <w:fldChar w:fldCharType="end"/>
      </w:r>
      <w:r w:rsidR="009E4B2A" w:rsidRPr="00A04A57">
        <w:rPr>
          <w:rFonts w:ascii="Times New Roman" w:hAnsi="Times New Roman" w:cs="Times New Roman"/>
          <w:sz w:val="24"/>
          <w:szCs w:val="24"/>
          <w:shd w:val="clear" w:color="auto" w:fill="FFFFFF"/>
          <w:lang w:val="en-GB"/>
        </w:rPr>
        <w:t xml:space="preserve"> </w:t>
      </w:r>
      <w:r w:rsidR="008A4133" w:rsidRPr="00A04A57">
        <w:rPr>
          <w:rFonts w:ascii="Times New Roman" w:hAnsi="Times New Roman" w:cs="Times New Roman"/>
          <w:sz w:val="24"/>
          <w:szCs w:val="24"/>
          <w:shd w:val="clear" w:color="auto" w:fill="FFFFFF"/>
          <w:lang w:val="en-GB"/>
        </w:rPr>
        <w:t xml:space="preserve">and with </w:t>
      </w:r>
      <w:r w:rsidR="008A4133" w:rsidRPr="00A04A57">
        <w:rPr>
          <w:rFonts w:ascii="Times New Roman" w:hAnsi="Times New Roman" w:cs="Times New Roman"/>
          <w:sz w:val="24"/>
          <w:szCs w:val="24"/>
          <w:shd w:val="clear" w:color="auto" w:fill="FFFFFF"/>
          <w:lang w:val="en-GB"/>
        </w:rPr>
        <w:lastRenderedPageBreak/>
        <w:t>the finding of early (125ms post stimulus) enhanced EEG responses to high spatial frequency information in 4-year old children with ASD</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{"citationID":"mF9OCXeN","properties":{"formattedCitation":"\\super 43\\nosupersub{}","plainCitation":"43","noteIndex":0},"citationItems":[{"id":4689,"uris":["http://zotero.org/users/3718395/items/IGBXSDA3"],"uri":["http://zotero.org/users/3718395/items/IGBXSDA3"],"itemData":{"id":4689,"type":"article-journal","container-title":"Biological psychiatry","issue":"12","page":"1107–1113","source":"Google Scholar","title":"Basic abnormalities in visual processing affect face processing at an early age in autism spectrum disorder","volume":"68","author":[{"family":"Vlamings","given":"Petra Hendrika Johanna Maria"},{"family":"Jonkman","given":"Lisa Marthe"},{"family":"Daalen","given":"Emma","non-dropping-particle":"van"},{"family":"Gaag","given":"Rutger Jan","non-dropping-particle":"van der"},{"family":"Kemner","given":"Chantal"}],"issued":{"date-parts":[["2010"]]}}}],"schema":"https://github.com/citation-style-language/schema/raw/master/csl-citation.json"}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43</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A second possibility</w:t>
      </w:r>
      <w:r w:rsidR="00C21F39" w:rsidRPr="00A04A57">
        <w:rPr>
          <w:rFonts w:ascii="Times New Roman" w:hAnsi="Times New Roman" w:cs="Times New Roman"/>
          <w:sz w:val="24"/>
          <w:szCs w:val="24"/>
          <w:shd w:val="clear" w:color="auto" w:fill="FFFFFF"/>
          <w:lang w:val="en-GB"/>
        </w:rPr>
        <w:t xml:space="preserve"> – </w:t>
      </w:r>
      <w:r w:rsidR="008A4133" w:rsidRPr="00A04A57">
        <w:rPr>
          <w:rFonts w:ascii="Times New Roman" w:hAnsi="Times New Roman" w:cs="Times New Roman"/>
          <w:sz w:val="24"/>
          <w:szCs w:val="24"/>
          <w:shd w:val="clear" w:color="auto" w:fill="FFFFFF"/>
          <w:lang w:val="en-GB"/>
        </w:rPr>
        <w:t>tha</w:t>
      </w:r>
      <w:r w:rsidR="00C21F39" w:rsidRPr="00A04A57">
        <w:rPr>
          <w:rFonts w:ascii="Times New Roman" w:hAnsi="Times New Roman" w:cs="Times New Roman"/>
          <w:sz w:val="24"/>
          <w:szCs w:val="24"/>
          <w:shd w:val="clear" w:color="auto" w:fill="FFFFFF"/>
          <w:lang w:val="en-GB"/>
        </w:rPr>
        <w:t>t is c</w:t>
      </w:r>
      <w:r w:rsidR="008A4133" w:rsidRPr="00A04A57">
        <w:rPr>
          <w:rFonts w:ascii="Times New Roman" w:hAnsi="Times New Roman" w:cs="Times New Roman"/>
          <w:sz w:val="24"/>
          <w:szCs w:val="24"/>
          <w:shd w:val="clear" w:color="auto" w:fill="FFFFFF"/>
          <w:lang w:val="en-GB"/>
        </w:rPr>
        <w:t xml:space="preserve">ompatible with </w:t>
      </w:r>
      <w:r w:rsidR="00C21F39" w:rsidRPr="00A04A57">
        <w:rPr>
          <w:rFonts w:ascii="Times New Roman" w:hAnsi="Times New Roman" w:cs="Times New Roman"/>
          <w:sz w:val="24"/>
          <w:szCs w:val="24"/>
          <w:shd w:val="clear" w:color="auto" w:fill="FFFFFF"/>
          <w:lang w:val="en-GB"/>
        </w:rPr>
        <w:t xml:space="preserve">reports </w:t>
      </w:r>
      <w:r w:rsidR="008A4133" w:rsidRPr="00A04A57">
        <w:rPr>
          <w:rFonts w:ascii="Times New Roman" w:hAnsi="Times New Roman" w:cs="Times New Roman"/>
          <w:sz w:val="24"/>
          <w:szCs w:val="24"/>
          <w:shd w:val="clear" w:color="auto" w:fill="FFFFFF"/>
          <w:lang w:val="en-GB"/>
        </w:rPr>
        <w:t>suggesti</w:t>
      </w:r>
      <w:r w:rsidR="00C21F39" w:rsidRPr="00A04A57">
        <w:rPr>
          <w:rFonts w:ascii="Times New Roman" w:hAnsi="Times New Roman" w:cs="Times New Roman"/>
          <w:sz w:val="24"/>
          <w:szCs w:val="24"/>
          <w:shd w:val="clear" w:color="auto" w:fill="FFFFFF"/>
          <w:lang w:val="en-GB"/>
        </w:rPr>
        <w:t>ng t</w:t>
      </w:r>
      <w:r w:rsidR="008A4133" w:rsidRPr="00A04A57">
        <w:rPr>
          <w:rFonts w:ascii="Times New Roman" w:hAnsi="Times New Roman" w:cs="Times New Roman"/>
          <w:sz w:val="24"/>
          <w:szCs w:val="24"/>
          <w:shd w:val="clear" w:color="auto" w:fill="FFFFFF"/>
          <w:lang w:val="en-GB"/>
        </w:rPr>
        <w:t>hat ASD does not affect elementary vision</w:t>
      </w:r>
      <w:r w:rsidR="00CD3E70" w:rsidRPr="00A04A57">
        <w:rPr>
          <w:rFonts w:ascii="Times New Roman" w:hAnsi="Times New Roman" w:cs="Times New Roman"/>
          <w:sz w:val="24"/>
          <w:szCs w:val="24"/>
          <w:shd w:val="clear" w:color="auto" w:fill="FFFFFF"/>
          <w:lang w:val="en-GB"/>
        </w:rPr>
        <w:fldChar w:fldCharType="begin"/>
      </w:r>
      <w:r w:rsidR="00F23EFF" w:rsidRPr="00A04A57">
        <w:rPr>
          <w:rFonts w:ascii="Times New Roman" w:hAnsi="Times New Roman" w:cs="Times New Roman"/>
          <w:sz w:val="24"/>
          <w:szCs w:val="24"/>
          <w:shd w:val="clear" w:color="auto" w:fill="FFFFFF"/>
          <w:lang w:val="en-GB"/>
        </w:rPr>
        <w:instrText xml:space="preserve"> ADDIN ZOTERO_ITEM CSL_CITATION {"citationID":"3vSV0w7f","properties":{"formattedCitation":"\\super 22,44\\nosupersub{}","plainCitation":"22,44","noteIndex":0},"citationItems":[{"id":4694,"uris":["http://zotero.org/users/3718395/items/REBQ28YL"],"uri":["http://zotero.org/users/3718395/items/REBQ28YL"],"itemData":{"id":4694,"type":"article-journal","container-title":"Journal of autism and developmental disorders","issue":"8","page":"978–987","source":"Google Scholar","title":"Spatial contrast sensitivity in adolescents with autism spectrum disorders","volume":"40","author":[{"family":"Koh","given":"Hwan Cui"},{"family":"Milne","given":"Elizabeth"},{"family":"Dobkins","given":"Karen"}],"issued":{"date-parts":[["2010"]]}}},{"id":4696,"uris":["http://zotero.org/users/3718395/items/UBDV4YXL"],"uri":["http://zotero.org/users/3718395/items/UBDV4YXL"],"itemData":{"id":4696,"type":"article-journal","container-title":"Neuropsychology","issue":"1","page":"65","source":"Google Scholar","title":"Visual information processing in high-functioning individuals with autism spectrum disorders and their parents.","volume":"21","author":[{"family":"De Jonge","given":"M. V."},{"family":"Kemner","given":"C."},{"family":"De Haan","given":"E. H."},{"family":"Coppens","given":"J. E."},{"family":"Van den Berg","given":"TJTP"},{"family":"Van Engeland","given":"H."}],"issued":{"date-parts":[["2007"]]}}}],"schema":"https://github.com/citation-style-language/schema/raw/master/csl-citation.json"} </w:instrText>
      </w:r>
      <w:r w:rsidR="00CD3E70" w:rsidRPr="00A04A57">
        <w:rPr>
          <w:rFonts w:ascii="Times New Roman" w:hAnsi="Times New Roman" w:cs="Times New Roman"/>
          <w:sz w:val="24"/>
          <w:szCs w:val="24"/>
          <w:shd w:val="clear" w:color="auto" w:fill="FFFFFF"/>
          <w:lang w:val="en-GB"/>
        </w:rPr>
        <w:fldChar w:fldCharType="separate"/>
      </w:r>
      <w:r w:rsidR="00F23EFF" w:rsidRPr="00A04A57">
        <w:rPr>
          <w:rFonts w:ascii="Times New Roman" w:hAnsi="Times New Roman" w:cs="Times New Roman"/>
          <w:sz w:val="24"/>
          <w:szCs w:val="24"/>
          <w:vertAlign w:val="superscript"/>
          <w:lang w:val="en-GB"/>
        </w:rPr>
        <w:t>22,44</w:t>
      </w:r>
      <w:r w:rsidR="00CD3E70" w:rsidRPr="00A04A57">
        <w:rPr>
          <w:rFonts w:ascii="Times New Roman" w:hAnsi="Times New Roman" w:cs="Times New Roman"/>
          <w:sz w:val="24"/>
          <w:szCs w:val="24"/>
          <w:shd w:val="clear" w:color="auto" w:fill="FFFFFF"/>
          <w:lang w:val="en-GB"/>
        </w:rPr>
        <w:fldChar w:fldCharType="end"/>
      </w:r>
      <w:r w:rsidR="008A4133" w:rsidRPr="00A04A57">
        <w:rPr>
          <w:rFonts w:ascii="Times New Roman" w:hAnsi="Times New Roman" w:cs="Times New Roman"/>
          <w:sz w:val="24"/>
          <w:szCs w:val="24"/>
          <w:shd w:val="clear" w:color="auto" w:fill="FFFFFF"/>
          <w:lang w:val="en-GB"/>
        </w:rPr>
        <w:t xml:space="preserve"> </w:t>
      </w:r>
      <w:r w:rsidR="00E3314E" w:rsidRPr="00A04A57">
        <w:rPr>
          <w:rFonts w:ascii="Times New Roman" w:hAnsi="Times New Roman" w:cs="Times New Roman"/>
          <w:sz w:val="24"/>
          <w:szCs w:val="24"/>
          <w:shd w:val="clear" w:color="auto" w:fill="FFFFFF"/>
          <w:lang w:val="en-GB"/>
        </w:rPr>
        <w:t>–</w:t>
      </w:r>
      <w:r w:rsidR="008A4133" w:rsidRPr="00A04A57">
        <w:rPr>
          <w:rFonts w:ascii="Times New Roman" w:hAnsi="Times New Roman" w:cs="Times New Roman"/>
          <w:sz w:val="24"/>
          <w:szCs w:val="24"/>
          <w:shd w:val="clear" w:color="auto" w:fill="FFFFFF"/>
          <w:lang w:val="en-GB"/>
        </w:rPr>
        <w:t xml:space="preserve"> </w:t>
      </w:r>
      <w:r w:rsidR="00C21F39" w:rsidRPr="00A04A57">
        <w:rPr>
          <w:rFonts w:ascii="Times New Roman" w:hAnsi="Times New Roman" w:cs="Times New Roman"/>
          <w:sz w:val="24"/>
          <w:szCs w:val="24"/>
          <w:shd w:val="clear" w:color="auto" w:fill="FFFFFF"/>
          <w:lang w:val="en-GB"/>
        </w:rPr>
        <w:t xml:space="preserve">would be </w:t>
      </w:r>
      <w:r w:rsidR="008A4133" w:rsidRPr="00A04A57">
        <w:rPr>
          <w:rFonts w:ascii="Times New Roman" w:hAnsi="Times New Roman" w:cs="Times New Roman"/>
          <w:sz w:val="24"/>
          <w:szCs w:val="24"/>
          <w:shd w:val="clear" w:color="auto" w:fill="FFFFFF"/>
          <w:lang w:val="en-GB"/>
        </w:rPr>
        <w:t>that</w:t>
      </w:r>
      <w:r w:rsidR="00C21F39" w:rsidRPr="00A04A57">
        <w:rPr>
          <w:rFonts w:ascii="Times New Roman" w:hAnsi="Times New Roman" w:cs="Times New Roman"/>
          <w:sz w:val="24"/>
          <w:szCs w:val="24"/>
          <w:shd w:val="clear" w:color="auto" w:fill="FFFFFF"/>
          <w:lang w:val="en-GB"/>
        </w:rPr>
        <w:t xml:space="preserve"> the reliance-on-detail effect reported here results from higher level brain areas responsible for object recognition, e.g. the inferior temporal cortex, being more reliant on lower-level representations of high-spatial frequency features.</w:t>
      </w:r>
      <w:r w:rsidR="00BD4A4F" w:rsidRPr="00A04A57">
        <w:rPr>
          <w:rFonts w:ascii="Times New Roman" w:hAnsi="Times New Roman" w:cs="Times New Roman"/>
          <w:sz w:val="24"/>
          <w:szCs w:val="24"/>
          <w:shd w:val="clear" w:color="auto" w:fill="FFFFFF"/>
          <w:lang w:val="en-GB"/>
        </w:rPr>
        <w:t xml:space="preserve"> Differentiating between these two possible underlying neural mechanisms will require </w:t>
      </w:r>
      <w:r w:rsidR="003016DB" w:rsidRPr="00A04A57">
        <w:rPr>
          <w:rFonts w:ascii="Times New Roman" w:hAnsi="Times New Roman" w:cs="Times New Roman"/>
          <w:sz w:val="24"/>
          <w:szCs w:val="24"/>
          <w:shd w:val="clear" w:color="auto" w:fill="FFFFFF"/>
          <w:lang w:val="en-GB"/>
        </w:rPr>
        <w:t>neuroimaging studies</w:t>
      </w:r>
      <w:r w:rsidR="00BD4A4F" w:rsidRPr="00A04A57">
        <w:rPr>
          <w:rFonts w:ascii="Times New Roman" w:hAnsi="Times New Roman" w:cs="Times New Roman"/>
          <w:sz w:val="24"/>
          <w:szCs w:val="24"/>
          <w:shd w:val="clear" w:color="auto" w:fill="FFFFFF"/>
          <w:lang w:val="en-GB"/>
        </w:rPr>
        <w:t xml:space="preserve"> </w:t>
      </w:r>
      <w:r w:rsidR="0086566D" w:rsidRPr="00A04A57">
        <w:rPr>
          <w:rFonts w:ascii="Times New Roman" w:hAnsi="Times New Roman" w:cs="Times New Roman"/>
          <w:sz w:val="24"/>
          <w:szCs w:val="24"/>
          <w:shd w:val="clear" w:color="auto" w:fill="FFFFFF"/>
          <w:lang w:val="en-GB"/>
        </w:rPr>
        <w:t xml:space="preserve">aimed at revealing whether </w:t>
      </w:r>
      <w:r w:rsidR="00BD4A4F" w:rsidRPr="00A04A57">
        <w:rPr>
          <w:rFonts w:ascii="Times New Roman" w:hAnsi="Times New Roman" w:cs="Times New Roman"/>
          <w:sz w:val="24"/>
          <w:szCs w:val="24"/>
          <w:shd w:val="clear" w:color="auto" w:fill="FFFFFF"/>
          <w:lang w:val="en-GB"/>
        </w:rPr>
        <w:t>ASD</w:t>
      </w:r>
      <w:r w:rsidR="003016DB" w:rsidRPr="00A04A57">
        <w:rPr>
          <w:rFonts w:ascii="Times New Roman" w:hAnsi="Times New Roman" w:cs="Times New Roman"/>
          <w:sz w:val="24"/>
          <w:szCs w:val="24"/>
          <w:shd w:val="clear" w:color="auto" w:fill="FFFFFF"/>
          <w:lang w:val="en-GB"/>
        </w:rPr>
        <w:t xml:space="preserve"> enhances the extent to which high-spatial frequency information is encoded in the primary visual cortex and/or if ASD is associated with enhanced transmission of high-spatial frequency visual information to higher level brain areas.  </w:t>
      </w:r>
    </w:p>
    <w:p w14:paraId="52AB0326" w14:textId="5869EEE3" w:rsidR="00197E87" w:rsidRPr="00A04A57" w:rsidRDefault="00E3314E"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In contrast to previous eye-tracking studies</w:t>
      </w:r>
      <w:r w:rsidRPr="00A04A57">
        <w:rPr>
          <w:rFonts w:ascii="Times New Roman" w:hAnsi="Times New Roman" w:cs="Times New Roman"/>
          <w:sz w:val="24"/>
          <w:szCs w:val="24"/>
          <w:lang w:val="en-GB"/>
        </w:rPr>
        <w:fldChar w:fldCharType="begin"/>
      </w:r>
      <w:r w:rsidRPr="00A04A57">
        <w:rPr>
          <w:rFonts w:ascii="Times New Roman" w:hAnsi="Times New Roman" w:cs="Times New Roman"/>
          <w:sz w:val="24"/>
          <w:szCs w:val="24"/>
          <w:lang w:val="en-GB"/>
        </w:rPr>
        <w:instrText xml:space="preserve"> ADDIN ZOTERO_ITEM CSL_CITATION {"citationID":"ORdNdwmf","properties":{"formattedCitation":"\\super 29\\uc0\\u8211{}31\\nosupersub{}","plainCitation":"29–31","noteIndex":0},"citationItems":[{"id":4719,"uris":["http://zotero.org/users/3718395/items/H7RXD7GK"],"uri":["http://zotero.org/users/3718395/items/H7RXD7GK"],"itemData":{"id":4719,"type":"article-journal","abstrac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processing.","collection-title":"The Perception of Emotion and Social Cues in Faces","container-title":"Neuropsychologia","DOI":"10.1016/j.neuropsychologia.2006.04.027","ISSN":"0028-3932","issue":"1","journalAbbreviation":"Neuropsychologia","language":"en","page":"144-151","source":"ScienceDirect","title":"Analysis of face gaze in autism using “Bubbles”","volume":"45","author":[{"family":"Spezio","given":"Michael L."},{"family":"Adolphs","given":"Ralph"},{"family":"Hurley","given":"Robert S. E."},{"family":"Piven","given":"Joseph"}],"issued":{"date-parts":[["2007",1,1]]}}},{"id":4721,"uris":["http://zotero.org/users/3718395/items/A77P3KB5"],"uri":["http://zotero.org/users/3718395/items/A77P3KB5"],"itemData":{"id":4721,"type":"article-journal","abstract":"Diminished gaze fixation is one of the core features of autism and has been proposed to be associated with abnormalities in the neural circuitry of affect. We tested this hypothesis in two separate studies using eye tracking while measuring functional brain activity during facial discrimination tasks in individuals with autism and in typically developing individuals. Activation in the fusiform gyrus and amygdala was strongly and positively correlated with the time spent fixating the eyes in the autistic group in both studies, suggesting that diminished gaze fixation may account for the fusiform hypoactivation to faces commonly reported in autism. In addition, variation in eye fixation within autistic individuals was strongly and positively associated with amygdala activation across both studies, suggesting a heightened emotional response associated with gaze fixation in autism.","container-title":"Nature Neuroscience","DOI":"10.1038/nn1421","ISSN":"1546-1726","issue":"4","language":"en","page":"519-526","source":"www.nature.com","title":"Gaze fixation and the neural circuitry of face processing in autism","volume":"8","author":[{"family":"Dalton","given":"Kim M."},{"family":"Nacewicz","given":"Brendon M."},{"family":"Johnstone","given":"Tom"},{"family":"Schaefer","given":"Hillary S."},{"family":"Gernsbacher","given":"Morton Ann"},{"family":"Goldsmith","given":"H. H."},{"family":"Alexander","given":"Andrew L."},{"family":"Davidson","given":"Richard J."}],"issued":{"date-parts":[["2005",4]]}}},{"id":4724,"uris":["http://zotero.org/users/3718395/items/GFRQ2K6H"],"uri":["http://zotero.org/users/3718395/items/GFRQ2K6H"],"itemData":{"id":4724,"type":"article-journal","abstract":"The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objects. Compared with matched controls, people with ASD had a stronger image center bias regardless of object distribution, reduced saliency for faces and for locations indicated by social gaze, and yet a general increase in pixel-level saliency at the expense of semantic-level saliency. These results were further corroborated by direct analysis of fixation characteristics and investigation of feature interactions. Our results for the first time quantify atypical visual attention in ASD across multiple levels and categories of objects.","container-title":"Neuron","DOI":"10.1016/j.neuron.2015.09.042","ISSN":"0896-6273","issue":"3","journalAbbreviation":"Neuron","language":"en","page":"604-616","source":"ScienceDirect","title":"Atypical Visual Saliency in Autism Spectrum Disorder Quantified through Model-Based Eye Tracking","volume":"88","author":[{"family":"Wang","given":"Shuo"},{"family":"Jiang","given":"Ming"},{"family":"Duchesne","given":"Xavier Morin"},{"family":"Laugeson","given":"Elizabeth A."},{"family":"Kennedy","given":"Daniel P."},{"family":"Adolphs","given":"Ralph"},{"family":"Zhao","given":"Qi"}],"issued":{"date-parts":[["2015",11,4]]}}}],"schema":"https://github.com/citation-style-language/schema/raw/master/csl-citation.json"} </w:instrText>
      </w:r>
      <w:r w:rsidRPr="00A04A57">
        <w:rPr>
          <w:rFonts w:ascii="Times New Roman" w:hAnsi="Times New Roman" w:cs="Times New Roman"/>
          <w:sz w:val="24"/>
          <w:szCs w:val="24"/>
          <w:lang w:val="en-GB"/>
        </w:rPr>
        <w:fldChar w:fldCharType="separate"/>
      </w:r>
      <w:r w:rsidRPr="00A04A57">
        <w:rPr>
          <w:rFonts w:ascii="Times New Roman" w:hAnsi="Times New Roman" w:cs="Times New Roman"/>
          <w:sz w:val="24"/>
          <w:szCs w:val="24"/>
          <w:vertAlign w:val="superscript"/>
          <w:lang w:val="en-GB"/>
        </w:rPr>
        <w:t>29–31</w:t>
      </w:r>
      <w:r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we found no evidence for ASD-related </w:t>
      </w:r>
      <w:r w:rsidR="004912C5" w:rsidRPr="00A04A57">
        <w:rPr>
          <w:rFonts w:ascii="Times New Roman" w:hAnsi="Times New Roman" w:cs="Times New Roman"/>
          <w:sz w:val="24"/>
          <w:szCs w:val="24"/>
          <w:lang w:val="en-GB"/>
        </w:rPr>
        <w:t>reduced processing of the eye-region</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nor an</w:t>
      </w:r>
      <w:r w:rsidR="004912C5" w:rsidRPr="00A04A57">
        <w:rPr>
          <w:rFonts w:ascii="Times New Roman" w:hAnsi="Times New Roman" w:cs="Times New Roman"/>
          <w:sz w:val="24"/>
          <w:szCs w:val="24"/>
          <w:lang w:val="en-GB"/>
        </w:rPr>
        <w:t xml:space="preserve"> </w:t>
      </w:r>
      <w:r w:rsidR="004B7B8B" w:rsidRPr="00A04A57">
        <w:rPr>
          <w:rFonts w:ascii="Times New Roman" w:hAnsi="Times New Roman" w:cs="Times New Roman"/>
          <w:sz w:val="24"/>
          <w:szCs w:val="24"/>
          <w:lang w:val="en-GB"/>
        </w:rPr>
        <w:t>increased processing of the c</w:t>
      </w:r>
      <w:r w:rsidR="004912C5" w:rsidRPr="00A04A57">
        <w:rPr>
          <w:rFonts w:ascii="Times New Roman" w:hAnsi="Times New Roman" w:cs="Times New Roman"/>
          <w:sz w:val="24"/>
          <w:szCs w:val="24"/>
          <w:lang w:val="en-GB"/>
        </w:rPr>
        <w:t>entral area of images</w:t>
      </w:r>
      <w:r w:rsidRPr="00A04A57">
        <w:rPr>
          <w:rFonts w:ascii="Times New Roman" w:hAnsi="Times New Roman" w:cs="Times New Roman"/>
          <w:sz w:val="24"/>
          <w:szCs w:val="24"/>
          <w:lang w:val="en-GB"/>
        </w:rPr>
        <w:t>.</w:t>
      </w:r>
      <w:r w:rsidR="004912C5" w:rsidRPr="00A04A57">
        <w:rPr>
          <w:rFonts w:ascii="Times New Roman" w:hAnsi="Times New Roman" w:cs="Times New Roman"/>
          <w:sz w:val="24"/>
          <w:szCs w:val="24"/>
          <w:lang w:val="en-GB"/>
        </w:rPr>
        <w:t xml:space="preserve"> </w:t>
      </w:r>
      <w:r w:rsidR="00DE4AA6" w:rsidRPr="00A04A57">
        <w:rPr>
          <w:rFonts w:ascii="Times New Roman" w:hAnsi="Times New Roman" w:cs="Times New Roman"/>
          <w:sz w:val="24"/>
          <w:szCs w:val="24"/>
          <w:lang w:val="en-GB"/>
        </w:rPr>
        <w:t>O</w:t>
      </w:r>
      <w:r w:rsidR="006140D0" w:rsidRPr="00A04A57">
        <w:rPr>
          <w:rFonts w:ascii="Times New Roman" w:hAnsi="Times New Roman" w:cs="Times New Roman"/>
          <w:sz w:val="24"/>
          <w:szCs w:val="24"/>
          <w:lang w:val="en-GB"/>
        </w:rPr>
        <w:t xml:space="preserve">ne possible explanation for this discrepancy might be the fact that </w:t>
      </w:r>
      <w:r w:rsidR="00197E87" w:rsidRPr="00A04A57">
        <w:rPr>
          <w:rFonts w:ascii="Times New Roman" w:hAnsi="Times New Roman" w:cs="Times New Roman"/>
          <w:sz w:val="24"/>
          <w:szCs w:val="24"/>
          <w:lang w:val="en-GB"/>
        </w:rPr>
        <w:t>we investigated ASD by comparing individuals with above- and below-median AQ scores</w:t>
      </w:r>
      <w:r w:rsidR="006140D0" w:rsidRPr="00A04A57">
        <w:rPr>
          <w:rFonts w:ascii="Times New Roman" w:hAnsi="Times New Roman" w:cs="Times New Roman"/>
          <w:sz w:val="24"/>
          <w:szCs w:val="24"/>
          <w:lang w:val="en-GB"/>
        </w:rPr>
        <w:t xml:space="preserve"> instead of comparing </w:t>
      </w:r>
      <w:r w:rsidR="00197E87" w:rsidRPr="00A04A57">
        <w:rPr>
          <w:rFonts w:ascii="Times New Roman" w:hAnsi="Times New Roman" w:cs="Times New Roman"/>
          <w:sz w:val="24"/>
          <w:szCs w:val="24"/>
          <w:lang w:val="en-GB"/>
        </w:rPr>
        <w:t>clinically diagnosed ASD</w:t>
      </w:r>
      <w:r w:rsidR="006140D0" w:rsidRPr="00A04A57">
        <w:rPr>
          <w:rFonts w:ascii="Times New Roman" w:hAnsi="Times New Roman" w:cs="Times New Roman"/>
          <w:sz w:val="24"/>
          <w:szCs w:val="24"/>
          <w:lang w:val="en-GB"/>
        </w:rPr>
        <w:t xml:space="preserve"> individuals with healthy controls</w:t>
      </w:r>
      <w:r w:rsidR="00197E87" w:rsidRPr="00A04A57">
        <w:rPr>
          <w:rFonts w:ascii="Times New Roman" w:hAnsi="Times New Roman" w:cs="Times New Roman"/>
          <w:sz w:val="24"/>
          <w:szCs w:val="24"/>
          <w:lang w:val="en-GB"/>
        </w:rPr>
        <w:t xml:space="preserve">. Another intriguing possible explanation </w:t>
      </w:r>
      <w:r w:rsidR="00481A3D" w:rsidRPr="00A04A57">
        <w:rPr>
          <w:rFonts w:ascii="Times New Roman" w:hAnsi="Times New Roman" w:cs="Times New Roman"/>
          <w:sz w:val="24"/>
          <w:szCs w:val="24"/>
          <w:lang w:val="en-GB"/>
        </w:rPr>
        <w:t xml:space="preserve">could be </w:t>
      </w:r>
      <w:r w:rsidR="00B04E95" w:rsidRPr="00A04A57">
        <w:rPr>
          <w:rFonts w:ascii="Times New Roman" w:hAnsi="Times New Roman" w:cs="Times New Roman"/>
          <w:sz w:val="24"/>
          <w:szCs w:val="24"/>
          <w:lang w:val="en-GB"/>
        </w:rPr>
        <w:t>that</w:t>
      </w:r>
      <w:r w:rsidR="005C048B" w:rsidRPr="00A04A57">
        <w:rPr>
          <w:rFonts w:ascii="Times New Roman" w:hAnsi="Times New Roman" w:cs="Times New Roman"/>
          <w:sz w:val="24"/>
          <w:szCs w:val="24"/>
          <w:lang w:val="en-GB"/>
        </w:rPr>
        <w:t xml:space="preserve"> ASD </w:t>
      </w:r>
      <w:r w:rsidR="00336A7C" w:rsidRPr="00A04A57">
        <w:rPr>
          <w:rFonts w:ascii="Times New Roman" w:hAnsi="Times New Roman" w:cs="Times New Roman"/>
          <w:sz w:val="24"/>
          <w:szCs w:val="24"/>
          <w:lang w:val="en-GB"/>
        </w:rPr>
        <w:t>leads to</w:t>
      </w:r>
      <w:r w:rsidR="00481A3D" w:rsidRPr="00A04A57">
        <w:rPr>
          <w:rFonts w:ascii="Times New Roman" w:hAnsi="Times New Roman" w:cs="Times New Roman"/>
          <w:sz w:val="24"/>
          <w:szCs w:val="24"/>
          <w:lang w:val="en-GB"/>
        </w:rPr>
        <w:t xml:space="preserve"> </w:t>
      </w:r>
      <w:r w:rsidR="00336A7C" w:rsidRPr="00A04A57">
        <w:rPr>
          <w:rFonts w:ascii="Times New Roman" w:hAnsi="Times New Roman" w:cs="Times New Roman"/>
          <w:sz w:val="24"/>
          <w:szCs w:val="24"/>
          <w:lang w:val="en-GB"/>
        </w:rPr>
        <w:t xml:space="preserve">elevated gaze durations to the image </w:t>
      </w:r>
      <w:r w:rsidR="00F22E23" w:rsidRPr="00F22E23">
        <w:rPr>
          <w:rFonts w:ascii="Times New Roman" w:hAnsi="Times New Roman" w:cs="Times New Roman"/>
          <w:sz w:val="24"/>
          <w:szCs w:val="24"/>
          <w:lang w:val="en-GB"/>
        </w:rPr>
        <w:t>centre</w:t>
      </w:r>
      <w:r w:rsidR="00C5202C" w:rsidRPr="00A04A57">
        <w:rPr>
          <w:rFonts w:ascii="Times New Roman" w:hAnsi="Times New Roman" w:cs="Times New Roman"/>
          <w:sz w:val="24"/>
          <w:szCs w:val="24"/>
          <w:lang w:val="en-GB"/>
        </w:rPr>
        <w:t xml:space="preserve"> and eye-region,</w:t>
      </w:r>
      <w:r w:rsidR="00336A7C" w:rsidRPr="00A04A57">
        <w:rPr>
          <w:rFonts w:ascii="Times New Roman" w:hAnsi="Times New Roman" w:cs="Times New Roman"/>
          <w:sz w:val="24"/>
          <w:szCs w:val="24"/>
          <w:lang w:val="en-GB"/>
        </w:rPr>
        <w:t xml:space="preserve"> but that this does translate into object recognition relying more on the </w:t>
      </w:r>
      <w:r w:rsidR="00C5202C" w:rsidRPr="00A04A57">
        <w:rPr>
          <w:rFonts w:ascii="Times New Roman" w:hAnsi="Times New Roman" w:cs="Times New Roman"/>
          <w:sz w:val="24"/>
          <w:szCs w:val="24"/>
          <w:lang w:val="en-GB"/>
        </w:rPr>
        <w:t>features inside these areas</w:t>
      </w:r>
      <w:r w:rsidR="00336A7C" w:rsidRPr="00A04A57">
        <w:rPr>
          <w:rFonts w:ascii="Times New Roman" w:hAnsi="Times New Roman" w:cs="Times New Roman"/>
          <w:sz w:val="24"/>
          <w:szCs w:val="24"/>
          <w:lang w:val="en-GB"/>
        </w:rPr>
        <w:t>.</w:t>
      </w:r>
      <w:r w:rsidR="00B04E9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To test the latter, </w:t>
      </w:r>
      <w:r w:rsidR="00637B2E" w:rsidRPr="00A04A57">
        <w:rPr>
          <w:rFonts w:ascii="Times New Roman" w:hAnsi="Times New Roman" w:cs="Times New Roman"/>
          <w:sz w:val="24"/>
          <w:szCs w:val="24"/>
          <w:lang w:val="en-GB"/>
        </w:rPr>
        <w:t xml:space="preserve">future studies </w:t>
      </w:r>
      <w:r w:rsidR="008C706A" w:rsidRPr="00A04A57">
        <w:rPr>
          <w:rFonts w:ascii="Times New Roman" w:hAnsi="Times New Roman" w:cs="Times New Roman"/>
          <w:sz w:val="24"/>
          <w:szCs w:val="24"/>
          <w:lang w:val="en-GB"/>
        </w:rPr>
        <w:t xml:space="preserve">will need to </w:t>
      </w:r>
      <w:r w:rsidR="00637B2E" w:rsidRPr="00A04A57">
        <w:rPr>
          <w:rFonts w:ascii="Times New Roman" w:hAnsi="Times New Roman" w:cs="Times New Roman"/>
          <w:sz w:val="24"/>
          <w:szCs w:val="24"/>
          <w:lang w:val="en-GB"/>
        </w:rPr>
        <w:t>c</w:t>
      </w:r>
      <w:r w:rsidR="00481A3D" w:rsidRPr="00A04A57">
        <w:rPr>
          <w:rFonts w:ascii="Times New Roman" w:hAnsi="Times New Roman" w:cs="Times New Roman"/>
          <w:sz w:val="24"/>
          <w:szCs w:val="24"/>
          <w:lang w:val="en-GB"/>
        </w:rPr>
        <w:t>ombin</w:t>
      </w:r>
      <w:r w:rsidR="00637B2E" w:rsidRPr="00A04A57">
        <w:rPr>
          <w:rFonts w:ascii="Times New Roman" w:hAnsi="Times New Roman" w:cs="Times New Roman"/>
          <w:sz w:val="24"/>
          <w:szCs w:val="24"/>
          <w:lang w:val="en-GB"/>
        </w:rPr>
        <w:t>e</w:t>
      </w:r>
      <w:r w:rsidR="00481A3D" w:rsidRPr="00A04A57">
        <w:rPr>
          <w:rFonts w:ascii="Times New Roman" w:hAnsi="Times New Roman" w:cs="Times New Roman"/>
          <w:sz w:val="24"/>
          <w:szCs w:val="24"/>
          <w:lang w:val="en-GB"/>
        </w:rPr>
        <w:t xml:space="preserve"> </w:t>
      </w:r>
      <w:r w:rsidR="00B04E95" w:rsidRPr="00A04A57">
        <w:rPr>
          <w:rFonts w:ascii="Times New Roman" w:hAnsi="Times New Roman" w:cs="Times New Roman"/>
          <w:sz w:val="24"/>
          <w:szCs w:val="24"/>
          <w:lang w:val="en-GB"/>
        </w:rPr>
        <w:t xml:space="preserve">our novel psychophysical paradigm with eye-tracking.  </w:t>
      </w:r>
    </w:p>
    <w:p w14:paraId="709FD9F6" w14:textId="048584EA" w:rsidR="0089285A" w:rsidRPr="00A04A57" w:rsidRDefault="00691EFC" w:rsidP="001521BA">
      <w:pPr>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In conclusion, our </w:t>
      </w:r>
      <w:r w:rsidR="00257A44" w:rsidRPr="00A04A57">
        <w:rPr>
          <w:rFonts w:ascii="Times New Roman" w:hAnsi="Times New Roman" w:cs="Times New Roman"/>
          <w:sz w:val="24"/>
          <w:szCs w:val="24"/>
          <w:lang w:val="en-GB"/>
        </w:rPr>
        <w:t xml:space="preserve">results </w:t>
      </w:r>
      <w:r w:rsidR="0044000E" w:rsidRPr="00A04A57">
        <w:rPr>
          <w:rFonts w:ascii="Times New Roman" w:hAnsi="Times New Roman" w:cs="Times New Roman"/>
          <w:sz w:val="24"/>
          <w:szCs w:val="24"/>
          <w:lang w:val="en-GB"/>
        </w:rPr>
        <w:t>show</w:t>
      </w:r>
      <w:r w:rsidR="0075243D" w:rsidRPr="00A04A57">
        <w:rPr>
          <w:rFonts w:ascii="Times New Roman" w:hAnsi="Times New Roman" w:cs="Times New Roman"/>
          <w:sz w:val="24"/>
          <w:szCs w:val="24"/>
          <w:lang w:val="en-GB"/>
        </w:rPr>
        <w:t xml:space="preserve"> </w:t>
      </w:r>
      <w:r w:rsidR="00FD5042" w:rsidRPr="00A04A57">
        <w:rPr>
          <w:rFonts w:ascii="Times New Roman" w:hAnsi="Times New Roman" w:cs="Times New Roman"/>
          <w:sz w:val="24"/>
          <w:szCs w:val="24"/>
          <w:lang w:val="en-GB"/>
        </w:rPr>
        <w:t>that natural image recognition is driven more by</w:t>
      </w:r>
      <w:r w:rsidR="007314B9" w:rsidRPr="00A04A57">
        <w:rPr>
          <w:rFonts w:ascii="Times New Roman" w:hAnsi="Times New Roman" w:cs="Times New Roman"/>
          <w:sz w:val="24"/>
          <w:szCs w:val="24"/>
          <w:lang w:val="en-GB"/>
        </w:rPr>
        <w:t xml:space="preserve"> visual details</w:t>
      </w:r>
      <w:r w:rsidR="00FD5042" w:rsidRPr="00A04A57">
        <w:rPr>
          <w:rFonts w:ascii="Times New Roman" w:hAnsi="Times New Roman" w:cs="Times New Roman"/>
          <w:sz w:val="24"/>
          <w:szCs w:val="24"/>
          <w:lang w:val="en-GB"/>
        </w:rPr>
        <w:t xml:space="preserve"> in </w:t>
      </w:r>
      <w:r w:rsidR="008C706A" w:rsidRPr="00A04A57">
        <w:rPr>
          <w:rFonts w:ascii="Times New Roman" w:hAnsi="Times New Roman" w:cs="Times New Roman"/>
          <w:sz w:val="24"/>
          <w:szCs w:val="24"/>
          <w:lang w:val="en-GB"/>
        </w:rPr>
        <w:t xml:space="preserve">neurotypical </w:t>
      </w:r>
      <w:r w:rsidR="00FD5042" w:rsidRPr="00A04A57">
        <w:rPr>
          <w:rFonts w:ascii="Times New Roman" w:hAnsi="Times New Roman" w:cs="Times New Roman"/>
          <w:sz w:val="24"/>
          <w:szCs w:val="24"/>
          <w:lang w:val="en-GB"/>
        </w:rPr>
        <w:t>individuals with an elevated</w:t>
      </w:r>
      <w:r w:rsidR="004715B9" w:rsidRPr="00A04A57">
        <w:rPr>
          <w:rFonts w:ascii="Times New Roman" w:hAnsi="Times New Roman" w:cs="Times New Roman"/>
          <w:sz w:val="24"/>
          <w:szCs w:val="24"/>
          <w:lang w:val="en-GB"/>
        </w:rPr>
        <w:t xml:space="preserve"> number of </w:t>
      </w:r>
      <w:r w:rsidR="00051692" w:rsidRPr="00A04A57">
        <w:rPr>
          <w:rFonts w:ascii="Times New Roman" w:hAnsi="Times New Roman" w:cs="Times New Roman"/>
          <w:sz w:val="24"/>
          <w:szCs w:val="24"/>
          <w:lang w:val="en-GB"/>
        </w:rPr>
        <w:t>autistic</w:t>
      </w:r>
      <w:r w:rsidR="004715B9" w:rsidRPr="00A04A57">
        <w:rPr>
          <w:rFonts w:ascii="Times New Roman" w:hAnsi="Times New Roman" w:cs="Times New Roman"/>
          <w:sz w:val="24"/>
          <w:szCs w:val="24"/>
          <w:lang w:val="en-GB"/>
        </w:rPr>
        <w:t xml:space="preserve"> traits.</w:t>
      </w:r>
      <w:r w:rsidR="00D07275" w:rsidRPr="00A04A57">
        <w:rPr>
          <w:rFonts w:ascii="Times New Roman" w:hAnsi="Times New Roman" w:cs="Times New Roman"/>
          <w:sz w:val="24"/>
          <w:szCs w:val="24"/>
          <w:lang w:val="en-GB"/>
        </w:rPr>
        <w:t xml:space="preserve"> </w:t>
      </w:r>
      <w:r w:rsidR="008C706A" w:rsidRPr="00A04A57">
        <w:rPr>
          <w:rFonts w:ascii="Times New Roman" w:hAnsi="Times New Roman" w:cs="Times New Roman"/>
          <w:sz w:val="24"/>
          <w:szCs w:val="24"/>
          <w:lang w:val="en-GB"/>
        </w:rPr>
        <w:t xml:space="preserve">Given that the most clinically relevant </w:t>
      </w:r>
      <w:r w:rsidR="00051692" w:rsidRPr="00A04A57">
        <w:rPr>
          <w:rFonts w:ascii="Times New Roman" w:hAnsi="Times New Roman" w:cs="Times New Roman"/>
          <w:sz w:val="24"/>
          <w:szCs w:val="24"/>
          <w:lang w:val="en-GB"/>
        </w:rPr>
        <w:t>autistic</w:t>
      </w:r>
      <w:r w:rsidR="008C706A" w:rsidRPr="00A04A57">
        <w:rPr>
          <w:rFonts w:ascii="Times New Roman" w:hAnsi="Times New Roman" w:cs="Times New Roman"/>
          <w:sz w:val="24"/>
          <w:szCs w:val="24"/>
          <w:lang w:val="en-GB"/>
        </w:rPr>
        <w:t xml:space="preserve"> traits best predict this effect, this finding is suggestive for a </w:t>
      </w:r>
      <w:r w:rsidR="007314B9" w:rsidRPr="00A04A57">
        <w:rPr>
          <w:rFonts w:ascii="Times New Roman" w:hAnsi="Times New Roman" w:cs="Times New Roman"/>
          <w:sz w:val="24"/>
          <w:szCs w:val="24"/>
          <w:lang w:val="en-GB"/>
        </w:rPr>
        <w:t>d</w:t>
      </w:r>
      <w:r w:rsidR="007314B9" w:rsidRPr="00A04A57">
        <w:rPr>
          <w:rFonts w:ascii="Times New Roman" w:hAnsi="Times New Roman" w:cs="Times New Roman"/>
          <w:color w:val="010101"/>
          <w:sz w:val="24"/>
          <w:szCs w:val="24"/>
          <w:shd w:val="clear" w:color="auto" w:fill="FFFFFF"/>
          <w:lang w:val="en-GB"/>
        </w:rPr>
        <w:t>etail-focused</w:t>
      </w:r>
      <w:r w:rsidR="008C706A" w:rsidRPr="00A04A57">
        <w:rPr>
          <w:rFonts w:ascii="Times New Roman" w:hAnsi="Times New Roman" w:cs="Times New Roman"/>
          <w:color w:val="010101"/>
          <w:sz w:val="24"/>
          <w:szCs w:val="24"/>
          <w:shd w:val="clear" w:color="auto" w:fill="FFFFFF"/>
          <w:lang w:val="en-GB"/>
        </w:rPr>
        <w:t xml:space="preserve"> information </w:t>
      </w:r>
      <w:r w:rsidR="007314B9" w:rsidRPr="00A04A57">
        <w:rPr>
          <w:rFonts w:ascii="Times New Roman" w:hAnsi="Times New Roman" w:cs="Times New Roman"/>
          <w:color w:val="010101"/>
          <w:sz w:val="24"/>
          <w:szCs w:val="24"/>
          <w:shd w:val="clear" w:color="auto" w:fill="FFFFFF"/>
          <w:lang w:val="en-GB"/>
        </w:rPr>
        <w:t xml:space="preserve">processing bias </w:t>
      </w:r>
      <w:r w:rsidR="008C706A" w:rsidRPr="00A04A57">
        <w:rPr>
          <w:rFonts w:ascii="Times New Roman" w:hAnsi="Times New Roman" w:cs="Times New Roman"/>
          <w:color w:val="010101"/>
          <w:sz w:val="24"/>
          <w:szCs w:val="24"/>
          <w:shd w:val="clear" w:color="auto" w:fill="FFFFFF"/>
          <w:lang w:val="en-GB"/>
        </w:rPr>
        <w:t xml:space="preserve">being </w:t>
      </w:r>
      <w:r w:rsidR="007314B9" w:rsidRPr="00A04A57">
        <w:rPr>
          <w:rFonts w:ascii="Times New Roman" w:hAnsi="Times New Roman" w:cs="Times New Roman"/>
          <w:color w:val="010101"/>
          <w:sz w:val="24"/>
          <w:szCs w:val="24"/>
          <w:shd w:val="clear" w:color="auto" w:fill="FFFFFF"/>
          <w:lang w:val="en-GB"/>
        </w:rPr>
        <w:t>a ubiquitous property of vision in ASD individuals.</w:t>
      </w:r>
      <w:r w:rsidR="00661C29" w:rsidRPr="00A04A57">
        <w:rPr>
          <w:rFonts w:ascii="Times New Roman" w:hAnsi="Times New Roman" w:cs="Times New Roman"/>
          <w:color w:val="010101"/>
          <w:sz w:val="24"/>
          <w:szCs w:val="24"/>
          <w:shd w:val="clear" w:color="auto" w:fill="FFFFFF"/>
          <w:lang w:val="en-GB"/>
        </w:rPr>
        <w:t xml:space="preserve"> </w:t>
      </w:r>
      <w:r w:rsidR="008C706A" w:rsidRPr="00A04A57">
        <w:rPr>
          <w:rFonts w:ascii="Times New Roman" w:hAnsi="Times New Roman" w:cs="Times New Roman"/>
          <w:color w:val="010101"/>
          <w:sz w:val="24"/>
          <w:szCs w:val="24"/>
          <w:shd w:val="clear" w:color="auto" w:fill="FFFFFF"/>
          <w:lang w:val="en-GB"/>
        </w:rPr>
        <w:t xml:space="preserve">In addition, this </w:t>
      </w:r>
      <w:r w:rsidR="00661C29" w:rsidRPr="00A04A57">
        <w:rPr>
          <w:rFonts w:ascii="Times New Roman" w:hAnsi="Times New Roman" w:cs="Times New Roman"/>
          <w:sz w:val="24"/>
          <w:szCs w:val="24"/>
          <w:lang w:val="en-GB"/>
        </w:rPr>
        <w:t>detail-focused processing bias</w:t>
      </w:r>
      <w:r w:rsidR="0044000E" w:rsidRPr="00A04A57">
        <w:rPr>
          <w:rFonts w:ascii="Times New Roman" w:hAnsi="Times New Roman" w:cs="Times New Roman"/>
          <w:sz w:val="24"/>
          <w:szCs w:val="24"/>
          <w:lang w:val="en-GB"/>
        </w:rPr>
        <w:t xml:space="preserve"> was found to</w:t>
      </w:r>
      <w:r w:rsidR="00661C29" w:rsidRPr="00A04A57">
        <w:rPr>
          <w:rFonts w:ascii="Times New Roman" w:hAnsi="Times New Roman" w:cs="Times New Roman"/>
          <w:sz w:val="24"/>
          <w:szCs w:val="24"/>
          <w:lang w:val="en-GB"/>
        </w:rPr>
        <w:t xml:space="preserve"> predict increased self-reported social difficulties. Therefore, we propose that the original proposal of WCC</w:t>
      </w:r>
      <w:r w:rsidR="00661C29" w:rsidRPr="00A04A57">
        <w:rPr>
          <w:rFonts w:ascii="Times New Roman" w:hAnsi="Times New Roman" w:cs="Times New Roman"/>
          <w:sz w:val="24"/>
          <w:szCs w:val="24"/>
          <w:lang w:val="en-GB"/>
        </w:rPr>
        <w:fldChar w:fldCharType="begin"/>
      </w:r>
      <w:r w:rsidR="00F620ED" w:rsidRPr="00A04A57">
        <w:rPr>
          <w:rFonts w:ascii="Times New Roman" w:hAnsi="Times New Roman" w:cs="Times New Roman"/>
          <w:sz w:val="24"/>
          <w:szCs w:val="24"/>
          <w:lang w:val="en-GB"/>
        </w:rPr>
        <w:instrText xml:space="preserve"> ADDIN ZOTERO_ITEM CSL_CITATION {"citationID":"W8zbvFzJ","properties":{"formattedCitation":"\\super 8\\nosupersub{}","plainCitation":"8","noteIndex":0},"citationItems":[{"id":4660,"uris":["http://zotero.org/users/3718395/items/PMTGVZSA"],"uri":["http://zotero.org/users/3718395/items/PMTGVZSA"],"itemData":{"id":4660,"type":"article-journal","container-title":"Cognition on cognition","page":"13–30","source":"Google Scholar","title":"Autism: Beyond “theory of mind.”","title-short":"Autism","author":[{"family":"Frith","given":"Uta"},{"family":"Happé","given":"Francesca"}],"issued":{"date-parts":[["1995"]]}}}],"schema":"https://github.com/citation-style-language/schema/raw/master/csl-citation.json"} </w:instrText>
      </w:r>
      <w:r w:rsidR="00661C29" w:rsidRPr="00A04A57">
        <w:rPr>
          <w:rFonts w:ascii="Times New Roman" w:hAnsi="Times New Roman" w:cs="Times New Roman"/>
          <w:sz w:val="24"/>
          <w:szCs w:val="24"/>
          <w:lang w:val="en-GB"/>
        </w:rPr>
        <w:fldChar w:fldCharType="separate"/>
      </w:r>
      <w:r w:rsidR="00F620ED" w:rsidRPr="00A04A57">
        <w:rPr>
          <w:rFonts w:ascii="Times New Roman" w:hAnsi="Times New Roman" w:cs="Times New Roman"/>
          <w:sz w:val="24"/>
          <w:szCs w:val="24"/>
          <w:vertAlign w:val="superscript"/>
          <w:lang w:val="en-GB"/>
        </w:rPr>
        <w:t>8</w:t>
      </w:r>
      <w:r w:rsidR="00661C29" w:rsidRPr="00A04A57">
        <w:rPr>
          <w:rFonts w:ascii="Times New Roman" w:hAnsi="Times New Roman" w:cs="Times New Roman"/>
          <w:sz w:val="24"/>
          <w:szCs w:val="24"/>
          <w:lang w:val="en-GB"/>
        </w:rPr>
        <w:fldChar w:fldCharType="end"/>
      </w:r>
      <w:r w:rsidR="00661C29" w:rsidRPr="00A04A57">
        <w:rPr>
          <w:rFonts w:ascii="Times New Roman" w:hAnsi="Times New Roman" w:cs="Times New Roman"/>
          <w:sz w:val="24"/>
          <w:szCs w:val="24"/>
          <w:lang w:val="en-GB"/>
        </w:rPr>
        <w:t xml:space="preserve"> that enhanced local information processing underlies </w:t>
      </w:r>
      <w:r w:rsidR="0060480E" w:rsidRPr="00A04A57">
        <w:rPr>
          <w:rFonts w:ascii="Times New Roman" w:hAnsi="Times New Roman" w:cs="Times New Roman"/>
          <w:sz w:val="24"/>
          <w:szCs w:val="24"/>
          <w:lang w:val="en-GB"/>
        </w:rPr>
        <w:t xml:space="preserve">the </w:t>
      </w:r>
      <w:r w:rsidR="00661C29" w:rsidRPr="00A04A57">
        <w:rPr>
          <w:rFonts w:ascii="Times New Roman" w:hAnsi="Times New Roman" w:cs="Times New Roman"/>
          <w:sz w:val="24"/>
          <w:szCs w:val="24"/>
          <w:lang w:val="en-GB"/>
        </w:rPr>
        <w:t>social deficits associated with ASD might be worth revisiting.</w:t>
      </w:r>
      <w:bookmarkEnd w:id="39"/>
    </w:p>
    <w:p w14:paraId="20BF4242" w14:textId="4EFE2AB6" w:rsidR="00CE6B74" w:rsidRPr="00A04A57" w:rsidRDefault="00CE6B74" w:rsidP="00A04A57">
      <w:pPr>
        <w:rPr>
          <w:rFonts w:ascii="Times New Roman" w:hAnsi="Times New Roman" w:cs="Times New Roman"/>
          <w:b/>
          <w:sz w:val="24"/>
          <w:szCs w:val="24"/>
          <w:lang w:val="en-GB"/>
        </w:rPr>
      </w:pPr>
      <w:r w:rsidRPr="00A04A57">
        <w:rPr>
          <w:rFonts w:ascii="Times New Roman" w:hAnsi="Times New Roman" w:cs="Times New Roman"/>
          <w:b/>
          <w:sz w:val="24"/>
          <w:szCs w:val="24"/>
          <w:lang w:val="en-GB"/>
        </w:rPr>
        <w:t>Methods</w:t>
      </w:r>
    </w:p>
    <w:p w14:paraId="24BE139B" w14:textId="3BC378C8"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b/>
          <w:sz w:val="24"/>
          <w:szCs w:val="24"/>
          <w:lang w:val="en-GB"/>
        </w:rPr>
        <w:t>Participants</w:t>
      </w:r>
      <w:r w:rsidRPr="00A04A57">
        <w:rPr>
          <w:rFonts w:ascii="Times New Roman" w:hAnsi="Times New Roman" w:cs="Times New Roman"/>
          <w:sz w:val="24"/>
          <w:szCs w:val="24"/>
          <w:lang w:val="en-GB"/>
        </w:rPr>
        <w:t xml:space="preserve"> </w:t>
      </w:r>
    </w:p>
    <w:p w14:paraId="2A044CA8" w14:textId="2543F693" w:rsidR="007D1B2E"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52 healthy student volunteers (11 male, 41 </w:t>
      </w:r>
      <w:proofErr w:type="gramStart"/>
      <w:r w:rsidRPr="00A04A57">
        <w:rPr>
          <w:rFonts w:ascii="Times New Roman" w:hAnsi="Times New Roman" w:cs="Times New Roman"/>
          <w:sz w:val="24"/>
          <w:szCs w:val="24"/>
          <w:lang w:val="en-GB"/>
        </w:rPr>
        <w:t>female</w:t>
      </w:r>
      <w:proofErr w:type="gramEnd"/>
      <w:r w:rsidRPr="00A04A57">
        <w:rPr>
          <w:rFonts w:ascii="Times New Roman" w:hAnsi="Times New Roman" w:cs="Times New Roman"/>
          <w:sz w:val="24"/>
          <w:szCs w:val="24"/>
          <w:lang w:val="en-GB"/>
        </w:rPr>
        <w:t xml:space="preserve">: average age = 19.4, SD = 1.05) with normal or corrected-to-normal vision took part in this experiment. All participants gave their informed consent after being introduced to the experimental procedure in accordance with the Declaration </w:t>
      </w:r>
      <w:r w:rsidRPr="00A04A57">
        <w:rPr>
          <w:rFonts w:ascii="Times New Roman" w:hAnsi="Times New Roman" w:cs="Times New Roman"/>
          <w:sz w:val="24"/>
          <w:szCs w:val="24"/>
          <w:lang w:val="en-GB"/>
        </w:rPr>
        <w:lastRenderedPageBreak/>
        <w:t xml:space="preserve">of Helsinki. The experimental procedure was approved by the ethics committee of the University of Birmingham (ethics reference ERN_15-1374P). </w:t>
      </w:r>
      <w:r w:rsidR="00B64385" w:rsidRPr="00A04A57">
        <w:rPr>
          <w:rFonts w:ascii="Times New Roman" w:hAnsi="Times New Roman" w:cs="Times New Roman"/>
          <w:sz w:val="24"/>
          <w:szCs w:val="24"/>
          <w:lang w:val="en-GB"/>
        </w:rPr>
        <w:t xml:space="preserve">Participants all filled out the </w:t>
      </w:r>
      <w:bookmarkStart w:id="48" w:name="_Hlk39997437"/>
      <w:r w:rsidR="00B64385" w:rsidRPr="00A04A57">
        <w:rPr>
          <w:rFonts w:ascii="Times New Roman" w:hAnsi="Times New Roman" w:cs="Times New Roman"/>
          <w:color w:val="010101"/>
          <w:sz w:val="24"/>
          <w:szCs w:val="24"/>
          <w:shd w:val="clear" w:color="auto" w:fill="FFFFFF"/>
          <w:lang w:val="en-GB"/>
        </w:rPr>
        <w:t>50-item Autism Spectrum Quotient (AQ) questionnaire for adults</w:t>
      </w:r>
      <w:r w:rsidR="00B64385" w:rsidRPr="00A04A57">
        <w:rPr>
          <w:rFonts w:ascii="Times New Roman" w:hAnsi="Times New Roman" w:cs="Times New Roman"/>
          <w:color w:val="010101"/>
          <w:sz w:val="24"/>
          <w:szCs w:val="24"/>
          <w:shd w:val="clear" w:color="auto" w:fill="FFFFFF"/>
          <w:lang w:val="en-GB"/>
        </w:rPr>
        <w:fldChar w:fldCharType="begin"/>
      </w:r>
      <w:r w:rsidR="000E6C73" w:rsidRPr="00A04A57">
        <w:rPr>
          <w:rFonts w:ascii="Times New Roman" w:hAnsi="Times New Roman" w:cs="Times New Roman"/>
          <w:color w:val="010101"/>
          <w:sz w:val="24"/>
          <w:szCs w:val="24"/>
          <w:shd w:val="clear" w:color="auto" w:fill="FFFFFF"/>
          <w:lang w:val="en-GB"/>
        </w:rPr>
        <w:instrText xml:space="preserve"> ADDIN ZOTERO_ITEM CSL_CITATION {"citationID":"otPLBFIO","properties":{"formattedCitation":"\\super 24\\nosupersub{}","plainCitation":"24","noteIndex":0},"citationItems":[{"id":4701,"uris":["http://zotero.org/users/3718395/items/SVUHHBBK"],"uri":["http://zotero.org/users/3718395/items/SVUHHBBK"],"itemData":{"id":4701,"type":"article-journal","container-title":"Journal of autism and developmental disorders","issue":"1","page":"5–17","source":"Google Scholar","title":"The autism-spectrum quotient (AQ): Evidence from asperger syndrome/high-functioning autism, malesand females, scientists and mathematicians","title-short":"The autism-spectrum quotient (AQ)","volume":"31","author":[{"family":"Baron-Cohen","given":"Simon"},{"family":"Wheelwright","given":"Sally"},{"family":"Skinner","given":"Richard"},{"family":"Martin","given":"Joanne"},{"family":"Clubley","given":"Emma"}],"issued":{"date-parts":[["2001"]]}}}],"schema":"https://github.com/citation-style-language/schema/raw/master/csl-citation.json"} </w:instrText>
      </w:r>
      <w:r w:rsidR="00B64385" w:rsidRPr="00A04A57">
        <w:rPr>
          <w:rFonts w:ascii="Times New Roman" w:hAnsi="Times New Roman" w:cs="Times New Roman"/>
          <w:color w:val="010101"/>
          <w:sz w:val="24"/>
          <w:szCs w:val="24"/>
          <w:shd w:val="clear" w:color="auto" w:fill="FFFFFF"/>
          <w:lang w:val="en-GB"/>
        </w:rPr>
        <w:fldChar w:fldCharType="separate"/>
      </w:r>
      <w:r w:rsidR="00B64385" w:rsidRPr="00A04A57">
        <w:rPr>
          <w:rFonts w:ascii="Times New Roman" w:hAnsi="Times New Roman" w:cs="Times New Roman"/>
          <w:sz w:val="24"/>
          <w:szCs w:val="24"/>
          <w:vertAlign w:val="superscript"/>
          <w:lang w:val="en-GB"/>
        </w:rPr>
        <w:t>24</w:t>
      </w:r>
      <w:r w:rsidR="00B64385" w:rsidRPr="00A04A57">
        <w:rPr>
          <w:rFonts w:ascii="Times New Roman" w:hAnsi="Times New Roman" w:cs="Times New Roman"/>
          <w:color w:val="010101"/>
          <w:sz w:val="24"/>
          <w:szCs w:val="24"/>
          <w:shd w:val="clear" w:color="auto" w:fill="FFFFFF"/>
          <w:lang w:val="en-GB"/>
        </w:rPr>
        <w:fldChar w:fldCharType="end"/>
      </w:r>
      <w:r w:rsidR="00B64385" w:rsidRPr="00A04A57">
        <w:rPr>
          <w:rFonts w:ascii="Times New Roman" w:hAnsi="Times New Roman" w:cs="Times New Roman"/>
          <w:color w:val="010101"/>
          <w:sz w:val="24"/>
          <w:szCs w:val="24"/>
          <w:shd w:val="clear" w:color="auto" w:fill="FFFFFF"/>
          <w:lang w:val="en-GB"/>
        </w:rPr>
        <w:t xml:space="preserve"> </w:t>
      </w:r>
      <w:bookmarkEnd w:id="48"/>
      <w:r w:rsidR="00B64385" w:rsidRPr="00A04A57">
        <w:rPr>
          <w:rFonts w:ascii="Times New Roman" w:hAnsi="Times New Roman" w:cs="Times New Roman"/>
          <w:color w:val="010101"/>
          <w:sz w:val="24"/>
          <w:szCs w:val="24"/>
          <w:shd w:val="clear" w:color="auto" w:fill="FFFFFF"/>
          <w:lang w:val="en-GB"/>
        </w:rPr>
        <w:t>and were assigned to the high- and low AQ groups depending on whether their AQ scores exceeded the median AQ score for all participants (</w:t>
      </w:r>
      <w:r w:rsidR="00B64385" w:rsidRPr="00A04A57">
        <w:rPr>
          <w:rFonts w:ascii="Times New Roman" w:hAnsi="Times New Roman" w:cs="Times New Roman"/>
          <w:sz w:val="24"/>
          <w:szCs w:val="24"/>
          <w:lang w:val="en-GB"/>
        </w:rPr>
        <w:t>AQ &gt; 14).</w:t>
      </w:r>
    </w:p>
    <w:p w14:paraId="28C93C40" w14:textId="6B47513C"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Stimuli </w:t>
      </w:r>
    </w:p>
    <w:p w14:paraId="4B193106" w14:textId="3B573B45"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Portrait images of five cats and five dogs were converted to 250x250 grey-scale images. We then used a custom-made algorithm, implemented in Matlab 2016a, to reduce images to 1000 Gabor wavelets. The aim of this algorithm was to find a set of wavelets </w:t>
      </w:r>
      <w:r w:rsidR="004E0EE3" w:rsidRPr="00A04A57">
        <w:rPr>
          <w:rFonts w:ascii="Times New Roman" w:hAnsi="Times New Roman" w:cs="Times New Roman"/>
          <w:sz w:val="24"/>
          <w:szCs w:val="24"/>
          <w:lang w:val="en-GB"/>
        </w:rPr>
        <w:t xml:space="preserve">that </w:t>
      </w:r>
      <w:r w:rsidRPr="00A04A57">
        <w:rPr>
          <w:rFonts w:ascii="Times New Roman" w:hAnsi="Times New Roman" w:cs="Times New Roman"/>
          <w:sz w:val="24"/>
          <w:szCs w:val="24"/>
          <w:lang w:val="en-GB"/>
        </w:rPr>
        <w:t>is able to describe most of the coarse and fine image details (see Figure 1a for a visualization of the features selected for one of the images). Wavelets considered had 29 (</w:t>
      </w:r>
      <w:r w:rsidRPr="00A04A57">
        <w:rPr>
          <w:rFonts w:ascii="Times New Roman" w:hAnsi="Times New Roman" w:cs="Times New Roman"/>
          <w:i/>
          <w:sz w:val="24"/>
          <w:szCs w:val="24"/>
          <w:lang w:val="en-GB"/>
        </w:rPr>
        <w:t>n</w:t>
      </w:r>
      <w:r w:rsidRPr="00A04A57">
        <w:rPr>
          <w:rFonts w:ascii="Times New Roman" w:hAnsi="Times New Roman" w:cs="Times New Roman"/>
          <w:sz w:val="24"/>
          <w:szCs w:val="24"/>
          <w:lang w:val="en-GB"/>
        </w:rPr>
        <w:t xml:space="preserve"> = [1, 2, …, 29]) exponentially increasing spatial frequencies (</w:t>
      </w:r>
      <w:r w:rsidRPr="00A04A57">
        <w:rPr>
          <w:rFonts w:ascii="Times New Roman" w:hAnsi="Times New Roman" w:cs="Times New Roman"/>
          <w:i/>
          <w:sz w:val="24"/>
          <w:szCs w:val="24"/>
          <w:lang w:val="en-GB"/>
        </w:rPr>
        <w:t>sf</w:t>
      </w:r>
      <w:r w:rsidRPr="00A04A57">
        <w:rPr>
          <w:rFonts w:ascii="Times New Roman" w:hAnsi="Times New Roman" w:cs="Times New Roman"/>
          <w:sz w:val="24"/>
          <w:szCs w:val="24"/>
          <w:lang w:val="en-GB"/>
        </w:rPr>
        <w:t>) between 0.24 and 2.07 cycles/visual degree angle:</w:t>
      </w:r>
    </w:p>
    <w:p w14:paraId="207AA1DA"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m:oMathPara>
        <m:oMath>
          <m:r>
            <w:rPr>
              <w:rFonts w:ascii="Cambria Math" w:hAnsi="Cambria Math" w:cs="Times New Roman"/>
              <w:sz w:val="24"/>
              <w:szCs w:val="24"/>
              <w:lang w:val="en-GB"/>
            </w:rPr>
            <m:t>sf=</m:t>
          </m:r>
          <m:f>
            <m:fPr>
              <m:ctrlPr>
                <w:rPr>
                  <w:rFonts w:ascii="Cambria Math" w:hAnsi="Cambria Math" w:cs="Times New Roman"/>
                  <w:i/>
                  <w:sz w:val="24"/>
                  <w:szCs w:val="24"/>
                  <w:lang w:val="en-GB"/>
                </w:rPr>
              </m:ctrlPr>
            </m:fPr>
            <m:num>
              <m:r>
                <w:rPr>
                  <w:rFonts w:ascii="Cambria Math" w:hAnsi="Cambria Math" w:cs="Times New Roman"/>
                  <w:sz w:val="24"/>
                  <w:szCs w:val="24"/>
                  <w:lang w:val="en-GB"/>
                </w:rPr>
                <m:t>10</m:t>
              </m:r>
            </m:num>
            <m:den>
              <m:r>
                <w:rPr>
                  <w:rFonts w:ascii="Cambria Math" w:hAnsi="Cambria Math" w:cs="Times New Roman"/>
                  <w:sz w:val="24"/>
                  <w:szCs w:val="24"/>
                  <w:lang w:val="en-GB"/>
                </w:rPr>
                <m:t>45</m:t>
              </m:r>
            </m:den>
          </m:f>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1.08</m:t>
              </m:r>
            </m:e>
            <m:sup>
              <m:r>
                <w:rPr>
                  <w:rFonts w:ascii="Cambria Math" w:hAnsi="Cambria Math" w:cs="Times New Roman"/>
                  <w:sz w:val="24"/>
                  <w:szCs w:val="24"/>
                  <w:lang w:val="en-GB"/>
                </w:rPr>
                <m:t>n</m:t>
              </m:r>
            </m:sup>
          </m:sSup>
        </m:oMath>
      </m:oMathPara>
    </w:p>
    <w:p w14:paraId="605BF467" w14:textId="67B40E59"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Wavelets were considered with 18 equidistant orientations between 0° and 180° (0° to 170° in steps of 10°). Features were selected iteratively from the lowest to the highest spatial frequency. During the first iteration, wavelets were selected based on the original grey-scale image. For consecutive iterations, the input image was a residual image resulting from least-square regression of the input to the previous iteration while using previously selected wavelets as regressors. During each iteration, eighteen Gabor wavelet filters (one per orientation) were applied to the input image. The output of this analysis enabled us to find the optimally-fitting orientation and phase for Gabor wavelets </w:t>
      </w:r>
      <w:r w:rsidR="00F22E23" w:rsidRPr="00F22E23">
        <w:rPr>
          <w:rFonts w:ascii="Times New Roman" w:hAnsi="Times New Roman" w:cs="Times New Roman"/>
          <w:sz w:val="24"/>
          <w:szCs w:val="24"/>
          <w:lang w:val="en-GB"/>
        </w:rPr>
        <w:t>cantered</w:t>
      </w:r>
      <w:r w:rsidRPr="00A04A57">
        <w:rPr>
          <w:rFonts w:ascii="Times New Roman" w:hAnsi="Times New Roman" w:cs="Times New Roman"/>
          <w:sz w:val="24"/>
          <w:szCs w:val="24"/>
          <w:lang w:val="en-GB"/>
        </w:rPr>
        <w:t xml:space="preserve"> on each pixel of the input image for the current iterations’ spatial frequency. From these 250^2 wavelets, we considered only 25% with the highest amplitude. From these wavelets, we then randomly selected a number of wavelets (</w:t>
      </w:r>
      <w:proofErr w:type="spellStart"/>
      <w:r w:rsidRPr="00A04A57">
        <w:rPr>
          <w:rFonts w:ascii="Times New Roman" w:hAnsi="Times New Roman" w:cs="Times New Roman"/>
          <w:i/>
          <w:sz w:val="24"/>
          <w:szCs w:val="24"/>
          <w:lang w:val="en-GB"/>
        </w:rPr>
        <w:t>nw</w:t>
      </w:r>
      <w:proofErr w:type="spellEnd"/>
      <w:r w:rsidRPr="00A04A57">
        <w:rPr>
          <w:rFonts w:ascii="Times New Roman" w:hAnsi="Times New Roman" w:cs="Times New Roman"/>
          <w:sz w:val="24"/>
          <w:szCs w:val="24"/>
          <w:lang w:val="en-GB"/>
        </w:rPr>
        <w:t xml:space="preserve">) increasing as a function of spatial frequency:   </w:t>
      </w:r>
    </w:p>
    <w:p w14:paraId="42BBFD11"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p>
    <w:p w14:paraId="40E8535C"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     </w:t>
      </w:r>
      <m:oMath>
        <m:r>
          <w:rPr>
            <w:rFonts w:ascii="Cambria Math" w:hAnsi="Cambria Math" w:cs="Times New Roman"/>
            <w:sz w:val="24"/>
            <w:szCs w:val="24"/>
            <w:lang w:val="en-GB"/>
          </w:rPr>
          <m:t>nw=</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272 × sf</m:t>
            </m:r>
          </m:e>
          <m:sup>
            <m:r>
              <w:rPr>
                <w:rFonts w:ascii="Cambria Math" w:hAnsi="Cambria Math" w:cs="Times New Roman"/>
                <w:sz w:val="24"/>
                <w:szCs w:val="24"/>
                <w:lang w:val="en-GB"/>
              </w:rPr>
              <m:t>1.8</m:t>
            </m:r>
          </m:sup>
        </m:sSup>
      </m:oMath>
    </w:p>
    <w:p w14:paraId="2BD2D6A0" w14:textId="77777777" w:rsidR="00CE6B74" w:rsidRPr="00A04A57" w:rsidRDefault="00CE6B74" w:rsidP="001521BA">
      <w:pPr>
        <w:autoSpaceDE w:val="0"/>
        <w:autoSpaceDN w:val="0"/>
        <w:adjustRightInd w:val="0"/>
        <w:spacing w:line="360" w:lineRule="auto"/>
        <w:ind w:left="2880" w:firstLine="720"/>
        <w:rPr>
          <w:rFonts w:ascii="Times New Roman" w:hAnsi="Times New Roman" w:cs="Times New Roman"/>
          <w:sz w:val="24"/>
          <w:szCs w:val="24"/>
          <w:lang w:val="en-GB"/>
        </w:rPr>
      </w:pPr>
    </w:p>
    <w:p w14:paraId="528088AC" w14:textId="4831681E" w:rsidR="00CE6B74" w:rsidRPr="00A04A57" w:rsidRDefault="00EB2A0A" w:rsidP="001521BA">
      <w:pPr>
        <w:autoSpaceDE w:val="0"/>
        <w:autoSpaceDN w:val="0"/>
        <w:adjustRightInd w:val="0"/>
        <w:spacing w:line="360" w:lineRule="auto"/>
        <w:jc w:val="both"/>
        <w:rPr>
          <w:rFonts w:ascii="Times New Roman" w:hAnsi="Times New Roman" w:cs="Times New Roman"/>
          <w:sz w:val="24"/>
          <w:szCs w:val="24"/>
          <w:lang w:val="en-GB"/>
        </w:rPr>
      </w:pPr>
      <w:bookmarkStart w:id="49" w:name="_Hlk40444336"/>
      <w:bookmarkStart w:id="50" w:name="_Hlk40017109"/>
      <w:r w:rsidRPr="00A04A57">
        <w:rPr>
          <w:rFonts w:ascii="Times New Roman" w:hAnsi="Times New Roman" w:cs="Times New Roman"/>
          <w:sz w:val="24"/>
          <w:szCs w:val="24"/>
          <w:lang w:val="en-GB"/>
        </w:rPr>
        <w:t>The exact parameters of this formula were determined exploratively based on how well the sum of all selected wavelets captured all coarse and fine visual details of the original images (based on visual inspection).</w:t>
      </w:r>
      <w:bookmarkEnd w:id="49"/>
      <w:r w:rsidRPr="00A04A57">
        <w:rPr>
          <w:rFonts w:ascii="Times New Roman" w:hAnsi="Times New Roman" w:cs="Times New Roman"/>
          <w:sz w:val="24"/>
          <w:szCs w:val="24"/>
          <w:lang w:val="en-GB"/>
        </w:rPr>
        <w:t xml:space="preserve"> </w:t>
      </w:r>
      <w:bookmarkEnd w:id="50"/>
      <w:r w:rsidR="00CE6B74" w:rsidRPr="00A04A57">
        <w:rPr>
          <w:rFonts w:ascii="Times New Roman" w:hAnsi="Times New Roman" w:cs="Times New Roman"/>
          <w:sz w:val="24"/>
          <w:szCs w:val="24"/>
          <w:lang w:val="en-GB"/>
        </w:rPr>
        <w:t xml:space="preserve">This resulted in 21 features being selected for 0.24 cycles/visual degree </w:t>
      </w:r>
      <w:r w:rsidR="00CE6B74" w:rsidRPr="00A04A57">
        <w:rPr>
          <w:rFonts w:ascii="Times New Roman" w:hAnsi="Times New Roman" w:cs="Times New Roman"/>
          <w:sz w:val="24"/>
          <w:szCs w:val="24"/>
          <w:lang w:val="en-GB"/>
        </w:rPr>
        <w:lastRenderedPageBreak/>
        <w:t xml:space="preserve">angle wavelets and 1008 features for 2.07 cycles/visual degree angle wavelets. During each iteration, we computed the covariance of each feature with the input image and discarded wavelets with covariances smaller than a fifth of the maximum observed covariance value. Finally, we selected 1000 wavelets from all spatial frequencies (from all iterations) having the highest covariance with the original grey-scale image. Amplitudes where set to an equal value for all wavelets. Partial reconstructions of the images were created by randomly selecting 90 wavelets from the set of 1000 and summating them (see Figure 1a). The pixel intensity range of the resulting images was kept constant, covering the full 0-255 range. </w:t>
      </w:r>
    </w:p>
    <w:p w14:paraId="28081271"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Experimental procedure</w:t>
      </w:r>
    </w:p>
    <w:p w14:paraId="58B8385D" w14:textId="2AEDA19E"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Participants viewed partial reconstructions on an LCD from 70cm distance (visual degree angle (°), horizontal and vertical dimensions of the screen: 51.6° x 30.4°). Each trial started with a grey screen and a </w:t>
      </w:r>
      <w:proofErr w:type="gramStart"/>
      <w:r w:rsidRPr="00A04A57">
        <w:rPr>
          <w:rFonts w:ascii="Times New Roman" w:hAnsi="Times New Roman" w:cs="Times New Roman"/>
          <w:sz w:val="24"/>
          <w:szCs w:val="24"/>
          <w:lang w:val="en-GB"/>
        </w:rPr>
        <w:t>central fixation cross which participants</w:t>
      </w:r>
      <w:proofErr w:type="gramEnd"/>
      <w:r w:rsidRPr="00A04A57">
        <w:rPr>
          <w:rFonts w:ascii="Times New Roman" w:hAnsi="Times New Roman" w:cs="Times New Roman"/>
          <w:sz w:val="24"/>
          <w:szCs w:val="24"/>
          <w:lang w:val="en-GB"/>
        </w:rPr>
        <w:t xml:space="preserve"> were instructed to fixate, which we presented for a duration between 250 ms and 400 ms. Afterwards, a partial reconstruction was presented on a central area of the screen </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covering 22.5° x 22.5°</w:t>
      </w:r>
      <w:r w:rsidR="00E3314E" w:rsidRPr="00A04A57">
        <w:rPr>
          <w:rFonts w:ascii="Times New Roman" w:hAnsi="Times New Roman" w:cs="Times New Roman"/>
          <w:sz w:val="24"/>
          <w:szCs w:val="24"/>
          <w:lang w:val="en-GB"/>
        </w:rPr>
        <w:t>)</w:t>
      </w:r>
      <w:r w:rsidRPr="00A04A57">
        <w:rPr>
          <w:rFonts w:ascii="Times New Roman" w:hAnsi="Times New Roman" w:cs="Times New Roman"/>
          <w:sz w:val="24"/>
          <w:szCs w:val="24"/>
          <w:lang w:val="en-GB"/>
        </w:rPr>
        <w:t xml:space="preserve"> and remained on the screen until a button press was made. Participants used their right hand to press one of the three available buttons with which they indicated having recognized a cat, a dog or that they weren’t sure about the type of animal they were shown. The next trial started as soon as a button was pressed. Due to the self-paced nature of the paradigm, participants completed a variable number of sessions</w:t>
      </w:r>
      <w:r w:rsidR="00E3314E" w:rsidRPr="00A04A57">
        <w:rPr>
          <w:rFonts w:ascii="Times New Roman" w:hAnsi="Times New Roman" w:cs="Times New Roman"/>
          <w:sz w:val="24"/>
          <w:szCs w:val="24"/>
          <w:lang w:val="en-GB"/>
        </w:rPr>
        <w:t xml:space="preserve"> (6, 5, 4, 3 and 2 sessions were completed by 2, 14, 25, 10 and 1 participants resp.), which each </w:t>
      </w:r>
      <w:r w:rsidRPr="00A04A57">
        <w:rPr>
          <w:rFonts w:ascii="Times New Roman" w:hAnsi="Times New Roman" w:cs="Times New Roman"/>
          <w:sz w:val="24"/>
          <w:szCs w:val="24"/>
          <w:lang w:val="en-GB"/>
        </w:rPr>
        <w:t>consist</w:t>
      </w:r>
      <w:r w:rsidR="00E3314E" w:rsidRPr="00A04A57">
        <w:rPr>
          <w:rFonts w:ascii="Times New Roman" w:hAnsi="Times New Roman" w:cs="Times New Roman"/>
          <w:sz w:val="24"/>
          <w:szCs w:val="24"/>
          <w:lang w:val="en-GB"/>
        </w:rPr>
        <w:t xml:space="preserve">ed </w:t>
      </w:r>
      <w:r w:rsidR="00AD17A0" w:rsidRPr="00A04A57">
        <w:rPr>
          <w:rFonts w:ascii="Times New Roman" w:hAnsi="Times New Roman" w:cs="Times New Roman"/>
          <w:sz w:val="24"/>
          <w:szCs w:val="24"/>
          <w:lang w:val="en-GB"/>
        </w:rPr>
        <w:t>of 50</w:t>
      </w:r>
      <w:r w:rsidRPr="00A04A57">
        <w:rPr>
          <w:rFonts w:ascii="Times New Roman" w:hAnsi="Times New Roman" w:cs="Times New Roman"/>
          <w:sz w:val="24"/>
          <w:szCs w:val="24"/>
          <w:lang w:val="en-GB"/>
        </w:rPr>
        <w:t xml:space="preserve"> trials per image</w:t>
      </w:r>
      <w:r w:rsidR="00E3314E" w:rsidRPr="00A04A57">
        <w:rPr>
          <w:rFonts w:ascii="Times New Roman" w:hAnsi="Times New Roman" w:cs="Times New Roman"/>
          <w:sz w:val="24"/>
          <w:szCs w:val="24"/>
          <w:lang w:val="en-GB"/>
        </w:rPr>
        <w:t xml:space="preserve">. </w:t>
      </w:r>
      <w:r w:rsidRPr="00A04A57">
        <w:rPr>
          <w:rFonts w:ascii="Times New Roman" w:hAnsi="Times New Roman" w:cs="Times New Roman"/>
          <w:sz w:val="24"/>
          <w:szCs w:val="24"/>
          <w:lang w:val="en-GB"/>
        </w:rPr>
        <w:t xml:space="preserve"> Stimuli were presented and </w:t>
      </w:r>
      <w:r w:rsidR="00F22E23" w:rsidRPr="00F22E23">
        <w:rPr>
          <w:rFonts w:ascii="Times New Roman" w:hAnsi="Times New Roman" w:cs="Times New Roman"/>
          <w:sz w:val="24"/>
          <w:szCs w:val="24"/>
          <w:lang w:val="en-GB"/>
        </w:rPr>
        <w:t>behavioural</w:t>
      </w:r>
      <w:r w:rsidRPr="00A04A57">
        <w:rPr>
          <w:rFonts w:ascii="Times New Roman" w:hAnsi="Times New Roman" w:cs="Times New Roman"/>
          <w:sz w:val="24"/>
          <w:szCs w:val="24"/>
          <w:lang w:val="en-GB"/>
        </w:rPr>
        <w:t xml:space="preserve"> data was recorded using Matlab 2016a and the PsychToolbox</w:t>
      </w:r>
      <w:r w:rsidR="004F1238" w:rsidRPr="00A04A57">
        <w:rPr>
          <w:rFonts w:ascii="Times New Roman" w:hAnsi="Times New Roman" w:cs="Times New Roman"/>
          <w:sz w:val="24"/>
          <w:szCs w:val="24"/>
          <w:lang w:val="en-GB"/>
        </w:rPr>
        <w:fldChar w:fldCharType="begin"/>
      </w:r>
      <w:r w:rsidR="004F1238" w:rsidRPr="00A04A57">
        <w:rPr>
          <w:rFonts w:ascii="Times New Roman" w:hAnsi="Times New Roman" w:cs="Times New Roman"/>
          <w:sz w:val="24"/>
          <w:szCs w:val="24"/>
          <w:lang w:val="en-GB"/>
        </w:rPr>
        <w:instrText xml:space="preserve"> ADDIN ZOTERO_ITEM CSL_CITATION {"citationID":"v9TWdjE3","properties":{"formattedCitation":"\\super 45\\nosupersub{}","plainCitation":"45","noteIndex":0},"citationItems":[{"id":5071,"uris":["http://zotero.org/users/3718395/items/WCD7AWIH"],"uri":["http://zotero.org/users/3718395/items/WCD7AWIH"],"itemData":{"id":5071,"type":"article-journal","container-title":"Spatial vision","issue":"4","note":"publisher: Brill","page":"433–436","source":"Google Scholar","title":"The psychophysics toolbox","volume":"10","author":[{"family":"Brainard","given":"David H."}],"issued":{"date-parts":[["1997"]]}}}],"schema":"https://github.com/citation-style-language/schema/raw/master/csl-citation.json"} </w:instrText>
      </w:r>
      <w:r w:rsidR="004F1238" w:rsidRPr="00A04A57">
        <w:rPr>
          <w:rFonts w:ascii="Times New Roman" w:hAnsi="Times New Roman" w:cs="Times New Roman"/>
          <w:sz w:val="24"/>
          <w:szCs w:val="24"/>
          <w:lang w:val="en-GB"/>
        </w:rPr>
        <w:fldChar w:fldCharType="separate"/>
      </w:r>
      <w:r w:rsidR="004F1238" w:rsidRPr="00A04A57">
        <w:rPr>
          <w:rFonts w:ascii="Times New Roman" w:hAnsi="Times New Roman" w:cs="Times New Roman"/>
          <w:sz w:val="24"/>
          <w:szCs w:val="24"/>
          <w:vertAlign w:val="superscript"/>
          <w:lang w:val="en-GB"/>
        </w:rPr>
        <w:t>45</w:t>
      </w:r>
      <w:r w:rsidR="004F1238" w:rsidRPr="00A04A57">
        <w:rPr>
          <w:rFonts w:ascii="Times New Roman" w:hAnsi="Times New Roman" w:cs="Times New Roman"/>
          <w:sz w:val="24"/>
          <w:szCs w:val="24"/>
          <w:lang w:val="en-GB"/>
        </w:rPr>
        <w:fldChar w:fldCharType="end"/>
      </w:r>
      <w:r w:rsidRPr="00A04A57">
        <w:rPr>
          <w:rFonts w:ascii="Times New Roman" w:hAnsi="Times New Roman" w:cs="Times New Roman"/>
          <w:sz w:val="24"/>
          <w:szCs w:val="24"/>
          <w:lang w:val="en-GB"/>
        </w:rPr>
        <w:t xml:space="preserve"> (version 3).   </w:t>
      </w:r>
    </w:p>
    <w:p w14:paraId="04EE1247" w14:textId="77777777" w:rsidR="00CE6B74" w:rsidRPr="00A04A57" w:rsidRDefault="00CE6B74" w:rsidP="001521BA">
      <w:pPr>
        <w:autoSpaceDE w:val="0"/>
        <w:autoSpaceDN w:val="0"/>
        <w:adjustRightInd w:val="0"/>
        <w:spacing w:line="360" w:lineRule="auto"/>
        <w:jc w:val="both"/>
        <w:rPr>
          <w:rFonts w:ascii="Times New Roman" w:hAnsi="Times New Roman" w:cs="Times New Roman"/>
          <w:b/>
          <w:sz w:val="24"/>
          <w:szCs w:val="24"/>
          <w:lang w:val="en-GB"/>
        </w:rPr>
      </w:pPr>
      <w:r w:rsidRPr="00A04A57">
        <w:rPr>
          <w:rFonts w:ascii="Times New Roman" w:hAnsi="Times New Roman" w:cs="Times New Roman"/>
          <w:b/>
          <w:sz w:val="24"/>
          <w:szCs w:val="24"/>
          <w:lang w:val="en-GB"/>
        </w:rPr>
        <w:t xml:space="preserve">Data analysis </w:t>
      </w:r>
    </w:p>
    <w:p w14:paraId="3C3FE637"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First, we assessed for each trial whether the image depicted was recognized. Then, we computed the average recognition performance for each participant and image feature by computing the average performance for trials containing the respective feature. This provided us with a three-dimensional matrix of recognition performances with the dimension number of participants (52), number of images (10) and number of features (1000). Next, we obtained our feature diagnosticity index (FDi) values by z-transforming the performance values within each participant and image. This final step is important because it precludes FDi values being higher for features of images that are easier to recognize. Furthermore, it ensures that participants’ relative contributions to the following analyses do not depend on their average recognition performance nor the variability of their responses. </w:t>
      </w:r>
    </w:p>
    <w:p w14:paraId="7A6F9D33" w14:textId="77777777"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lastRenderedPageBreak/>
        <w:t xml:space="preserve">To evaluate the replicability of the observed FDi values, we randomly split the data into two halves (two times 26 participants) 100 times and computed the Pearson correlation between the average FDi values across splits. Replicability was then measured as the average Pearson correlation value across these 100 splits. The probability of observing this value by chance was determined by computing a null-distribution by re-computing this value 10,000 times while permuting the relative feature labels across splits.     </w:t>
      </w:r>
    </w:p>
    <w:p w14:paraId="26EEA9D6" w14:textId="260F12C2" w:rsidR="00CE6B74" w:rsidRPr="00A04A57" w:rsidRDefault="00CE6B74" w:rsidP="001521BA">
      <w:pPr>
        <w:autoSpaceDE w:val="0"/>
        <w:autoSpaceDN w:val="0"/>
        <w:adjustRightInd w:val="0"/>
        <w:spacing w:line="360" w:lineRule="auto"/>
        <w:jc w:val="both"/>
        <w:rPr>
          <w:rFonts w:ascii="Times New Roman" w:hAnsi="Times New Roman" w:cs="Times New Roman"/>
          <w:sz w:val="24"/>
          <w:szCs w:val="24"/>
          <w:lang w:val="en-GB"/>
        </w:rPr>
      </w:pPr>
      <w:r w:rsidRPr="00A04A57">
        <w:rPr>
          <w:rFonts w:ascii="Times New Roman" w:hAnsi="Times New Roman" w:cs="Times New Roman"/>
          <w:sz w:val="24"/>
          <w:szCs w:val="24"/>
          <w:lang w:val="en-GB"/>
        </w:rPr>
        <w:t xml:space="preserve">To assess effects of spatial frequency, distance from the nearest eye and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on FDi values, we created five equally sized ascending bins based on each of these parameters. Thereafter, we computed the average FDi value within each of these bins separately for each participant. In addition, we assigned each participant to the high AQ group and low AQ group depending on whether their AQ was or was not higher than the median AQ across all participants. This enabled us to perform three 5 x 2 repeated measure ANOVAs with average within-bin FDi values as the dependent variable. Each ANOVAs second factor was AQ group while the first factor was the binning feature: spatial frequency, distance from the nearest eye or distance from image </w:t>
      </w:r>
      <w:r w:rsidR="00F22E23" w:rsidRPr="00F22E23">
        <w:rPr>
          <w:rFonts w:ascii="Times New Roman" w:hAnsi="Times New Roman" w:cs="Times New Roman"/>
          <w:sz w:val="24"/>
          <w:szCs w:val="24"/>
          <w:lang w:val="en-GB"/>
        </w:rPr>
        <w:t>centre</w:t>
      </w:r>
      <w:r w:rsidRPr="00A04A57">
        <w:rPr>
          <w:rFonts w:ascii="Times New Roman" w:hAnsi="Times New Roman" w:cs="Times New Roman"/>
          <w:sz w:val="24"/>
          <w:szCs w:val="24"/>
          <w:lang w:val="en-GB"/>
        </w:rPr>
        <w:t xml:space="preserve">. </w:t>
      </w:r>
    </w:p>
    <w:p w14:paraId="07987B42" w14:textId="3ACA7519" w:rsidR="000328A7" w:rsidRPr="00A04A57" w:rsidRDefault="000328A7" w:rsidP="001521BA">
      <w:pPr>
        <w:spacing w:line="360" w:lineRule="auto"/>
        <w:jc w:val="both"/>
        <w:rPr>
          <w:rFonts w:ascii="Times New Roman" w:hAnsi="Times New Roman" w:cs="Times New Roman"/>
          <w:b/>
          <w:sz w:val="24"/>
          <w:szCs w:val="24"/>
          <w:lang w:val="en-GB"/>
        </w:rPr>
      </w:pPr>
    </w:p>
    <w:p w14:paraId="03FB064B" w14:textId="77777777" w:rsidR="00E21AF7" w:rsidRPr="00A04A57" w:rsidRDefault="00E21AF7" w:rsidP="001521BA">
      <w:pPr>
        <w:spacing w:line="360" w:lineRule="auto"/>
        <w:jc w:val="both"/>
        <w:rPr>
          <w:rFonts w:ascii="Times New Roman" w:hAnsi="Times New Roman" w:cs="Times New Roman"/>
          <w:b/>
          <w:sz w:val="24"/>
          <w:szCs w:val="24"/>
          <w:lang w:val="en-GB"/>
        </w:rPr>
      </w:pPr>
    </w:p>
    <w:p w14:paraId="21675065" w14:textId="5454F376" w:rsidR="00BF1316" w:rsidRPr="00A04A57" w:rsidRDefault="003C6573" w:rsidP="001521BA">
      <w:pPr>
        <w:autoSpaceDE w:val="0"/>
        <w:autoSpaceDN w:val="0"/>
        <w:adjustRightInd w:val="0"/>
        <w:spacing w:after="0" w:line="360" w:lineRule="auto"/>
        <w:jc w:val="both"/>
        <w:rPr>
          <w:rFonts w:ascii="Times New Roman" w:hAnsi="Times New Roman" w:cs="Times New Roman"/>
          <w:b/>
          <w:lang w:val="en-GB"/>
        </w:rPr>
      </w:pPr>
      <w:r w:rsidRPr="00A04A57">
        <w:rPr>
          <w:rFonts w:ascii="Times New Roman" w:hAnsi="Times New Roman" w:cs="Times New Roman"/>
          <w:b/>
          <w:lang w:val="en-GB"/>
        </w:rPr>
        <w:t>References</w:t>
      </w:r>
    </w:p>
    <w:p w14:paraId="5A0CDB3E" w14:textId="77777777" w:rsidR="009B31F7" w:rsidRPr="00A04A57" w:rsidRDefault="009B31F7" w:rsidP="001521BA">
      <w:pPr>
        <w:autoSpaceDE w:val="0"/>
        <w:autoSpaceDN w:val="0"/>
        <w:adjustRightInd w:val="0"/>
        <w:spacing w:after="0" w:line="360" w:lineRule="auto"/>
        <w:jc w:val="both"/>
        <w:rPr>
          <w:rFonts w:ascii="Times New Roman" w:hAnsi="Times New Roman" w:cs="Times New Roman"/>
          <w:b/>
          <w:lang w:val="en-GB"/>
        </w:rPr>
      </w:pPr>
    </w:p>
    <w:p w14:paraId="6E58EE65" w14:textId="77777777" w:rsidR="004F1238" w:rsidRPr="00A04A57" w:rsidRDefault="00064B21" w:rsidP="00A04A57">
      <w:pPr>
        <w:pStyle w:val="Literaturverzeichnis"/>
        <w:rPr>
          <w:lang w:val="en-GB"/>
        </w:rPr>
      </w:pPr>
      <w:r w:rsidRPr="00A04A57">
        <w:rPr>
          <w:b/>
          <w:lang w:val="en-GB"/>
        </w:rPr>
        <w:fldChar w:fldCharType="begin"/>
      </w:r>
      <w:r w:rsidR="00CD3E70" w:rsidRPr="00A04A57">
        <w:rPr>
          <w:b/>
          <w:lang w:val="en-GB"/>
        </w:rPr>
        <w:instrText xml:space="preserve"> ADDIN ZOTERO_BIBL {"custom":[]} CSL_BIBLIOGRAPHY </w:instrText>
      </w:r>
      <w:r w:rsidRPr="00A04A57">
        <w:rPr>
          <w:b/>
          <w:lang w:val="en-GB"/>
        </w:rPr>
        <w:fldChar w:fldCharType="separate"/>
      </w:r>
      <w:r w:rsidR="004F1238" w:rsidRPr="00A04A57">
        <w:rPr>
          <w:lang w:val="en-GB"/>
        </w:rPr>
        <w:t>1.</w:t>
      </w:r>
      <w:r w:rsidR="004F1238" w:rsidRPr="00A04A57">
        <w:rPr>
          <w:lang w:val="en-GB"/>
        </w:rPr>
        <w:tab/>
        <w:t xml:space="preserve">Association, A. P. </w:t>
      </w:r>
      <w:r w:rsidR="004F1238" w:rsidRPr="00A04A57">
        <w:rPr>
          <w:i/>
          <w:iCs/>
          <w:lang w:val="en-GB"/>
        </w:rPr>
        <w:t>Diagnostic and statistical manual of mental disorders (DSM-5®)</w:t>
      </w:r>
      <w:r w:rsidR="004F1238" w:rsidRPr="00A04A57">
        <w:rPr>
          <w:lang w:val="en-GB"/>
        </w:rPr>
        <w:t>. (American Psychiatric Pub, 2013).</w:t>
      </w:r>
    </w:p>
    <w:p w14:paraId="64BE9705" w14:textId="77777777" w:rsidR="004F1238" w:rsidRPr="00A04A57" w:rsidRDefault="004F1238" w:rsidP="00A04A57">
      <w:pPr>
        <w:pStyle w:val="Literaturverzeichnis"/>
        <w:rPr>
          <w:lang w:val="en-GB"/>
        </w:rPr>
      </w:pPr>
      <w:r w:rsidRPr="00A04A57">
        <w:rPr>
          <w:lang w:val="en-GB"/>
        </w:rPr>
        <w:t>2.</w:t>
      </w:r>
      <w:r w:rsidRPr="00A04A57">
        <w:rPr>
          <w:lang w:val="en-GB"/>
        </w:rPr>
        <w:tab/>
        <w:t xml:space="preserve">Bölte, S., Holtmann, M., Poustka, F., Scheurich, A. &amp; Schmidt, L. Gestalt perception and local-global processing in high-functioning autism. </w:t>
      </w:r>
      <w:r w:rsidRPr="00A04A57">
        <w:rPr>
          <w:i/>
          <w:iCs/>
          <w:lang w:val="en-GB"/>
        </w:rPr>
        <w:t>J. Autism Dev. Disord.</w:t>
      </w:r>
      <w:r w:rsidRPr="00A04A57">
        <w:rPr>
          <w:lang w:val="en-GB"/>
        </w:rPr>
        <w:t xml:space="preserve"> </w:t>
      </w:r>
      <w:r w:rsidRPr="00A04A57">
        <w:rPr>
          <w:b/>
          <w:bCs/>
          <w:lang w:val="en-GB"/>
        </w:rPr>
        <w:t>37</w:t>
      </w:r>
      <w:r w:rsidRPr="00A04A57">
        <w:rPr>
          <w:lang w:val="en-GB"/>
        </w:rPr>
        <w:t>, 1493–1504 (2007).</w:t>
      </w:r>
    </w:p>
    <w:p w14:paraId="7EB47E3E" w14:textId="77777777" w:rsidR="004F1238" w:rsidRPr="00A04A57" w:rsidRDefault="004F1238" w:rsidP="00A04A57">
      <w:pPr>
        <w:pStyle w:val="Literaturverzeichnis"/>
        <w:rPr>
          <w:lang w:val="en-GB"/>
        </w:rPr>
      </w:pPr>
      <w:r w:rsidRPr="00A04A57">
        <w:rPr>
          <w:lang w:val="en-GB"/>
        </w:rPr>
        <w:t>3.</w:t>
      </w:r>
      <w:r w:rsidRPr="00A04A57">
        <w:rPr>
          <w:lang w:val="en-GB"/>
        </w:rPr>
        <w:tab/>
        <w:t xml:space="preserve">Shah, A. &amp; Frith, U. An islet of ability in autistic children: A research note. </w:t>
      </w:r>
      <w:r w:rsidRPr="00A04A57">
        <w:rPr>
          <w:i/>
          <w:iCs/>
          <w:lang w:val="en-GB"/>
        </w:rPr>
        <w:t>J. Child Psychol. Psychiatry</w:t>
      </w:r>
      <w:r w:rsidRPr="00A04A57">
        <w:rPr>
          <w:lang w:val="en-GB"/>
        </w:rPr>
        <w:t xml:space="preserve"> </w:t>
      </w:r>
      <w:r w:rsidRPr="00A04A57">
        <w:rPr>
          <w:b/>
          <w:bCs/>
          <w:lang w:val="en-GB"/>
        </w:rPr>
        <w:t>24</w:t>
      </w:r>
      <w:r w:rsidRPr="00A04A57">
        <w:rPr>
          <w:lang w:val="en-GB"/>
        </w:rPr>
        <w:t>, 613–620 (1983).</w:t>
      </w:r>
    </w:p>
    <w:p w14:paraId="6D5C1226" w14:textId="77777777" w:rsidR="004F1238" w:rsidRPr="00A04A57" w:rsidRDefault="004F1238" w:rsidP="00A04A57">
      <w:pPr>
        <w:pStyle w:val="Literaturverzeichnis"/>
        <w:rPr>
          <w:lang w:val="en-GB"/>
        </w:rPr>
      </w:pPr>
      <w:r w:rsidRPr="00A04A57">
        <w:rPr>
          <w:lang w:val="en-GB"/>
        </w:rPr>
        <w:t>4.</w:t>
      </w:r>
      <w:r w:rsidRPr="00A04A57">
        <w:rPr>
          <w:lang w:val="en-GB"/>
        </w:rPr>
        <w:tab/>
        <w:t xml:space="preserve">Russell-Smith, S. N., Maybery, M. T., Bayliss, D. M. &amp; Sng, A. A. Support for a link between the local processing bias and social deficits in autism: An investigation of embedded figures test performance in non-clinical individuals. </w:t>
      </w:r>
      <w:r w:rsidRPr="00A04A57">
        <w:rPr>
          <w:i/>
          <w:iCs/>
          <w:lang w:val="en-GB"/>
        </w:rPr>
        <w:t>J. Autism Dev. Disord.</w:t>
      </w:r>
      <w:r w:rsidRPr="00A04A57">
        <w:rPr>
          <w:lang w:val="en-GB"/>
        </w:rPr>
        <w:t xml:space="preserve"> </w:t>
      </w:r>
      <w:r w:rsidRPr="00A04A57">
        <w:rPr>
          <w:b/>
          <w:bCs/>
          <w:lang w:val="en-GB"/>
        </w:rPr>
        <w:t>42</w:t>
      </w:r>
      <w:r w:rsidRPr="00A04A57">
        <w:rPr>
          <w:lang w:val="en-GB"/>
        </w:rPr>
        <w:t>, 2420–2430 (2012).</w:t>
      </w:r>
    </w:p>
    <w:p w14:paraId="00311EF0" w14:textId="77777777" w:rsidR="004F1238" w:rsidRPr="00A04A57" w:rsidRDefault="004F1238" w:rsidP="00A04A57">
      <w:pPr>
        <w:pStyle w:val="Literaturverzeichnis"/>
        <w:rPr>
          <w:lang w:val="en-GB"/>
        </w:rPr>
      </w:pPr>
      <w:r w:rsidRPr="00A04A57">
        <w:rPr>
          <w:lang w:val="en-GB"/>
        </w:rPr>
        <w:t>5.</w:t>
      </w:r>
      <w:r w:rsidRPr="00A04A57">
        <w:rPr>
          <w:lang w:val="en-GB"/>
        </w:rPr>
        <w:tab/>
        <w:t xml:space="preserve">O’riordan, M. A. Superior visual search in adults with autism. </w:t>
      </w:r>
      <w:r w:rsidRPr="00A04A57">
        <w:rPr>
          <w:i/>
          <w:iCs/>
          <w:lang w:val="en-GB"/>
        </w:rPr>
        <w:t>Autism</w:t>
      </w:r>
      <w:r w:rsidRPr="00A04A57">
        <w:rPr>
          <w:lang w:val="en-GB"/>
        </w:rPr>
        <w:t xml:space="preserve"> </w:t>
      </w:r>
      <w:r w:rsidRPr="00A04A57">
        <w:rPr>
          <w:b/>
          <w:bCs/>
          <w:lang w:val="en-GB"/>
        </w:rPr>
        <w:t>8</w:t>
      </w:r>
      <w:r w:rsidRPr="00A04A57">
        <w:rPr>
          <w:lang w:val="en-GB"/>
        </w:rPr>
        <w:t>, 229–248 (2004).</w:t>
      </w:r>
    </w:p>
    <w:p w14:paraId="777C9CA6" w14:textId="77777777" w:rsidR="004F1238" w:rsidRPr="00A04A57" w:rsidRDefault="004F1238" w:rsidP="00A04A57">
      <w:pPr>
        <w:pStyle w:val="Literaturverzeichnis"/>
        <w:rPr>
          <w:lang w:val="en-GB"/>
        </w:rPr>
      </w:pPr>
      <w:r w:rsidRPr="00A04A57">
        <w:rPr>
          <w:lang w:val="en-GB"/>
        </w:rPr>
        <w:lastRenderedPageBreak/>
        <w:t>6.</w:t>
      </w:r>
      <w:r w:rsidRPr="00A04A57">
        <w:rPr>
          <w:lang w:val="en-GB"/>
        </w:rPr>
        <w:tab/>
        <w:t xml:space="preserve">O’riordan, M. A., Plaisted, K. C., Driver, J. &amp; Baron-Cohen, S. Superior visual search in autism. </w:t>
      </w:r>
      <w:r w:rsidRPr="00A04A57">
        <w:rPr>
          <w:i/>
          <w:iCs/>
          <w:lang w:val="en-GB"/>
        </w:rPr>
        <w:t>J. Exp. Psychol. Hum. Percept. Perform.</w:t>
      </w:r>
      <w:r w:rsidRPr="00A04A57">
        <w:rPr>
          <w:lang w:val="en-GB"/>
        </w:rPr>
        <w:t xml:space="preserve"> </w:t>
      </w:r>
      <w:r w:rsidRPr="00A04A57">
        <w:rPr>
          <w:b/>
          <w:bCs/>
          <w:lang w:val="en-GB"/>
        </w:rPr>
        <w:t>27</w:t>
      </w:r>
      <w:r w:rsidRPr="00A04A57">
        <w:rPr>
          <w:lang w:val="en-GB"/>
        </w:rPr>
        <w:t>, 719 (2001).</w:t>
      </w:r>
    </w:p>
    <w:p w14:paraId="029286BE" w14:textId="77777777" w:rsidR="004F1238" w:rsidRPr="00A04A57" w:rsidRDefault="004F1238" w:rsidP="00A04A57">
      <w:pPr>
        <w:pStyle w:val="Literaturverzeichnis"/>
        <w:rPr>
          <w:lang w:val="en-GB"/>
        </w:rPr>
      </w:pPr>
      <w:r w:rsidRPr="00A04A57">
        <w:rPr>
          <w:lang w:val="en-GB"/>
        </w:rPr>
        <w:t>7.</w:t>
      </w:r>
      <w:r w:rsidRPr="00A04A57">
        <w:rPr>
          <w:lang w:val="en-GB"/>
        </w:rPr>
        <w:tab/>
        <w:t xml:space="preserve">Plaisted, K., O’Riordan, M. &amp; Baron-Cohen, S. Enhanced visual search for a conjunctive target in autism: A research note. </w:t>
      </w:r>
      <w:r w:rsidRPr="00A04A57">
        <w:rPr>
          <w:i/>
          <w:iCs/>
          <w:lang w:val="en-GB"/>
        </w:rPr>
        <w:t>J. Child Psychol. Psychiatry</w:t>
      </w:r>
      <w:r w:rsidRPr="00A04A57">
        <w:rPr>
          <w:lang w:val="en-GB"/>
        </w:rPr>
        <w:t xml:space="preserve"> </w:t>
      </w:r>
      <w:r w:rsidRPr="00A04A57">
        <w:rPr>
          <w:b/>
          <w:bCs/>
          <w:lang w:val="en-GB"/>
        </w:rPr>
        <w:t>39</w:t>
      </w:r>
      <w:r w:rsidRPr="00A04A57">
        <w:rPr>
          <w:lang w:val="en-GB"/>
        </w:rPr>
        <w:t>, 777–783 (1998).</w:t>
      </w:r>
    </w:p>
    <w:p w14:paraId="4A47E13E" w14:textId="77777777" w:rsidR="004F1238" w:rsidRPr="00A04A57" w:rsidRDefault="004F1238" w:rsidP="00A04A57">
      <w:pPr>
        <w:pStyle w:val="Literaturverzeichnis"/>
        <w:rPr>
          <w:lang w:val="en-GB"/>
        </w:rPr>
      </w:pPr>
      <w:r w:rsidRPr="00A04A57">
        <w:rPr>
          <w:lang w:val="en-GB"/>
        </w:rPr>
        <w:t>8.</w:t>
      </w:r>
      <w:r w:rsidRPr="00A04A57">
        <w:rPr>
          <w:lang w:val="en-GB"/>
        </w:rPr>
        <w:tab/>
        <w:t xml:space="preserve">Frith, U. &amp; Happé, F. Autism: Beyond “theory of mind.” </w:t>
      </w:r>
      <w:r w:rsidRPr="00A04A57">
        <w:rPr>
          <w:i/>
          <w:iCs/>
          <w:lang w:val="en-GB"/>
        </w:rPr>
        <w:t>Cogn. Cogn.</w:t>
      </w:r>
      <w:r w:rsidRPr="00A04A57">
        <w:rPr>
          <w:lang w:val="en-GB"/>
        </w:rPr>
        <w:t xml:space="preserve"> 13–30 (1995).</w:t>
      </w:r>
    </w:p>
    <w:p w14:paraId="4298E689" w14:textId="77777777" w:rsidR="004F1238" w:rsidRPr="00A04A57" w:rsidRDefault="004F1238" w:rsidP="00A04A57">
      <w:pPr>
        <w:pStyle w:val="Literaturverzeichnis"/>
        <w:rPr>
          <w:lang w:val="en-GB"/>
        </w:rPr>
      </w:pPr>
      <w:r w:rsidRPr="00A04A57">
        <w:rPr>
          <w:lang w:val="en-GB"/>
        </w:rPr>
        <w:t>9.</w:t>
      </w:r>
      <w:r w:rsidRPr="00A04A57">
        <w:rPr>
          <w:lang w:val="en-GB"/>
        </w:rPr>
        <w:tab/>
        <w:t xml:space="preserve">Happé, F. &amp; Frith, U. The weak coherence account: detail-focused cognitive style in autism spectrum disorders. </w:t>
      </w:r>
      <w:r w:rsidRPr="00A04A57">
        <w:rPr>
          <w:i/>
          <w:iCs/>
          <w:lang w:val="en-GB"/>
        </w:rPr>
        <w:t>J. Autism Dev. Disord.</w:t>
      </w:r>
      <w:r w:rsidRPr="00A04A57">
        <w:rPr>
          <w:lang w:val="en-GB"/>
        </w:rPr>
        <w:t xml:space="preserve"> </w:t>
      </w:r>
      <w:r w:rsidRPr="00A04A57">
        <w:rPr>
          <w:b/>
          <w:bCs/>
          <w:lang w:val="en-GB"/>
        </w:rPr>
        <w:t>36</w:t>
      </w:r>
      <w:r w:rsidRPr="00A04A57">
        <w:rPr>
          <w:lang w:val="en-GB"/>
        </w:rPr>
        <w:t>, 5–25 (2006).</w:t>
      </w:r>
    </w:p>
    <w:p w14:paraId="7ED0EC88" w14:textId="77777777" w:rsidR="004F1238" w:rsidRPr="00A04A57" w:rsidRDefault="004F1238" w:rsidP="00A04A57">
      <w:pPr>
        <w:pStyle w:val="Literaturverzeichnis"/>
        <w:rPr>
          <w:lang w:val="en-GB"/>
        </w:rPr>
      </w:pPr>
      <w:r w:rsidRPr="00A04A57">
        <w:rPr>
          <w:lang w:val="en-GB"/>
        </w:rPr>
        <w:t>10.</w:t>
      </w:r>
      <w:r w:rsidRPr="00A04A57">
        <w:rPr>
          <w:lang w:val="en-GB"/>
        </w:rPr>
        <w:tab/>
        <w:t xml:space="preserve">Happé, F. G. Central coherence and theory of mind in autism: Reading homographs in context. </w:t>
      </w:r>
      <w:r w:rsidRPr="00A04A57">
        <w:rPr>
          <w:i/>
          <w:iCs/>
          <w:lang w:val="en-GB"/>
        </w:rPr>
        <w:t>Br. J. Dev. Psychol.</w:t>
      </w:r>
      <w:r w:rsidRPr="00A04A57">
        <w:rPr>
          <w:lang w:val="en-GB"/>
        </w:rPr>
        <w:t xml:space="preserve"> </w:t>
      </w:r>
      <w:r w:rsidRPr="00A04A57">
        <w:rPr>
          <w:b/>
          <w:bCs/>
          <w:lang w:val="en-GB"/>
        </w:rPr>
        <w:t>15</w:t>
      </w:r>
      <w:r w:rsidRPr="00A04A57">
        <w:rPr>
          <w:lang w:val="en-GB"/>
        </w:rPr>
        <w:t>, 1–12 (1997).</w:t>
      </w:r>
    </w:p>
    <w:p w14:paraId="300F2AA6" w14:textId="77777777" w:rsidR="004F1238" w:rsidRPr="00A04A57" w:rsidRDefault="004F1238" w:rsidP="00A04A57">
      <w:pPr>
        <w:pStyle w:val="Literaturverzeichnis"/>
        <w:rPr>
          <w:lang w:val="en-GB"/>
        </w:rPr>
      </w:pPr>
      <w:r w:rsidRPr="00A04A57">
        <w:rPr>
          <w:lang w:val="en-GB"/>
        </w:rPr>
        <w:t>11.</w:t>
      </w:r>
      <w:r w:rsidRPr="00A04A57">
        <w:rPr>
          <w:lang w:val="en-GB"/>
        </w:rPr>
        <w:tab/>
        <w:t xml:space="preserve">Baron-Cohen, S. </w:t>
      </w:r>
      <w:r w:rsidRPr="00A04A57">
        <w:rPr>
          <w:i/>
          <w:iCs/>
          <w:lang w:val="en-GB"/>
        </w:rPr>
        <w:t>Mindblindness: An essay on autism and theory of mind</w:t>
      </w:r>
      <w:r w:rsidRPr="00A04A57">
        <w:rPr>
          <w:lang w:val="en-GB"/>
        </w:rPr>
        <w:t>. (MIT press, 1997).</w:t>
      </w:r>
    </w:p>
    <w:p w14:paraId="50E3E4EA" w14:textId="77777777" w:rsidR="004F1238" w:rsidRPr="00A04A57" w:rsidRDefault="004F1238" w:rsidP="00A04A57">
      <w:pPr>
        <w:pStyle w:val="Literaturverzeichnis"/>
        <w:rPr>
          <w:lang w:val="en-GB"/>
        </w:rPr>
      </w:pPr>
      <w:r w:rsidRPr="00A04A57">
        <w:rPr>
          <w:lang w:val="en-GB"/>
        </w:rPr>
        <w:t>12.</w:t>
      </w:r>
      <w:r w:rsidRPr="00A04A57">
        <w:rPr>
          <w:lang w:val="en-GB"/>
        </w:rPr>
        <w:tab/>
        <w:t xml:space="preserve">Gross, T. F. Global–Local Precedence in the Perception of Facial Age and Emotional Expression by Children with Autism and Other Developmental Disabilities. </w:t>
      </w:r>
      <w:r w:rsidRPr="00A04A57">
        <w:rPr>
          <w:i/>
          <w:iCs/>
          <w:lang w:val="en-GB"/>
        </w:rPr>
        <w:t>J. Autism Dev. Disord.</w:t>
      </w:r>
      <w:r w:rsidRPr="00A04A57">
        <w:rPr>
          <w:lang w:val="en-GB"/>
        </w:rPr>
        <w:t xml:space="preserve"> </w:t>
      </w:r>
      <w:r w:rsidRPr="00A04A57">
        <w:rPr>
          <w:b/>
          <w:bCs/>
          <w:lang w:val="en-GB"/>
        </w:rPr>
        <w:t>35</w:t>
      </w:r>
      <w:r w:rsidRPr="00A04A57">
        <w:rPr>
          <w:lang w:val="en-GB"/>
        </w:rPr>
        <w:t>, 773 (2005).</w:t>
      </w:r>
    </w:p>
    <w:p w14:paraId="51D1D134" w14:textId="77777777" w:rsidR="004F1238" w:rsidRPr="00A04A57" w:rsidRDefault="004F1238" w:rsidP="00A04A57">
      <w:pPr>
        <w:pStyle w:val="Literaturverzeichnis"/>
        <w:rPr>
          <w:lang w:val="en-GB"/>
        </w:rPr>
      </w:pPr>
      <w:r w:rsidRPr="00A04A57">
        <w:rPr>
          <w:lang w:val="en-GB"/>
        </w:rPr>
        <w:t>13.</w:t>
      </w:r>
      <w:r w:rsidRPr="00A04A57">
        <w:rPr>
          <w:lang w:val="en-GB"/>
        </w:rPr>
        <w:tab/>
        <w:t xml:space="preserve">Burnette, C. P. </w:t>
      </w:r>
      <w:r w:rsidRPr="00A04A57">
        <w:rPr>
          <w:i/>
          <w:iCs/>
          <w:lang w:val="en-GB"/>
        </w:rPr>
        <w:t>et al.</w:t>
      </w:r>
      <w:r w:rsidRPr="00A04A57">
        <w:rPr>
          <w:lang w:val="en-GB"/>
        </w:rPr>
        <w:t xml:space="preserve"> Weak central coherence and its relations to theory of mind and anxiety in autism. </w:t>
      </w:r>
      <w:r w:rsidRPr="00A04A57">
        <w:rPr>
          <w:i/>
          <w:iCs/>
          <w:lang w:val="en-GB"/>
        </w:rPr>
        <w:t>J. Autism Dev. Disord.</w:t>
      </w:r>
      <w:r w:rsidRPr="00A04A57">
        <w:rPr>
          <w:lang w:val="en-GB"/>
        </w:rPr>
        <w:t xml:space="preserve"> </w:t>
      </w:r>
      <w:r w:rsidRPr="00A04A57">
        <w:rPr>
          <w:b/>
          <w:bCs/>
          <w:lang w:val="en-GB"/>
        </w:rPr>
        <w:t>35</w:t>
      </w:r>
      <w:r w:rsidRPr="00A04A57">
        <w:rPr>
          <w:lang w:val="en-GB"/>
        </w:rPr>
        <w:t>, 63–73 (2005).</w:t>
      </w:r>
    </w:p>
    <w:p w14:paraId="79539CD1" w14:textId="77777777" w:rsidR="004F1238" w:rsidRPr="00A04A57" w:rsidRDefault="004F1238" w:rsidP="00A04A57">
      <w:pPr>
        <w:pStyle w:val="Literaturverzeichnis"/>
        <w:rPr>
          <w:lang w:val="en-GB"/>
        </w:rPr>
      </w:pPr>
      <w:r w:rsidRPr="00A04A57">
        <w:rPr>
          <w:lang w:val="en-GB"/>
        </w:rPr>
        <w:t>14.</w:t>
      </w:r>
      <w:r w:rsidRPr="00A04A57">
        <w:rPr>
          <w:lang w:val="en-GB"/>
        </w:rPr>
        <w:tab/>
        <w:t xml:space="preserve">Morgan, B., Maybery, M. &amp; Durkin, K. Weak central coherence, poor joint attention, and low verbal ability: Independent deficits in early autism. </w:t>
      </w:r>
      <w:r w:rsidRPr="00A04A57">
        <w:rPr>
          <w:i/>
          <w:iCs/>
          <w:lang w:val="en-GB"/>
        </w:rPr>
        <w:t>Dev. Psychol.</w:t>
      </w:r>
      <w:r w:rsidRPr="00A04A57">
        <w:rPr>
          <w:lang w:val="en-GB"/>
        </w:rPr>
        <w:t xml:space="preserve"> </w:t>
      </w:r>
      <w:r w:rsidRPr="00A04A57">
        <w:rPr>
          <w:b/>
          <w:bCs/>
          <w:lang w:val="en-GB"/>
        </w:rPr>
        <w:t>39</w:t>
      </w:r>
      <w:r w:rsidRPr="00A04A57">
        <w:rPr>
          <w:lang w:val="en-GB"/>
        </w:rPr>
        <w:t>, 646 (2003).</w:t>
      </w:r>
    </w:p>
    <w:p w14:paraId="17B3F178" w14:textId="77777777" w:rsidR="004F1238" w:rsidRPr="00A04A57" w:rsidRDefault="004F1238" w:rsidP="00A04A57">
      <w:pPr>
        <w:pStyle w:val="Literaturverzeichnis"/>
        <w:rPr>
          <w:lang w:val="en-GB"/>
        </w:rPr>
      </w:pPr>
      <w:r w:rsidRPr="00A04A57">
        <w:rPr>
          <w:lang w:val="en-GB"/>
        </w:rPr>
        <w:t>15.</w:t>
      </w:r>
      <w:r w:rsidRPr="00A04A57">
        <w:rPr>
          <w:lang w:val="en-GB"/>
        </w:rPr>
        <w:tab/>
        <w:t xml:space="preserve">Pellicano, E., Maybery, M., Durkin, K. &amp; Maley, A. Multiple cognitive capabilities/deficits in children with an autism spectrum disorder:“Weak” central coherence and its relationship to theory of mind and executive control. </w:t>
      </w:r>
      <w:r w:rsidRPr="00A04A57">
        <w:rPr>
          <w:i/>
          <w:iCs/>
          <w:lang w:val="en-GB"/>
        </w:rPr>
        <w:t>Dev. Psychopathol.</w:t>
      </w:r>
      <w:r w:rsidRPr="00A04A57">
        <w:rPr>
          <w:lang w:val="en-GB"/>
        </w:rPr>
        <w:t xml:space="preserve"> </w:t>
      </w:r>
      <w:r w:rsidRPr="00A04A57">
        <w:rPr>
          <w:b/>
          <w:bCs/>
          <w:lang w:val="en-GB"/>
        </w:rPr>
        <w:t>18</w:t>
      </w:r>
      <w:r w:rsidRPr="00A04A57">
        <w:rPr>
          <w:lang w:val="en-GB"/>
        </w:rPr>
        <w:t>, 77–98 (2006).</w:t>
      </w:r>
    </w:p>
    <w:p w14:paraId="6D433FAA" w14:textId="77777777" w:rsidR="004F1238" w:rsidRPr="00A04A57" w:rsidRDefault="004F1238" w:rsidP="00A04A57">
      <w:pPr>
        <w:pStyle w:val="Literaturverzeichnis"/>
        <w:rPr>
          <w:lang w:val="en-GB"/>
        </w:rPr>
      </w:pPr>
      <w:r w:rsidRPr="00A04A57">
        <w:rPr>
          <w:lang w:val="en-GB"/>
        </w:rPr>
        <w:t>16.</w:t>
      </w:r>
      <w:r w:rsidRPr="00A04A57">
        <w:rPr>
          <w:lang w:val="en-GB"/>
        </w:rPr>
        <w:tab/>
        <w:t xml:space="preserve">Pellicano, E., Gibson, L., Maybery, M., Durkin, K. &amp; Badcock, D. R. Abnormal global processing along the dorsal visual pathway in autism: a possible mechanism for weak visuospatial coherence? </w:t>
      </w:r>
      <w:r w:rsidRPr="00A04A57">
        <w:rPr>
          <w:i/>
          <w:iCs/>
          <w:lang w:val="en-GB"/>
        </w:rPr>
        <w:t>Neuropsychologia</w:t>
      </w:r>
      <w:r w:rsidRPr="00A04A57">
        <w:rPr>
          <w:lang w:val="en-GB"/>
        </w:rPr>
        <w:t xml:space="preserve"> </w:t>
      </w:r>
      <w:r w:rsidRPr="00A04A57">
        <w:rPr>
          <w:b/>
          <w:bCs/>
          <w:lang w:val="en-GB"/>
        </w:rPr>
        <w:t>43</w:t>
      </w:r>
      <w:r w:rsidRPr="00A04A57">
        <w:rPr>
          <w:lang w:val="en-GB"/>
        </w:rPr>
        <w:t>, 1044–1053 (2005).</w:t>
      </w:r>
    </w:p>
    <w:p w14:paraId="47EE4A01" w14:textId="77777777" w:rsidR="004F1238" w:rsidRPr="00A04A57" w:rsidRDefault="004F1238" w:rsidP="00A04A57">
      <w:pPr>
        <w:pStyle w:val="Literaturverzeichnis"/>
        <w:rPr>
          <w:lang w:val="en-GB"/>
        </w:rPr>
      </w:pPr>
      <w:r w:rsidRPr="00A04A57">
        <w:rPr>
          <w:lang w:val="en-GB"/>
        </w:rPr>
        <w:t>17.</w:t>
      </w:r>
      <w:r w:rsidRPr="00A04A57">
        <w:rPr>
          <w:lang w:val="en-GB"/>
        </w:rPr>
        <w:tab/>
        <w:t xml:space="preserve">Plaisted, K., Swettenham, J. &amp; Rees, L. Children with autism show local precedence in a divided attention task and global precedence in a selective attention task. </w:t>
      </w:r>
      <w:r w:rsidRPr="00A04A57">
        <w:rPr>
          <w:i/>
          <w:iCs/>
          <w:lang w:val="en-GB"/>
        </w:rPr>
        <w:t>J. Child Psychol. Psychiatry</w:t>
      </w:r>
      <w:r w:rsidRPr="00A04A57">
        <w:rPr>
          <w:lang w:val="en-GB"/>
        </w:rPr>
        <w:t xml:space="preserve"> </w:t>
      </w:r>
      <w:r w:rsidRPr="00A04A57">
        <w:rPr>
          <w:b/>
          <w:bCs/>
          <w:lang w:val="en-GB"/>
        </w:rPr>
        <w:t>40</w:t>
      </w:r>
      <w:r w:rsidRPr="00A04A57">
        <w:rPr>
          <w:lang w:val="en-GB"/>
        </w:rPr>
        <w:t>, 733–742 (1999).</w:t>
      </w:r>
    </w:p>
    <w:p w14:paraId="1B99DBE9" w14:textId="77777777" w:rsidR="004F1238" w:rsidRPr="00A04A57" w:rsidRDefault="004F1238" w:rsidP="00A04A57">
      <w:pPr>
        <w:pStyle w:val="Literaturverzeichnis"/>
        <w:rPr>
          <w:lang w:val="en-GB"/>
        </w:rPr>
      </w:pPr>
      <w:r w:rsidRPr="00A04A57">
        <w:rPr>
          <w:lang w:val="en-GB"/>
        </w:rPr>
        <w:lastRenderedPageBreak/>
        <w:t>18.</w:t>
      </w:r>
      <w:r w:rsidRPr="00A04A57">
        <w:rPr>
          <w:lang w:val="en-GB"/>
        </w:rPr>
        <w:tab/>
        <w:t xml:space="preserve">White, S. J. &amp; Saldaña, D. Performance of Children with Autism on the Embedded Figures Test: A Closer Look at a Popular Task. </w:t>
      </w:r>
      <w:r w:rsidRPr="00A04A57">
        <w:rPr>
          <w:i/>
          <w:iCs/>
          <w:lang w:val="en-GB"/>
        </w:rPr>
        <w:t>J. Autism Dev. Disord.</w:t>
      </w:r>
      <w:r w:rsidRPr="00A04A57">
        <w:rPr>
          <w:lang w:val="en-GB"/>
        </w:rPr>
        <w:t xml:space="preserve"> </w:t>
      </w:r>
      <w:r w:rsidRPr="00A04A57">
        <w:rPr>
          <w:b/>
          <w:bCs/>
          <w:lang w:val="en-GB"/>
        </w:rPr>
        <w:t>41</w:t>
      </w:r>
      <w:r w:rsidRPr="00A04A57">
        <w:rPr>
          <w:lang w:val="en-GB"/>
        </w:rPr>
        <w:t>, 1565–1572 (2011).</w:t>
      </w:r>
    </w:p>
    <w:p w14:paraId="7896416C" w14:textId="77777777" w:rsidR="004F1238" w:rsidRPr="00A04A57" w:rsidRDefault="004F1238" w:rsidP="00A04A57">
      <w:pPr>
        <w:pStyle w:val="Literaturverzeichnis"/>
        <w:rPr>
          <w:lang w:val="en-GB"/>
        </w:rPr>
      </w:pPr>
      <w:r w:rsidRPr="00A04A57">
        <w:rPr>
          <w:lang w:val="en-GB"/>
        </w:rPr>
        <w:t>19.</w:t>
      </w:r>
      <w:r w:rsidRPr="00A04A57">
        <w:rPr>
          <w:lang w:val="en-GB"/>
        </w:rPr>
        <w:tab/>
        <w:t xml:space="preserve">Robertson, C. E. &amp; Baron-Cohen, S. Sensory perception in autism. </w:t>
      </w:r>
      <w:r w:rsidRPr="00A04A57">
        <w:rPr>
          <w:i/>
          <w:iCs/>
          <w:lang w:val="en-GB"/>
        </w:rPr>
        <w:t>Nat. Rev. Neurosci.</w:t>
      </w:r>
      <w:r w:rsidRPr="00A04A57">
        <w:rPr>
          <w:lang w:val="en-GB"/>
        </w:rPr>
        <w:t xml:space="preserve"> </w:t>
      </w:r>
      <w:r w:rsidRPr="00A04A57">
        <w:rPr>
          <w:b/>
          <w:bCs/>
          <w:lang w:val="en-GB"/>
        </w:rPr>
        <w:t>18</w:t>
      </w:r>
      <w:r w:rsidRPr="00A04A57">
        <w:rPr>
          <w:lang w:val="en-GB"/>
        </w:rPr>
        <w:t>, 671–684 (2017).</w:t>
      </w:r>
    </w:p>
    <w:p w14:paraId="3758CCE3" w14:textId="77777777" w:rsidR="004F1238" w:rsidRPr="00A04A57" w:rsidRDefault="004F1238" w:rsidP="00A04A57">
      <w:pPr>
        <w:pStyle w:val="Literaturverzeichnis"/>
        <w:rPr>
          <w:lang w:val="en-GB"/>
        </w:rPr>
      </w:pPr>
      <w:r w:rsidRPr="00A04A57">
        <w:rPr>
          <w:lang w:val="en-GB"/>
        </w:rPr>
        <w:t>20.</w:t>
      </w:r>
      <w:r w:rsidRPr="00A04A57">
        <w:rPr>
          <w:lang w:val="en-GB"/>
        </w:rPr>
        <w:tab/>
        <w:t xml:space="preserve">Kéïta, L., Guy, J., Berthiaume, C., Mottron, L. &amp; Bertone, A. An early origin for detailed perception in Autism Spectrum Disorder: biased sensitivity for high-spatial frequency information. </w:t>
      </w:r>
      <w:r w:rsidRPr="00A04A57">
        <w:rPr>
          <w:i/>
          <w:iCs/>
          <w:lang w:val="en-GB"/>
        </w:rPr>
        <w:t>Sci. Rep.</w:t>
      </w:r>
      <w:r w:rsidRPr="00A04A57">
        <w:rPr>
          <w:lang w:val="en-GB"/>
        </w:rPr>
        <w:t xml:space="preserve"> </w:t>
      </w:r>
      <w:r w:rsidRPr="00A04A57">
        <w:rPr>
          <w:b/>
          <w:bCs/>
          <w:lang w:val="en-GB"/>
        </w:rPr>
        <w:t>4</w:t>
      </w:r>
      <w:r w:rsidRPr="00A04A57">
        <w:rPr>
          <w:lang w:val="en-GB"/>
        </w:rPr>
        <w:t>, 5475 (2014).</w:t>
      </w:r>
    </w:p>
    <w:p w14:paraId="64B8F5A8" w14:textId="77777777" w:rsidR="004F1238" w:rsidRPr="00A04A57" w:rsidRDefault="004F1238" w:rsidP="00A04A57">
      <w:pPr>
        <w:pStyle w:val="Literaturverzeichnis"/>
        <w:rPr>
          <w:lang w:val="en-GB"/>
        </w:rPr>
      </w:pPr>
      <w:r w:rsidRPr="00A04A57">
        <w:rPr>
          <w:lang w:val="en-GB"/>
        </w:rPr>
        <w:t>21.</w:t>
      </w:r>
      <w:r w:rsidRPr="00A04A57">
        <w:rPr>
          <w:lang w:val="en-GB"/>
        </w:rPr>
        <w:tab/>
        <w:t xml:space="preserve">Tavassoli, T., Latham, K., Bach, M., Dakin, S. C. &amp; Baron-Cohen, S. Psychophysical measures of visual acuity in autism spectrum conditions. </w:t>
      </w:r>
      <w:r w:rsidRPr="00A04A57">
        <w:rPr>
          <w:i/>
          <w:iCs/>
          <w:lang w:val="en-GB"/>
        </w:rPr>
        <w:t>Vision Res.</w:t>
      </w:r>
      <w:r w:rsidRPr="00A04A57">
        <w:rPr>
          <w:lang w:val="en-GB"/>
        </w:rPr>
        <w:t xml:space="preserve"> </w:t>
      </w:r>
      <w:r w:rsidRPr="00A04A57">
        <w:rPr>
          <w:b/>
          <w:bCs/>
          <w:lang w:val="en-GB"/>
        </w:rPr>
        <w:t>51</w:t>
      </w:r>
      <w:r w:rsidRPr="00A04A57">
        <w:rPr>
          <w:lang w:val="en-GB"/>
        </w:rPr>
        <w:t>, 1778–1780 (2011).</w:t>
      </w:r>
    </w:p>
    <w:p w14:paraId="26B51C07" w14:textId="77777777" w:rsidR="004F1238" w:rsidRPr="00A04A57" w:rsidRDefault="004F1238" w:rsidP="00A04A57">
      <w:pPr>
        <w:pStyle w:val="Literaturverzeichnis"/>
        <w:rPr>
          <w:lang w:val="en-GB"/>
        </w:rPr>
      </w:pPr>
      <w:r w:rsidRPr="00A04A57">
        <w:rPr>
          <w:lang w:val="en-GB"/>
        </w:rPr>
        <w:t>22.</w:t>
      </w:r>
      <w:r w:rsidRPr="00A04A57">
        <w:rPr>
          <w:lang w:val="en-GB"/>
        </w:rPr>
        <w:tab/>
        <w:t xml:space="preserve">De Jonge, M. V. </w:t>
      </w:r>
      <w:r w:rsidRPr="00A04A57">
        <w:rPr>
          <w:i/>
          <w:iCs/>
          <w:lang w:val="en-GB"/>
        </w:rPr>
        <w:t>et al.</w:t>
      </w:r>
      <w:r w:rsidRPr="00A04A57">
        <w:rPr>
          <w:lang w:val="en-GB"/>
        </w:rPr>
        <w:t xml:space="preserve"> Visual information processing in high-functioning individuals with autism spectrum disorders and their parents. </w:t>
      </w:r>
      <w:r w:rsidRPr="00A04A57">
        <w:rPr>
          <w:i/>
          <w:iCs/>
          <w:lang w:val="en-GB"/>
        </w:rPr>
        <w:t>Neuropsychology</w:t>
      </w:r>
      <w:r w:rsidRPr="00A04A57">
        <w:rPr>
          <w:lang w:val="en-GB"/>
        </w:rPr>
        <w:t xml:space="preserve"> </w:t>
      </w:r>
      <w:r w:rsidRPr="00A04A57">
        <w:rPr>
          <w:b/>
          <w:bCs/>
          <w:lang w:val="en-GB"/>
        </w:rPr>
        <w:t>21</w:t>
      </w:r>
      <w:r w:rsidRPr="00A04A57">
        <w:rPr>
          <w:lang w:val="en-GB"/>
        </w:rPr>
        <w:t>, 65 (2007).</w:t>
      </w:r>
    </w:p>
    <w:p w14:paraId="0D0104E6" w14:textId="77777777" w:rsidR="004F1238" w:rsidRPr="00A04A57" w:rsidRDefault="004F1238" w:rsidP="00A04A57">
      <w:pPr>
        <w:pStyle w:val="Literaturverzeichnis"/>
        <w:rPr>
          <w:lang w:val="en-GB"/>
        </w:rPr>
      </w:pPr>
      <w:r w:rsidRPr="00A04A57">
        <w:rPr>
          <w:lang w:val="en-GB"/>
        </w:rPr>
        <w:t>23.</w:t>
      </w:r>
      <w:r w:rsidRPr="00A04A57">
        <w:rPr>
          <w:lang w:val="en-GB"/>
        </w:rPr>
        <w:tab/>
        <w:t xml:space="preserve">Bertone, A., Mottron, L., Jelenic, P. &amp; Faubert, J. Enhanced and diminished visuo-spatial information processing in autism depends on stimulus complexity. </w:t>
      </w:r>
      <w:r w:rsidRPr="00A04A57">
        <w:rPr>
          <w:i/>
          <w:iCs/>
          <w:lang w:val="en-GB"/>
        </w:rPr>
        <w:t>Brain</w:t>
      </w:r>
      <w:r w:rsidRPr="00A04A57">
        <w:rPr>
          <w:lang w:val="en-GB"/>
        </w:rPr>
        <w:t xml:space="preserve"> </w:t>
      </w:r>
      <w:r w:rsidRPr="00A04A57">
        <w:rPr>
          <w:b/>
          <w:bCs/>
          <w:lang w:val="en-GB"/>
        </w:rPr>
        <w:t>128</w:t>
      </w:r>
      <w:r w:rsidRPr="00A04A57">
        <w:rPr>
          <w:lang w:val="en-GB"/>
        </w:rPr>
        <w:t>, 2430–2441 (2005).</w:t>
      </w:r>
    </w:p>
    <w:p w14:paraId="7B25A28C" w14:textId="77777777" w:rsidR="004F1238" w:rsidRPr="00A04A57" w:rsidRDefault="004F1238" w:rsidP="00A04A57">
      <w:pPr>
        <w:pStyle w:val="Literaturverzeichnis"/>
        <w:rPr>
          <w:lang w:val="en-GB"/>
        </w:rPr>
      </w:pPr>
      <w:r w:rsidRPr="00A04A57">
        <w:rPr>
          <w:lang w:val="en-GB"/>
        </w:rPr>
        <w:t>24.</w:t>
      </w:r>
      <w:r w:rsidRPr="00A04A57">
        <w:rPr>
          <w:lang w:val="en-GB"/>
        </w:rPr>
        <w:tab/>
        <w:t xml:space="preserve">Baron-Cohen, S., Wheelwright, S., Skinner, R., Martin, J. &amp; Clubley, E. The autism-spectrum quotient (AQ): Evidence from asperger syndrome/high-functioning autism, malesand females, scientists and mathematicians. </w:t>
      </w:r>
      <w:r w:rsidRPr="00A04A57">
        <w:rPr>
          <w:i/>
          <w:iCs/>
          <w:lang w:val="en-GB"/>
        </w:rPr>
        <w:t>J. Autism Dev. Disord.</w:t>
      </w:r>
      <w:r w:rsidRPr="00A04A57">
        <w:rPr>
          <w:lang w:val="en-GB"/>
        </w:rPr>
        <w:t xml:space="preserve"> </w:t>
      </w:r>
      <w:r w:rsidRPr="00A04A57">
        <w:rPr>
          <w:b/>
          <w:bCs/>
          <w:lang w:val="en-GB"/>
        </w:rPr>
        <w:t>31</w:t>
      </w:r>
      <w:r w:rsidRPr="00A04A57">
        <w:rPr>
          <w:lang w:val="en-GB"/>
        </w:rPr>
        <w:t>, 5–17 (2001).</w:t>
      </w:r>
    </w:p>
    <w:p w14:paraId="6DD9E17F" w14:textId="77777777" w:rsidR="004F1238" w:rsidRPr="00A04A57" w:rsidRDefault="004F1238" w:rsidP="00A04A57">
      <w:pPr>
        <w:pStyle w:val="Literaturverzeichnis"/>
        <w:rPr>
          <w:lang w:val="en-GB"/>
        </w:rPr>
      </w:pPr>
      <w:r w:rsidRPr="00A04A57">
        <w:rPr>
          <w:lang w:val="en-GB"/>
        </w:rPr>
        <w:t>25.</w:t>
      </w:r>
      <w:r w:rsidRPr="00A04A57">
        <w:rPr>
          <w:lang w:val="en-GB"/>
        </w:rPr>
        <w:tab/>
        <w:t xml:space="preserve">Almeida, R. A., Dickinson, J. E., Maybery, M. T., Badcock, J. C. &amp; Badcock, D. R. A new step towards understanding Embedded Figures Test performance in the autism spectrum: The radial frequency search task. </w:t>
      </w:r>
      <w:r w:rsidRPr="00A04A57">
        <w:rPr>
          <w:i/>
          <w:iCs/>
          <w:lang w:val="en-GB"/>
        </w:rPr>
        <w:t>Neuropsychologia</w:t>
      </w:r>
      <w:r w:rsidRPr="00A04A57">
        <w:rPr>
          <w:lang w:val="en-GB"/>
        </w:rPr>
        <w:t xml:space="preserve"> </w:t>
      </w:r>
      <w:r w:rsidRPr="00A04A57">
        <w:rPr>
          <w:b/>
          <w:bCs/>
          <w:lang w:val="en-GB"/>
        </w:rPr>
        <w:t>48</w:t>
      </w:r>
      <w:r w:rsidRPr="00A04A57">
        <w:rPr>
          <w:lang w:val="en-GB"/>
        </w:rPr>
        <w:t>, 374–381 (2010).</w:t>
      </w:r>
    </w:p>
    <w:p w14:paraId="5AACC317" w14:textId="77777777" w:rsidR="004F1238" w:rsidRPr="00A04A57" w:rsidRDefault="004F1238" w:rsidP="00A04A57">
      <w:pPr>
        <w:pStyle w:val="Literaturverzeichnis"/>
        <w:rPr>
          <w:lang w:val="en-GB"/>
        </w:rPr>
      </w:pPr>
      <w:r w:rsidRPr="00A04A57">
        <w:rPr>
          <w:lang w:val="en-GB"/>
        </w:rPr>
        <w:t>26.</w:t>
      </w:r>
      <w:r w:rsidRPr="00A04A57">
        <w:rPr>
          <w:lang w:val="en-GB"/>
        </w:rPr>
        <w:tab/>
        <w:t xml:space="preserve">Grinter, E. J. </w:t>
      </w:r>
      <w:r w:rsidRPr="00A04A57">
        <w:rPr>
          <w:i/>
          <w:iCs/>
          <w:lang w:val="en-GB"/>
        </w:rPr>
        <w:t>et al.</w:t>
      </w:r>
      <w:r w:rsidRPr="00A04A57">
        <w:rPr>
          <w:lang w:val="en-GB"/>
        </w:rPr>
        <w:t xml:space="preserve"> Global Visual Processing and Self-Rated Autistic-like Traits. </w:t>
      </w:r>
      <w:r w:rsidRPr="00A04A57">
        <w:rPr>
          <w:i/>
          <w:iCs/>
          <w:lang w:val="en-GB"/>
        </w:rPr>
        <w:t>J. Autism Dev. Disord.</w:t>
      </w:r>
      <w:r w:rsidRPr="00A04A57">
        <w:rPr>
          <w:lang w:val="en-GB"/>
        </w:rPr>
        <w:t xml:space="preserve"> </w:t>
      </w:r>
      <w:r w:rsidRPr="00A04A57">
        <w:rPr>
          <w:b/>
          <w:bCs/>
          <w:lang w:val="en-GB"/>
        </w:rPr>
        <w:t>39</w:t>
      </w:r>
      <w:r w:rsidRPr="00A04A57">
        <w:rPr>
          <w:lang w:val="en-GB"/>
        </w:rPr>
        <w:t>, 1278–1290 (2009).</w:t>
      </w:r>
    </w:p>
    <w:p w14:paraId="30C5303C" w14:textId="77777777" w:rsidR="004F1238" w:rsidRPr="00A04A57" w:rsidRDefault="004F1238" w:rsidP="00A04A57">
      <w:pPr>
        <w:pStyle w:val="Literaturverzeichnis"/>
        <w:rPr>
          <w:lang w:val="en-GB"/>
        </w:rPr>
      </w:pPr>
      <w:r w:rsidRPr="00A04A57">
        <w:rPr>
          <w:lang w:val="en-GB"/>
        </w:rPr>
        <w:t>27.</w:t>
      </w:r>
      <w:r w:rsidRPr="00A04A57">
        <w:rPr>
          <w:lang w:val="en-GB"/>
        </w:rPr>
        <w:tab/>
        <w:t xml:space="preserve">Russell-Smith, S. N., Maybery, M. T. &amp; Bayliss, D. M. Are the autism and positive schizotypy spectra diametrically opposed in local versus global processing? </w:t>
      </w:r>
      <w:r w:rsidRPr="00A04A57">
        <w:rPr>
          <w:i/>
          <w:iCs/>
          <w:lang w:val="en-GB"/>
        </w:rPr>
        <w:t>J. Autism Dev. Disord.</w:t>
      </w:r>
      <w:r w:rsidRPr="00A04A57">
        <w:rPr>
          <w:lang w:val="en-GB"/>
        </w:rPr>
        <w:t xml:space="preserve"> </w:t>
      </w:r>
      <w:r w:rsidRPr="00A04A57">
        <w:rPr>
          <w:b/>
          <w:bCs/>
          <w:lang w:val="en-GB"/>
        </w:rPr>
        <w:t>40</w:t>
      </w:r>
      <w:r w:rsidRPr="00A04A57">
        <w:rPr>
          <w:lang w:val="en-GB"/>
        </w:rPr>
        <w:t>, 968–977 (2010).</w:t>
      </w:r>
    </w:p>
    <w:p w14:paraId="17D83056" w14:textId="77777777" w:rsidR="004F1238" w:rsidRPr="00A04A57" w:rsidRDefault="004F1238" w:rsidP="00A04A57">
      <w:pPr>
        <w:pStyle w:val="Literaturverzeichnis"/>
        <w:rPr>
          <w:lang w:val="en-GB"/>
        </w:rPr>
      </w:pPr>
      <w:r w:rsidRPr="00A04A57">
        <w:rPr>
          <w:lang w:val="en-GB"/>
        </w:rPr>
        <w:t>28.</w:t>
      </w:r>
      <w:r w:rsidRPr="00A04A57">
        <w:rPr>
          <w:lang w:val="en-GB"/>
        </w:rPr>
        <w:tab/>
        <w:t xml:space="preserve">Pelphrey, K. A. </w:t>
      </w:r>
      <w:r w:rsidRPr="00A04A57">
        <w:rPr>
          <w:i/>
          <w:iCs/>
          <w:lang w:val="en-GB"/>
        </w:rPr>
        <w:t>et al.</w:t>
      </w:r>
      <w:r w:rsidRPr="00A04A57">
        <w:rPr>
          <w:lang w:val="en-GB"/>
        </w:rPr>
        <w:t xml:space="preserve"> Visual Scanning of Faces in Autism. </w:t>
      </w:r>
      <w:r w:rsidRPr="00A04A57">
        <w:rPr>
          <w:i/>
          <w:iCs/>
          <w:lang w:val="en-GB"/>
        </w:rPr>
        <w:t>J. Autism Dev. Disord.</w:t>
      </w:r>
      <w:r w:rsidRPr="00A04A57">
        <w:rPr>
          <w:lang w:val="en-GB"/>
        </w:rPr>
        <w:t xml:space="preserve"> </w:t>
      </w:r>
      <w:r w:rsidRPr="00A04A57">
        <w:rPr>
          <w:b/>
          <w:bCs/>
          <w:lang w:val="en-GB"/>
        </w:rPr>
        <w:t>32</w:t>
      </w:r>
      <w:r w:rsidRPr="00A04A57">
        <w:rPr>
          <w:lang w:val="en-GB"/>
        </w:rPr>
        <w:t>, 249–261 (2002).</w:t>
      </w:r>
    </w:p>
    <w:p w14:paraId="5BC3121B" w14:textId="77777777" w:rsidR="004F1238" w:rsidRPr="00A04A57" w:rsidRDefault="004F1238" w:rsidP="00A04A57">
      <w:pPr>
        <w:pStyle w:val="Literaturverzeichnis"/>
        <w:rPr>
          <w:lang w:val="en-GB"/>
        </w:rPr>
      </w:pPr>
      <w:r w:rsidRPr="00A04A57">
        <w:rPr>
          <w:lang w:val="en-GB"/>
        </w:rPr>
        <w:lastRenderedPageBreak/>
        <w:t>29.</w:t>
      </w:r>
      <w:r w:rsidRPr="00A04A57">
        <w:rPr>
          <w:lang w:val="en-GB"/>
        </w:rPr>
        <w:tab/>
        <w:t xml:space="preserve">Spezio, M. L., Adolphs, R., Hurley, R. S. E. &amp; Piven, J. Analysis of face gaze in autism using “Bubbles”. </w:t>
      </w:r>
      <w:r w:rsidRPr="00A04A57">
        <w:rPr>
          <w:i/>
          <w:iCs/>
          <w:lang w:val="en-GB"/>
        </w:rPr>
        <w:t>Neuropsychologia</w:t>
      </w:r>
      <w:r w:rsidRPr="00A04A57">
        <w:rPr>
          <w:lang w:val="en-GB"/>
        </w:rPr>
        <w:t xml:space="preserve"> </w:t>
      </w:r>
      <w:r w:rsidRPr="00A04A57">
        <w:rPr>
          <w:b/>
          <w:bCs/>
          <w:lang w:val="en-GB"/>
        </w:rPr>
        <w:t>45</w:t>
      </w:r>
      <w:r w:rsidRPr="00A04A57">
        <w:rPr>
          <w:lang w:val="en-GB"/>
        </w:rPr>
        <w:t>, 144–151 (2007).</w:t>
      </w:r>
    </w:p>
    <w:p w14:paraId="659A7EDB" w14:textId="77777777" w:rsidR="004F1238" w:rsidRPr="00A04A57" w:rsidRDefault="004F1238" w:rsidP="00A04A57">
      <w:pPr>
        <w:pStyle w:val="Literaturverzeichnis"/>
        <w:rPr>
          <w:lang w:val="en-GB"/>
        </w:rPr>
      </w:pPr>
      <w:r w:rsidRPr="00A04A57">
        <w:rPr>
          <w:lang w:val="en-GB"/>
        </w:rPr>
        <w:t>30.</w:t>
      </w:r>
      <w:r w:rsidRPr="00A04A57">
        <w:rPr>
          <w:lang w:val="en-GB"/>
        </w:rPr>
        <w:tab/>
        <w:t xml:space="preserve">Dalton, K. M. </w:t>
      </w:r>
      <w:r w:rsidRPr="00A04A57">
        <w:rPr>
          <w:i/>
          <w:iCs/>
          <w:lang w:val="en-GB"/>
        </w:rPr>
        <w:t>et al.</w:t>
      </w:r>
      <w:r w:rsidRPr="00A04A57">
        <w:rPr>
          <w:lang w:val="en-GB"/>
        </w:rPr>
        <w:t xml:space="preserve"> Gaze fixation and the neural circuitry of face processing in autism. </w:t>
      </w:r>
      <w:r w:rsidRPr="00A04A57">
        <w:rPr>
          <w:i/>
          <w:iCs/>
          <w:lang w:val="en-GB"/>
        </w:rPr>
        <w:t>Nat. Neurosci.</w:t>
      </w:r>
      <w:r w:rsidRPr="00A04A57">
        <w:rPr>
          <w:lang w:val="en-GB"/>
        </w:rPr>
        <w:t xml:space="preserve"> </w:t>
      </w:r>
      <w:r w:rsidRPr="00A04A57">
        <w:rPr>
          <w:b/>
          <w:bCs/>
          <w:lang w:val="en-GB"/>
        </w:rPr>
        <w:t>8</w:t>
      </w:r>
      <w:r w:rsidRPr="00A04A57">
        <w:rPr>
          <w:lang w:val="en-GB"/>
        </w:rPr>
        <w:t>, 519–526 (2005).</w:t>
      </w:r>
    </w:p>
    <w:p w14:paraId="73018AB8" w14:textId="77777777" w:rsidR="004F1238" w:rsidRPr="00A04A57" w:rsidRDefault="004F1238" w:rsidP="00A04A57">
      <w:pPr>
        <w:pStyle w:val="Literaturverzeichnis"/>
        <w:rPr>
          <w:lang w:val="en-GB"/>
        </w:rPr>
      </w:pPr>
      <w:r w:rsidRPr="00A04A57">
        <w:rPr>
          <w:lang w:val="en-GB"/>
        </w:rPr>
        <w:t>31.</w:t>
      </w:r>
      <w:r w:rsidRPr="00A04A57">
        <w:rPr>
          <w:lang w:val="en-GB"/>
        </w:rPr>
        <w:tab/>
        <w:t xml:space="preserve">Wang, S. </w:t>
      </w:r>
      <w:r w:rsidRPr="00A04A57">
        <w:rPr>
          <w:i/>
          <w:iCs/>
          <w:lang w:val="en-GB"/>
        </w:rPr>
        <w:t>et al.</w:t>
      </w:r>
      <w:r w:rsidRPr="00A04A57">
        <w:rPr>
          <w:lang w:val="en-GB"/>
        </w:rPr>
        <w:t xml:space="preserve"> Atypical Visual Saliency in Autism Spectrum Disorder Quantified through Model-Based Eye Tracking. </w:t>
      </w:r>
      <w:r w:rsidRPr="00A04A57">
        <w:rPr>
          <w:i/>
          <w:iCs/>
          <w:lang w:val="en-GB"/>
        </w:rPr>
        <w:t>Neuron</w:t>
      </w:r>
      <w:r w:rsidRPr="00A04A57">
        <w:rPr>
          <w:lang w:val="en-GB"/>
        </w:rPr>
        <w:t xml:space="preserve"> </w:t>
      </w:r>
      <w:r w:rsidRPr="00A04A57">
        <w:rPr>
          <w:b/>
          <w:bCs/>
          <w:lang w:val="en-GB"/>
        </w:rPr>
        <w:t>88</w:t>
      </w:r>
      <w:r w:rsidRPr="00A04A57">
        <w:rPr>
          <w:lang w:val="en-GB"/>
        </w:rPr>
        <w:t>, 604–616 (2015).</w:t>
      </w:r>
    </w:p>
    <w:p w14:paraId="1D33BC04" w14:textId="77777777" w:rsidR="004F1238" w:rsidRPr="00A04A57" w:rsidRDefault="004F1238" w:rsidP="00A04A57">
      <w:pPr>
        <w:pStyle w:val="Literaturverzeichnis"/>
        <w:rPr>
          <w:lang w:val="en-GB"/>
        </w:rPr>
      </w:pPr>
      <w:r w:rsidRPr="00A04A57">
        <w:rPr>
          <w:lang w:val="en-GB"/>
        </w:rPr>
        <w:t>32.</w:t>
      </w:r>
      <w:r w:rsidRPr="00A04A57">
        <w:rPr>
          <w:lang w:val="en-GB"/>
        </w:rPr>
        <w:tab/>
        <w:t xml:space="preserve">Gosselin, F. &amp; Schyns, P. G. Bubbles: a technique to reveal the use of information in recognition tasks. </w:t>
      </w:r>
      <w:r w:rsidRPr="00A04A57">
        <w:rPr>
          <w:i/>
          <w:iCs/>
          <w:lang w:val="en-GB"/>
        </w:rPr>
        <w:t>Vision Res.</w:t>
      </w:r>
      <w:r w:rsidRPr="00A04A57">
        <w:rPr>
          <w:lang w:val="en-GB"/>
        </w:rPr>
        <w:t xml:space="preserve"> </w:t>
      </w:r>
      <w:r w:rsidRPr="00A04A57">
        <w:rPr>
          <w:b/>
          <w:bCs/>
          <w:lang w:val="en-GB"/>
        </w:rPr>
        <w:t>41</w:t>
      </w:r>
      <w:r w:rsidRPr="00A04A57">
        <w:rPr>
          <w:lang w:val="en-GB"/>
        </w:rPr>
        <w:t>, 2261–2271 (2001).</w:t>
      </w:r>
    </w:p>
    <w:p w14:paraId="64C0B301" w14:textId="77777777" w:rsidR="004F1238" w:rsidRPr="00A04A57" w:rsidRDefault="004F1238" w:rsidP="00A04A57">
      <w:pPr>
        <w:pStyle w:val="Literaturverzeichnis"/>
        <w:rPr>
          <w:lang w:val="en-GB"/>
        </w:rPr>
      </w:pPr>
      <w:r w:rsidRPr="00A04A57">
        <w:rPr>
          <w:lang w:val="en-GB"/>
        </w:rPr>
        <w:t>33.</w:t>
      </w:r>
      <w:r w:rsidRPr="00A04A57">
        <w:rPr>
          <w:lang w:val="en-GB"/>
        </w:rPr>
        <w:tab/>
        <w:t xml:space="preserve">Eggermont, J. J., Johannesma, P. I. M. &amp; Aertsen, A. M. H. J. Reverse-correlation methods in auditory research. </w:t>
      </w:r>
      <w:r w:rsidRPr="00A04A57">
        <w:rPr>
          <w:i/>
          <w:iCs/>
          <w:lang w:val="en-GB"/>
        </w:rPr>
        <w:t>Q. Rev. Biophys.</w:t>
      </w:r>
      <w:r w:rsidRPr="00A04A57">
        <w:rPr>
          <w:lang w:val="en-GB"/>
        </w:rPr>
        <w:t xml:space="preserve"> </w:t>
      </w:r>
      <w:r w:rsidRPr="00A04A57">
        <w:rPr>
          <w:b/>
          <w:bCs/>
          <w:lang w:val="en-GB"/>
        </w:rPr>
        <w:t>16</w:t>
      </w:r>
      <w:r w:rsidRPr="00A04A57">
        <w:rPr>
          <w:lang w:val="en-GB"/>
        </w:rPr>
        <w:t>, 341–414 (1983).</w:t>
      </w:r>
    </w:p>
    <w:p w14:paraId="4FA00720" w14:textId="77777777" w:rsidR="004F1238" w:rsidRPr="00A04A57" w:rsidRDefault="004F1238" w:rsidP="00A04A57">
      <w:pPr>
        <w:pStyle w:val="Literaturverzeichnis"/>
        <w:rPr>
          <w:lang w:val="en-GB"/>
        </w:rPr>
      </w:pPr>
      <w:r w:rsidRPr="00A04A57">
        <w:rPr>
          <w:lang w:val="en-GB"/>
        </w:rPr>
        <w:t>34.</w:t>
      </w:r>
      <w:r w:rsidRPr="00A04A57">
        <w:rPr>
          <w:lang w:val="en-GB"/>
        </w:rPr>
        <w:tab/>
        <w:t xml:space="preserve">Ruzich, E. </w:t>
      </w:r>
      <w:r w:rsidRPr="00A04A57">
        <w:rPr>
          <w:i/>
          <w:iCs/>
          <w:lang w:val="en-GB"/>
        </w:rPr>
        <w:t>et al.</w:t>
      </w:r>
      <w:r w:rsidRPr="00A04A57">
        <w:rPr>
          <w:lang w:val="en-GB"/>
        </w:rPr>
        <w:t xml:space="preserve"> Measuring autistic traits in the general population: a systematic review of the Autism-Spectrum Quotient (AQ) in a nonclinical population sample of 6,900 typical adult males and females. </w:t>
      </w:r>
      <w:r w:rsidRPr="00A04A57">
        <w:rPr>
          <w:i/>
          <w:iCs/>
          <w:lang w:val="en-GB"/>
        </w:rPr>
        <w:t>Mol. Autism</w:t>
      </w:r>
      <w:r w:rsidRPr="00A04A57">
        <w:rPr>
          <w:lang w:val="en-GB"/>
        </w:rPr>
        <w:t xml:space="preserve"> </w:t>
      </w:r>
      <w:r w:rsidRPr="00A04A57">
        <w:rPr>
          <w:b/>
          <w:bCs/>
          <w:lang w:val="en-GB"/>
        </w:rPr>
        <w:t>6</w:t>
      </w:r>
      <w:r w:rsidRPr="00A04A57">
        <w:rPr>
          <w:lang w:val="en-GB"/>
        </w:rPr>
        <w:t>, 2 (2015).</w:t>
      </w:r>
    </w:p>
    <w:p w14:paraId="493E47B1" w14:textId="77777777" w:rsidR="004F1238" w:rsidRPr="00A04A57" w:rsidRDefault="004F1238" w:rsidP="00A04A57">
      <w:pPr>
        <w:pStyle w:val="Literaturverzeichnis"/>
        <w:rPr>
          <w:lang w:val="en-GB"/>
        </w:rPr>
      </w:pPr>
      <w:r w:rsidRPr="00A04A57">
        <w:rPr>
          <w:lang w:val="en-GB"/>
        </w:rPr>
        <w:t>35.</w:t>
      </w:r>
      <w:r w:rsidRPr="00A04A57">
        <w:rPr>
          <w:lang w:val="en-GB"/>
        </w:rPr>
        <w:tab/>
        <w:t xml:space="preserve">Bayliss, A. P. &amp; Kritikos, A. Brief Report: Perceptual Load and the Autism Spectrum in Typically Developed Individuals. </w:t>
      </w:r>
      <w:r w:rsidRPr="00A04A57">
        <w:rPr>
          <w:i/>
          <w:iCs/>
          <w:lang w:val="en-GB"/>
        </w:rPr>
        <w:t>J. Autism Dev. Disord.</w:t>
      </w:r>
      <w:r w:rsidRPr="00A04A57">
        <w:rPr>
          <w:lang w:val="en-GB"/>
        </w:rPr>
        <w:t xml:space="preserve"> </w:t>
      </w:r>
      <w:r w:rsidRPr="00A04A57">
        <w:rPr>
          <w:b/>
          <w:bCs/>
          <w:lang w:val="en-GB"/>
        </w:rPr>
        <w:t>41</w:t>
      </w:r>
      <w:r w:rsidRPr="00A04A57">
        <w:rPr>
          <w:lang w:val="en-GB"/>
        </w:rPr>
        <w:t>, 1573–1578 (2011).</w:t>
      </w:r>
    </w:p>
    <w:p w14:paraId="75512ECF" w14:textId="77777777" w:rsidR="004F1238" w:rsidRPr="00A04A57" w:rsidRDefault="004F1238" w:rsidP="00A04A57">
      <w:pPr>
        <w:pStyle w:val="Literaturverzeichnis"/>
        <w:rPr>
          <w:lang w:val="en-GB"/>
        </w:rPr>
      </w:pPr>
      <w:r w:rsidRPr="00A04A57">
        <w:rPr>
          <w:lang w:val="en-GB"/>
        </w:rPr>
        <w:t>36.</w:t>
      </w:r>
      <w:r w:rsidRPr="00A04A57">
        <w:rPr>
          <w:lang w:val="en-GB"/>
        </w:rPr>
        <w:tab/>
        <w:t xml:space="preserve">Hudson, M., Nijboer, T. C. &amp; Jellema, T. Implicit social learning in relation to autistic-like traits. </w:t>
      </w:r>
      <w:r w:rsidRPr="00A04A57">
        <w:rPr>
          <w:i/>
          <w:iCs/>
          <w:lang w:val="en-GB"/>
        </w:rPr>
        <w:t>J. Autism Dev. Disord.</w:t>
      </w:r>
      <w:r w:rsidRPr="00A04A57">
        <w:rPr>
          <w:lang w:val="en-GB"/>
        </w:rPr>
        <w:t xml:space="preserve"> </w:t>
      </w:r>
      <w:r w:rsidRPr="00A04A57">
        <w:rPr>
          <w:b/>
          <w:bCs/>
          <w:lang w:val="en-GB"/>
        </w:rPr>
        <w:t>42</w:t>
      </w:r>
      <w:r w:rsidRPr="00A04A57">
        <w:rPr>
          <w:lang w:val="en-GB"/>
        </w:rPr>
        <w:t>, 2534–2545 (2012).</w:t>
      </w:r>
    </w:p>
    <w:p w14:paraId="467DAF6A" w14:textId="77777777" w:rsidR="004F1238" w:rsidRPr="00A04A57" w:rsidRDefault="004F1238" w:rsidP="00A04A57">
      <w:pPr>
        <w:pStyle w:val="Literaturverzeichnis"/>
        <w:rPr>
          <w:lang w:val="en-GB"/>
        </w:rPr>
      </w:pPr>
      <w:r w:rsidRPr="00A04A57">
        <w:rPr>
          <w:lang w:val="en-GB"/>
        </w:rPr>
        <w:t>37.</w:t>
      </w:r>
      <w:r w:rsidRPr="00A04A57">
        <w:rPr>
          <w:lang w:val="en-GB"/>
        </w:rPr>
        <w:tab/>
        <w:t xml:space="preserve">Lindell, A. K., Notice, K. &amp; Withers, K. Reduced language processing asymmetry in non-autistic individuals with high levels of autism traits. </w:t>
      </w:r>
      <w:r w:rsidRPr="00A04A57">
        <w:rPr>
          <w:i/>
          <w:iCs/>
          <w:lang w:val="en-GB"/>
        </w:rPr>
        <w:t>Laterality</w:t>
      </w:r>
      <w:r w:rsidRPr="00A04A57">
        <w:rPr>
          <w:lang w:val="en-GB"/>
        </w:rPr>
        <w:t xml:space="preserve"> </w:t>
      </w:r>
      <w:r w:rsidRPr="00A04A57">
        <w:rPr>
          <w:b/>
          <w:bCs/>
          <w:lang w:val="en-GB"/>
        </w:rPr>
        <w:t>14</w:t>
      </w:r>
      <w:r w:rsidRPr="00A04A57">
        <w:rPr>
          <w:lang w:val="en-GB"/>
        </w:rPr>
        <w:t>, 457–472 (2009).</w:t>
      </w:r>
    </w:p>
    <w:p w14:paraId="5EBF44DB" w14:textId="77777777" w:rsidR="004F1238" w:rsidRPr="00A04A57" w:rsidRDefault="004F1238" w:rsidP="00A04A57">
      <w:pPr>
        <w:pStyle w:val="Literaturverzeichnis"/>
        <w:rPr>
          <w:lang w:val="en-GB"/>
        </w:rPr>
      </w:pPr>
      <w:r w:rsidRPr="00A04A57">
        <w:rPr>
          <w:lang w:val="en-GB"/>
        </w:rPr>
        <w:t>38.</w:t>
      </w:r>
      <w:r w:rsidRPr="00A04A57">
        <w:rPr>
          <w:lang w:val="en-GB"/>
        </w:rPr>
        <w:tab/>
        <w:t xml:space="preserve">O’Keefe, N. &amp; Lindell, A. K. Reduced interhemispheric interaction in non-autistic individuals with normal but high levels of autism traits. </w:t>
      </w:r>
      <w:r w:rsidRPr="00A04A57">
        <w:rPr>
          <w:i/>
          <w:iCs/>
          <w:lang w:val="en-GB"/>
        </w:rPr>
        <w:t>Brain Cogn.</w:t>
      </w:r>
      <w:r w:rsidRPr="00A04A57">
        <w:rPr>
          <w:lang w:val="en-GB"/>
        </w:rPr>
        <w:t xml:space="preserve"> </w:t>
      </w:r>
      <w:r w:rsidRPr="00A04A57">
        <w:rPr>
          <w:b/>
          <w:bCs/>
          <w:lang w:val="en-GB"/>
        </w:rPr>
        <w:t>83</w:t>
      </w:r>
      <w:r w:rsidRPr="00A04A57">
        <w:rPr>
          <w:lang w:val="en-GB"/>
        </w:rPr>
        <w:t>, 183–189 (2013).</w:t>
      </w:r>
    </w:p>
    <w:p w14:paraId="6AC16D1B" w14:textId="77777777" w:rsidR="004F1238" w:rsidRPr="00A04A57" w:rsidRDefault="004F1238" w:rsidP="00A04A57">
      <w:pPr>
        <w:pStyle w:val="Literaturverzeichnis"/>
        <w:rPr>
          <w:lang w:val="en-GB"/>
        </w:rPr>
      </w:pPr>
      <w:r w:rsidRPr="00A04A57">
        <w:rPr>
          <w:lang w:val="en-GB"/>
        </w:rPr>
        <w:t>39.</w:t>
      </w:r>
      <w:r w:rsidRPr="00A04A57">
        <w:rPr>
          <w:lang w:val="en-GB"/>
        </w:rPr>
        <w:tab/>
        <w:t xml:space="preserve">Walter, E., Dassonville, P. &amp; Bochsler, T. M. A specific autistic trait that modulates visuospatial illusion susceptibility. </w:t>
      </w:r>
      <w:r w:rsidRPr="00A04A57">
        <w:rPr>
          <w:i/>
          <w:iCs/>
          <w:lang w:val="en-GB"/>
        </w:rPr>
        <w:t>J. Autism Dev. Disord.</w:t>
      </w:r>
      <w:r w:rsidRPr="00A04A57">
        <w:rPr>
          <w:lang w:val="en-GB"/>
        </w:rPr>
        <w:t xml:space="preserve"> </w:t>
      </w:r>
      <w:r w:rsidRPr="00A04A57">
        <w:rPr>
          <w:b/>
          <w:bCs/>
          <w:lang w:val="en-GB"/>
        </w:rPr>
        <w:t>39</w:t>
      </w:r>
      <w:r w:rsidRPr="00A04A57">
        <w:rPr>
          <w:lang w:val="en-GB"/>
        </w:rPr>
        <w:t>, 339–349 (2009).</w:t>
      </w:r>
    </w:p>
    <w:p w14:paraId="1983A610" w14:textId="77777777" w:rsidR="004F1238" w:rsidRPr="00A04A57" w:rsidRDefault="004F1238" w:rsidP="00A04A57">
      <w:pPr>
        <w:pStyle w:val="Literaturverzeichnis"/>
        <w:rPr>
          <w:lang w:val="en-GB"/>
        </w:rPr>
      </w:pPr>
      <w:r w:rsidRPr="00A04A57">
        <w:rPr>
          <w:lang w:val="en-GB"/>
        </w:rPr>
        <w:t>40.</w:t>
      </w:r>
      <w:r w:rsidRPr="00A04A57">
        <w:rPr>
          <w:lang w:val="en-GB"/>
        </w:rPr>
        <w:tab/>
        <w:t xml:space="preserve">Hoekstra, R. A., Bartels, M., Cath, D. C. &amp; Boomsma, D. I. Factor Structure, Reliability and Criterion Validity of the Autism-Spectrum Quotient (AQ): A Study in Dutch Population and Patient Groups. </w:t>
      </w:r>
      <w:r w:rsidRPr="00A04A57">
        <w:rPr>
          <w:i/>
          <w:iCs/>
          <w:lang w:val="en-GB"/>
        </w:rPr>
        <w:t>J. Autism Dev. Disord.</w:t>
      </w:r>
      <w:r w:rsidRPr="00A04A57">
        <w:rPr>
          <w:lang w:val="en-GB"/>
        </w:rPr>
        <w:t xml:space="preserve"> </w:t>
      </w:r>
      <w:r w:rsidRPr="00A04A57">
        <w:rPr>
          <w:b/>
          <w:bCs/>
          <w:lang w:val="en-GB"/>
        </w:rPr>
        <w:t>38</w:t>
      </w:r>
      <w:r w:rsidRPr="00A04A57">
        <w:rPr>
          <w:lang w:val="en-GB"/>
        </w:rPr>
        <w:t>, 1555–1566 (2008).</w:t>
      </w:r>
    </w:p>
    <w:p w14:paraId="6A8673F3" w14:textId="77777777" w:rsidR="004F1238" w:rsidRPr="00A04A57" w:rsidRDefault="004F1238" w:rsidP="00A04A57">
      <w:pPr>
        <w:pStyle w:val="Literaturverzeichnis"/>
        <w:rPr>
          <w:lang w:val="en-GB"/>
        </w:rPr>
      </w:pPr>
      <w:r w:rsidRPr="00A04A57">
        <w:rPr>
          <w:lang w:val="en-GB"/>
        </w:rPr>
        <w:lastRenderedPageBreak/>
        <w:t>41.</w:t>
      </w:r>
      <w:r w:rsidRPr="00A04A57">
        <w:rPr>
          <w:lang w:val="en-GB"/>
        </w:rPr>
        <w:tab/>
        <w:t xml:space="preserve">Murray, A. L., McKenzie, K., Kuenssberg, R. &amp; Booth, T. Do the Autism Spectrum Quotient (AQ) and Autism Spectrum Quotient Short Form (AQ-S) Primarily Reflect General ASD Traits or Specific ASD Traits? A Bi-Factor Analysis. </w:t>
      </w:r>
      <w:r w:rsidRPr="00A04A57">
        <w:rPr>
          <w:i/>
          <w:iCs/>
          <w:lang w:val="en-GB"/>
        </w:rPr>
        <w:t>Assessment</w:t>
      </w:r>
      <w:r w:rsidRPr="00A04A57">
        <w:rPr>
          <w:lang w:val="en-GB"/>
        </w:rPr>
        <w:t xml:space="preserve"> </w:t>
      </w:r>
      <w:r w:rsidRPr="00A04A57">
        <w:rPr>
          <w:b/>
          <w:bCs/>
          <w:lang w:val="en-GB"/>
        </w:rPr>
        <w:t>24</w:t>
      </w:r>
      <w:r w:rsidRPr="00A04A57">
        <w:rPr>
          <w:lang w:val="en-GB"/>
        </w:rPr>
        <w:t>, 444–457 (2017).</w:t>
      </w:r>
    </w:p>
    <w:p w14:paraId="431B1DB3" w14:textId="77777777" w:rsidR="004F1238" w:rsidRPr="00A04A57" w:rsidRDefault="004F1238" w:rsidP="00A04A57">
      <w:pPr>
        <w:pStyle w:val="Literaturverzeichnis"/>
        <w:rPr>
          <w:lang w:val="en-GB"/>
        </w:rPr>
      </w:pPr>
      <w:r w:rsidRPr="00A04A57">
        <w:rPr>
          <w:lang w:val="en-GB"/>
        </w:rPr>
        <w:t>42.</w:t>
      </w:r>
      <w:r w:rsidRPr="00A04A57">
        <w:rPr>
          <w:lang w:val="en-GB"/>
        </w:rPr>
        <w:tab/>
        <w:t xml:space="preserve">Landry, O. &amp; Chouinard, P. A. Why We Should Study the Broader Autism Phenotype in Typically Developing Populations. </w:t>
      </w:r>
      <w:r w:rsidRPr="00A04A57">
        <w:rPr>
          <w:i/>
          <w:iCs/>
          <w:lang w:val="en-GB"/>
        </w:rPr>
        <w:t>J. Cogn. Dev.</w:t>
      </w:r>
      <w:r w:rsidRPr="00A04A57">
        <w:rPr>
          <w:lang w:val="en-GB"/>
        </w:rPr>
        <w:t xml:space="preserve"> </w:t>
      </w:r>
      <w:r w:rsidRPr="00A04A57">
        <w:rPr>
          <w:b/>
          <w:bCs/>
          <w:lang w:val="en-GB"/>
        </w:rPr>
        <w:t>17</w:t>
      </w:r>
      <w:r w:rsidRPr="00A04A57">
        <w:rPr>
          <w:lang w:val="en-GB"/>
        </w:rPr>
        <w:t>, 584–595 (2016).</w:t>
      </w:r>
    </w:p>
    <w:p w14:paraId="024F2F80" w14:textId="77777777" w:rsidR="004F1238" w:rsidRPr="00A04A57" w:rsidRDefault="004F1238" w:rsidP="00A04A57">
      <w:pPr>
        <w:pStyle w:val="Literaturverzeichnis"/>
        <w:rPr>
          <w:lang w:val="en-GB"/>
        </w:rPr>
      </w:pPr>
      <w:r w:rsidRPr="00A04A57">
        <w:rPr>
          <w:lang w:val="en-GB"/>
        </w:rPr>
        <w:t>43.</w:t>
      </w:r>
      <w:r w:rsidRPr="00A04A57">
        <w:rPr>
          <w:lang w:val="en-GB"/>
        </w:rPr>
        <w:tab/>
        <w:t xml:space="preserve">Vlamings, P. H. J. M., Jonkman, L. M., van Daalen, E., van der Gaag, R. J. &amp; Kemner, C. Basic abnormalities in visual processing affect face processing at an early age in autism spectrum disorder. </w:t>
      </w:r>
      <w:r w:rsidRPr="00A04A57">
        <w:rPr>
          <w:i/>
          <w:iCs/>
          <w:lang w:val="en-GB"/>
        </w:rPr>
        <w:t>Biol. Psychiatry</w:t>
      </w:r>
      <w:r w:rsidRPr="00A04A57">
        <w:rPr>
          <w:lang w:val="en-GB"/>
        </w:rPr>
        <w:t xml:space="preserve"> </w:t>
      </w:r>
      <w:r w:rsidRPr="00A04A57">
        <w:rPr>
          <w:b/>
          <w:bCs/>
          <w:lang w:val="en-GB"/>
        </w:rPr>
        <w:t>68</w:t>
      </w:r>
      <w:r w:rsidRPr="00A04A57">
        <w:rPr>
          <w:lang w:val="en-GB"/>
        </w:rPr>
        <w:t>, 1107–1113 (2010).</w:t>
      </w:r>
    </w:p>
    <w:p w14:paraId="32DE0250" w14:textId="77777777" w:rsidR="004F1238" w:rsidRPr="00A04A57" w:rsidRDefault="004F1238" w:rsidP="00A04A57">
      <w:pPr>
        <w:pStyle w:val="Literaturverzeichnis"/>
        <w:rPr>
          <w:lang w:val="en-GB"/>
        </w:rPr>
      </w:pPr>
      <w:r w:rsidRPr="00A04A57">
        <w:rPr>
          <w:lang w:val="en-GB"/>
        </w:rPr>
        <w:t>44.</w:t>
      </w:r>
      <w:r w:rsidRPr="00A04A57">
        <w:rPr>
          <w:lang w:val="en-GB"/>
        </w:rPr>
        <w:tab/>
        <w:t xml:space="preserve">Koh, H. C., Milne, E. &amp; Dobkins, K. Spatial contrast sensitivity in adolescents with autism spectrum disorders. </w:t>
      </w:r>
      <w:r w:rsidRPr="00A04A57">
        <w:rPr>
          <w:i/>
          <w:iCs/>
          <w:lang w:val="en-GB"/>
        </w:rPr>
        <w:t>J. Autism Dev. Disord.</w:t>
      </w:r>
      <w:r w:rsidRPr="00A04A57">
        <w:rPr>
          <w:lang w:val="en-GB"/>
        </w:rPr>
        <w:t xml:space="preserve"> </w:t>
      </w:r>
      <w:r w:rsidRPr="00A04A57">
        <w:rPr>
          <w:b/>
          <w:bCs/>
          <w:lang w:val="en-GB"/>
        </w:rPr>
        <w:t>40</w:t>
      </w:r>
      <w:r w:rsidRPr="00A04A57">
        <w:rPr>
          <w:lang w:val="en-GB"/>
        </w:rPr>
        <w:t>, 978–987 (2010).</w:t>
      </w:r>
    </w:p>
    <w:p w14:paraId="0A0B957A" w14:textId="77777777" w:rsidR="004F1238" w:rsidRPr="00A04A57" w:rsidRDefault="004F1238" w:rsidP="00A04A57">
      <w:pPr>
        <w:pStyle w:val="Literaturverzeichnis"/>
        <w:rPr>
          <w:lang w:val="en-GB"/>
        </w:rPr>
      </w:pPr>
      <w:r w:rsidRPr="00A04A57">
        <w:rPr>
          <w:lang w:val="en-GB"/>
        </w:rPr>
        <w:t>45.</w:t>
      </w:r>
      <w:r w:rsidRPr="00A04A57">
        <w:rPr>
          <w:lang w:val="en-GB"/>
        </w:rPr>
        <w:tab/>
        <w:t xml:space="preserve">Brainard, D. H. The psychophysics toolbox. </w:t>
      </w:r>
      <w:r w:rsidRPr="00A04A57">
        <w:rPr>
          <w:i/>
          <w:iCs/>
          <w:lang w:val="en-GB"/>
        </w:rPr>
        <w:t>Spat. Vis.</w:t>
      </w:r>
      <w:r w:rsidRPr="00A04A57">
        <w:rPr>
          <w:lang w:val="en-GB"/>
        </w:rPr>
        <w:t xml:space="preserve"> </w:t>
      </w:r>
      <w:r w:rsidRPr="00A04A57">
        <w:rPr>
          <w:b/>
          <w:bCs/>
          <w:lang w:val="en-GB"/>
        </w:rPr>
        <w:t>10</w:t>
      </w:r>
      <w:r w:rsidRPr="00A04A57">
        <w:rPr>
          <w:lang w:val="en-GB"/>
        </w:rPr>
        <w:t>, 433–436 (1997).</w:t>
      </w:r>
    </w:p>
    <w:p w14:paraId="1DE71B5D" w14:textId="2AE11F40" w:rsidR="00BA2790" w:rsidRDefault="00064B21" w:rsidP="001521BA">
      <w:pPr>
        <w:pStyle w:val="Literaturverzeichnis"/>
        <w:spacing w:line="360" w:lineRule="auto"/>
        <w:rPr>
          <w:rFonts w:ascii="Times New Roman" w:hAnsi="Times New Roman" w:cs="Times New Roman"/>
          <w:b/>
          <w:lang w:val="en-GB"/>
        </w:rPr>
      </w:pPr>
      <w:r w:rsidRPr="00A04A57">
        <w:rPr>
          <w:rFonts w:ascii="Times New Roman" w:hAnsi="Times New Roman" w:cs="Times New Roman"/>
          <w:b/>
          <w:lang w:val="en-GB"/>
        </w:rPr>
        <w:fldChar w:fldCharType="end"/>
      </w:r>
    </w:p>
    <w:p w14:paraId="19789EE3" w14:textId="4FF4E309" w:rsidR="00BA2790" w:rsidRDefault="00BA2790">
      <w:pPr>
        <w:rPr>
          <w:rFonts w:ascii="Times New Roman" w:hAnsi="Times New Roman" w:cs="Times New Roman"/>
          <w:b/>
          <w:lang w:val="en-GB"/>
        </w:rPr>
      </w:pPr>
      <w:r>
        <w:rPr>
          <w:rFonts w:ascii="Times New Roman" w:hAnsi="Times New Roman" w:cs="Times New Roman"/>
          <w:b/>
          <w:lang w:val="en-GB"/>
        </w:rPr>
        <w:br w:type="page"/>
      </w:r>
    </w:p>
    <w:p w14:paraId="0BD95010" w14:textId="0576D33A" w:rsidR="00F87380" w:rsidRDefault="00BA2790" w:rsidP="001521BA">
      <w:pPr>
        <w:pStyle w:val="Literaturverzeichnis"/>
        <w:spacing w:line="360" w:lineRule="auto"/>
        <w:rPr>
          <w:rFonts w:ascii="Times New Roman" w:hAnsi="Times New Roman" w:cs="Times New Roman"/>
          <w:b/>
          <w:lang w:val="en-GB"/>
        </w:rPr>
      </w:pPr>
      <w:r>
        <w:rPr>
          <w:noProof/>
          <w:lang w:val="en-GB"/>
        </w:rPr>
        <w:lastRenderedPageBreak/>
        <w:drawing>
          <wp:anchor distT="0" distB="0" distL="114300" distR="114300" simplePos="0" relativeHeight="251684864" behindDoc="0" locked="0" layoutInCell="1" allowOverlap="1" wp14:anchorId="3807A414" wp14:editId="118997BF">
            <wp:simplePos x="0" y="0"/>
            <wp:positionH relativeFrom="column">
              <wp:posOffset>-92224</wp:posOffset>
            </wp:positionH>
            <wp:positionV relativeFrom="paragraph">
              <wp:posOffset>287201</wp:posOffset>
            </wp:positionV>
            <wp:extent cx="3146425" cy="847979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pFigure.png"/>
                    <pic:cNvPicPr/>
                  </pic:nvPicPr>
                  <pic:blipFill>
                    <a:blip r:embed="rId13">
                      <a:extLst>
                        <a:ext uri="{28A0092B-C50C-407E-A947-70E740481C1C}">
                          <a14:useLocalDpi xmlns:a14="http://schemas.microsoft.com/office/drawing/2010/main" val="0"/>
                        </a:ext>
                      </a:extLst>
                    </a:blip>
                    <a:stretch>
                      <a:fillRect/>
                    </a:stretch>
                  </pic:blipFill>
                  <pic:spPr>
                    <a:xfrm>
                      <a:off x="0" y="0"/>
                      <a:ext cx="3146425" cy="84797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lang w:val="en-GB"/>
        </w:rPr>
        <w:t>Supplementary Information</w:t>
      </w:r>
    </w:p>
    <w:p w14:paraId="67CB7302" w14:textId="37AE2A86" w:rsidR="00BA2790" w:rsidRDefault="00BA2790" w:rsidP="00BA2790">
      <w:pPr>
        <w:rPr>
          <w:lang w:val="en-GB"/>
        </w:rPr>
      </w:pPr>
    </w:p>
    <w:p w14:paraId="64370E11" w14:textId="0E27472D" w:rsidR="00BA2790" w:rsidRDefault="00BA2790" w:rsidP="00BA2790">
      <w:pPr>
        <w:rPr>
          <w:lang w:val="en-GB"/>
        </w:rPr>
      </w:pPr>
    </w:p>
    <w:p w14:paraId="6E0F67D6" w14:textId="13E2375B" w:rsidR="00BA2790" w:rsidRPr="00BA2790" w:rsidRDefault="00BA2790" w:rsidP="00BA2790">
      <w:pPr>
        <w:rPr>
          <w:lang w:val="en-GB"/>
        </w:rPr>
      </w:pPr>
      <w:r w:rsidRPr="00F22E23">
        <w:rPr>
          <w:rFonts w:ascii="Times New Roman" w:hAnsi="Times New Roman" w:cs="Times New Roman"/>
          <w:noProof/>
          <w:lang w:val="en-GB" w:eastAsia="en-GB"/>
        </w:rPr>
        <mc:AlternateContent>
          <mc:Choice Requires="wps">
            <w:drawing>
              <wp:anchor distT="0" distB="0" distL="114300" distR="114300" simplePos="0" relativeHeight="251683840" behindDoc="0" locked="0" layoutInCell="1" allowOverlap="1" wp14:anchorId="2A7BAC2E" wp14:editId="7D9D7AD9">
                <wp:simplePos x="0" y="0"/>
                <wp:positionH relativeFrom="column">
                  <wp:posOffset>3053674</wp:posOffset>
                </wp:positionH>
                <wp:positionV relativeFrom="paragraph">
                  <wp:posOffset>7004685</wp:posOffset>
                </wp:positionV>
                <wp:extent cx="2992120" cy="9969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996950"/>
                        </a:xfrm>
                        <a:prstGeom prst="rect">
                          <a:avLst/>
                        </a:prstGeom>
                        <a:solidFill>
                          <a:srgbClr val="FFFFFF"/>
                        </a:solidFill>
                        <a:ln w="9525">
                          <a:noFill/>
                          <a:miter lim="800000"/>
                          <a:headEnd/>
                          <a:tailEnd/>
                        </a:ln>
                      </wps:spPr>
                      <wps:txb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A7BAC2E" id="_x0000_s1029" type="#_x0000_t202" style="position:absolute;margin-left:240.45pt;margin-top:551.55pt;width:235.6pt;height:7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" stroked="f">
                <v:textbox>
                  <w:txbxContent>
                    <w:p w14:paraId="15A9B77E" w14:textId="63676A9A" w:rsidR="00BA2790" w:rsidRPr="003E0BD7" w:rsidRDefault="00BA2790" w:rsidP="00BA2790">
                      <w:pPr>
                        <w:spacing w:line="240" w:lineRule="auto"/>
                        <w:jc w:val="both"/>
                        <w:rPr>
                          <w:rFonts w:ascii="Times New Roman" w:hAnsi="Times New Roman" w:cs="Times New Roman"/>
                        </w:rPr>
                      </w:pPr>
                      <w:r>
                        <w:rPr>
                          <w:rFonts w:ascii="Times New Roman" w:hAnsi="Times New Roman" w:cs="Times New Roman"/>
                          <w:b/>
                          <w:bCs/>
                        </w:rPr>
                        <w:t>S</w:t>
                      </w:r>
                      <w:r w:rsidRPr="00BA2790">
                        <w:rPr>
                          <w:rFonts w:ascii="Times New Roman" w:hAnsi="Times New Roman" w:cs="Times New Roman"/>
                          <w:b/>
                          <w:bCs/>
                        </w:rPr>
                        <w:t>upplementary figure</w:t>
                      </w:r>
                      <w:r>
                        <w:rPr>
                          <w:rFonts w:ascii="Times New Roman" w:hAnsi="Times New Roman" w:cs="Times New Roman"/>
                        </w:rPr>
                        <w:t xml:space="preserve"> showing the sum of all 1000 Gabor wavelet features for all 10 images used during the experiment and the 200 best and worst features based on their associated FDi values (across all participants)</w:t>
                      </w:r>
                    </w:p>
                  </w:txbxContent>
                </v:textbox>
                <w10:wrap type="square"/>
              </v:shape>
            </w:pict>
          </mc:Fallback>
        </mc:AlternateContent>
      </w:r>
    </w:p>
    <w:sectPr w:rsidR="00BA2790" w:rsidRPr="00BA2790" w:rsidSect="001521BA">
      <w:footerReference w:type="default" r:id="rId1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3A90F" w14:textId="77777777" w:rsidR="00D26477" w:rsidRDefault="00D26477" w:rsidP="00190073">
      <w:pPr>
        <w:spacing w:after="0" w:line="240" w:lineRule="auto"/>
      </w:pPr>
      <w:r>
        <w:separator/>
      </w:r>
    </w:p>
  </w:endnote>
  <w:endnote w:type="continuationSeparator" w:id="0">
    <w:p w14:paraId="76BEB8F4" w14:textId="77777777" w:rsidR="00D26477" w:rsidRDefault="00D26477" w:rsidP="0019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3161113"/>
      <w:docPartObj>
        <w:docPartGallery w:val="Page Numbers (Bottom of Page)"/>
        <w:docPartUnique/>
      </w:docPartObj>
    </w:sdtPr>
    <w:sdtEndPr/>
    <w:sdtContent>
      <w:p w14:paraId="0BF55430" w14:textId="13914E6F" w:rsidR="00EF0E6B" w:rsidRDefault="00EF0E6B" w:rsidP="00A04A57">
        <w:pPr>
          <w:pStyle w:val="Fuzeile"/>
          <w:jc w:val="center"/>
        </w:pPr>
        <w:r>
          <w:fldChar w:fldCharType="begin"/>
        </w:r>
        <w:r>
          <w:instrText>PAGE   \* MERGEFORMAT</w:instrText>
        </w:r>
        <w:r>
          <w:fldChar w:fldCharType="separate"/>
        </w:r>
        <w:r>
          <w:rPr>
            <w:lang w:val="de-DE"/>
          </w:rPr>
          <w:t>2</w:t>
        </w:r>
        <w:r>
          <w:fldChar w:fldCharType="end"/>
        </w:r>
      </w:p>
    </w:sdtContent>
  </w:sdt>
  <w:p w14:paraId="5B6A3EC0" w14:textId="77777777" w:rsidR="00EF0E6B" w:rsidRDefault="00EF0E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D8BCA" w14:textId="77777777" w:rsidR="00D26477" w:rsidRDefault="00D26477" w:rsidP="00190073">
      <w:pPr>
        <w:spacing w:after="0" w:line="240" w:lineRule="auto"/>
      </w:pPr>
      <w:r>
        <w:separator/>
      </w:r>
    </w:p>
  </w:footnote>
  <w:footnote w:type="continuationSeparator" w:id="0">
    <w:p w14:paraId="71D9B310" w14:textId="77777777" w:rsidR="00D26477" w:rsidRDefault="00D26477" w:rsidP="0019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D126659"/>
    <w:multiLevelType w:val="multilevel"/>
    <w:tmpl w:val="5342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jen Alink">
    <w15:presenceInfo w15:providerId="Windows Live" w15:userId="6eb481b4b4170f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E0tzAwMbA0MjE1NzdT0lEKTi0uzszPAymwqAUAQusxKCwAAAA="/>
  </w:docVars>
  <w:rsids>
    <w:rsidRoot w:val="004510FB"/>
    <w:rsid w:val="00007A70"/>
    <w:rsid w:val="00007C70"/>
    <w:rsid w:val="00017BC2"/>
    <w:rsid w:val="00021934"/>
    <w:rsid w:val="00025D9D"/>
    <w:rsid w:val="0002630C"/>
    <w:rsid w:val="00030F21"/>
    <w:rsid w:val="000328A7"/>
    <w:rsid w:val="000354BE"/>
    <w:rsid w:val="0003605F"/>
    <w:rsid w:val="000373DD"/>
    <w:rsid w:val="00037971"/>
    <w:rsid w:val="0004153C"/>
    <w:rsid w:val="0004203E"/>
    <w:rsid w:val="00043484"/>
    <w:rsid w:val="000437DC"/>
    <w:rsid w:val="00050488"/>
    <w:rsid w:val="00051692"/>
    <w:rsid w:val="00051AD4"/>
    <w:rsid w:val="00054749"/>
    <w:rsid w:val="000568B2"/>
    <w:rsid w:val="00057489"/>
    <w:rsid w:val="0005763C"/>
    <w:rsid w:val="00063F16"/>
    <w:rsid w:val="00064B21"/>
    <w:rsid w:val="00064E84"/>
    <w:rsid w:val="00065125"/>
    <w:rsid w:val="000676D4"/>
    <w:rsid w:val="0007072E"/>
    <w:rsid w:val="00072E1B"/>
    <w:rsid w:val="00080181"/>
    <w:rsid w:val="00082309"/>
    <w:rsid w:val="0008420A"/>
    <w:rsid w:val="000842D0"/>
    <w:rsid w:val="0008698D"/>
    <w:rsid w:val="0009240F"/>
    <w:rsid w:val="00093DD2"/>
    <w:rsid w:val="000A418B"/>
    <w:rsid w:val="000A5827"/>
    <w:rsid w:val="000A77DF"/>
    <w:rsid w:val="000B2105"/>
    <w:rsid w:val="000B5906"/>
    <w:rsid w:val="000C0249"/>
    <w:rsid w:val="000C4EFE"/>
    <w:rsid w:val="000C6500"/>
    <w:rsid w:val="000C7BA9"/>
    <w:rsid w:val="000D56BC"/>
    <w:rsid w:val="000E3B16"/>
    <w:rsid w:val="000E3E9D"/>
    <w:rsid w:val="000E4AA0"/>
    <w:rsid w:val="000E4B35"/>
    <w:rsid w:val="000E6C73"/>
    <w:rsid w:val="000F4D58"/>
    <w:rsid w:val="000F4E3C"/>
    <w:rsid w:val="000F6A44"/>
    <w:rsid w:val="000F6D78"/>
    <w:rsid w:val="001003DC"/>
    <w:rsid w:val="0010074A"/>
    <w:rsid w:val="00100D50"/>
    <w:rsid w:val="00101558"/>
    <w:rsid w:val="001026EA"/>
    <w:rsid w:val="00103658"/>
    <w:rsid w:val="001065E8"/>
    <w:rsid w:val="00107C87"/>
    <w:rsid w:val="0011264F"/>
    <w:rsid w:val="001137AF"/>
    <w:rsid w:val="00113A07"/>
    <w:rsid w:val="001144AE"/>
    <w:rsid w:val="0011543C"/>
    <w:rsid w:val="00116892"/>
    <w:rsid w:val="00117186"/>
    <w:rsid w:val="00117F31"/>
    <w:rsid w:val="001219C5"/>
    <w:rsid w:val="00122B67"/>
    <w:rsid w:val="0012424B"/>
    <w:rsid w:val="00124B58"/>
    <w:rsid w:val="00124CD1"/>
    <w:rsid w:val="001278A3"/>
    <w:rsid w:val="00134748"/>
    <w:rsid w:val="00137808"/>
    <w:rsid w:val="0014095A"/>
    <w:rsid w:val="00141195"/>
    <w:rsid w:val="00150015"/>
    <w:rsid w:val="001521BA"/>
    <w:rsid w:val="001539F1"/>
    <w:rsid w:val="00155A70"/>
    <w:rsid w:val="00157116"/>
    <w:rsid w:val="001622AA"/>
    <w:rsid w:val="00163078"/>
    <w:rsid w:val="0016480C"/>
    <w:rsid w:val="00164C76"/>
    <w:rsid w:val="001650E4"/>
    <w:rsid w:val="0016536F"/>
    <w:rsid w:val="0016595F"/>
    <w:rsid w:val="00171172"/>
    <w:rsid w:val="0017699B"/>
    <w:rsid w:val="001773F9"/>
    <w:rsid w:val="00180550"/>
    <w:rsid w:val="00181C58"/>
    <w:rsid w:val="00183F8B"/>
    <w:rsid w:val="00184C12"/>
    <w:rsid w:val="00185990"/>
    <w:rsid w:val="00190073"/>
    <w:rsid w:val="0019134C"/>
    <w:rsid w:val="00194AC5"/>
    <w:rsid w:val="00195787"/>
    <w:rsid w:val="00197E87"/>
    <w:rsid w:val="001A11E1"/>
    <w:rsid w:val="001A2B72"/>
    <w:rsid w:val="001A56F1"/>
    <w:rsid w:val="001A5F6B"/>
    <w:rsid w:val="001A6B3A"/>
    <w:rsid w:val="001A75C5"/>
    <w:rsid w:val="001B0A3F"/>
    <w:rsid w:val="001B18A1"/>
    <w:rsid w:val="001C0400"/>
    <w:rsid w:val="001C0E54"/>
    <w:rsid w:val="001C2D6C"/>
    <w:rsid w:val="001C5F5F"/>
    <w:rsid w:val="001C6644"/>
    <w:rsid w:val="001D0277"/>
    <w:rsid w:val="001D0711"/>
    <w:rsid w:val="001D135C"/>
    <w:rsid w:val="001D33BE"/>
    <w:rsid w:val="001D4076"/>
    <w:rsid w:val="001D4C1E"/>
    <w:rsid w:val="001D55EF"/>
    <w:rsid w:val="001D5E0A"/>
    <w:rsid w:val="001F0BF0"/>
    <w:rsid w:val="001F7ED4"/>
    <w:rsid w:val="00200227"/>
    <w:rsid w:val="0020109D"/>
    <w:rsid w:val="0020228A"/>
    <w:rsid w:val="002022AE"/>
    <w:rsid w:val="00202486"/>
    <w:rsid w:val="0020271C"/>
    <w:rsid w:val="00203D18"/>
    <w:rsid w:val="0020732F"/>
    <w:rsid w:val="0021102D"/>
    <w:rsid w:val="00213211"/>
    <w:rsid w:val="00213E36"/>
    <w:rsid w:val="00214BAE"/>
    <w:rsid w:val="00214EC2"/>
    <w:rsid w:val="002222E7"/>
    <w:rsid w:val="00227D66"/>
    <w:rsid w:val="0023096D"/>
    <w:rsid w:val="00230C54"/>
    <w:rsid w:val="002315A5"/>
    <w:rsid w:val="00231F47"/>
    <w:rsid w:val="00233124"/>
    <w:rsid w:val="00235DC0"/>
    <w:rsid w:val="002402AB"/>
    <w:rsid w:val="00247E5C"/>
    <w:rsid w:val="0025004A"/>
    <w:rsid w:val="00251A60"/>
    <w:rsid w:val="002528B8"/>
    <w:rsid w:val="00252C03"/>
    <w:rsid w:val="0025347A"/>
    <w:rsid w:val="002559B4"/>
    <w:rsid w:val="00257A44"/>
    <w:rsid w:val="00260C4C"/>
    <w:rsid w:val="00260CDC"/>
    <w:rsid w:val="00261165"/>
    <w:rsid w:val="00261634"/>
    <w:rsid w:val="00262798"/>
    <w:rsid w:val="002630A8"/>
    <w:rsid w:val="00264320"/>
    <w:rsid w:val="00267AEB"/>
    <w:rsid w:val="00271944"/>
    <w:rsid w:val="00272CF5"/>
    <w:rsid w:val="002747C9"/>
    <w:rsid w:val="00281971"/>
    <w:rsid w:val="00281CA4"/>
    <w:rsid w:val="00285C65"/>
    <w:rsid w:val="00286EF2"/>
    <w:rsid w:val="00291BB0"/>
    <w:rsid w:val="00297DA0"/>
    <w:rsid w:val="002A0A3E"/>
    <w:rsid w:val="002A4FDF"/>
    <w:rsid w:val="002A648B"/>
    <w:rsid w:val="002B311A"/>
    <w:rsid w:val="002B3F44"/>
    <w:rsid w:val="002B5631"/>
    <w:rsid w:val="002B67B1"/>
    <w:rsid w:val="002C0D8C"/>
    <w:rsid w:val="002D65D8"/>
    <w:rsid w:val="002E04C7"/>
    <w:rsid w:val="002E094E"/>
    <w:rsid w:val="002E3E01"/>
    <w:rsid w:val="002E4EE3"/>
    <w:rsid w:val="002E62E4"/>
    <w:rsid w:val="002F0419"/>
    <w:rsid w:val="002F0B9F"/>
    <w:rsid w:val="002F304B"/>
    <w:rsid w:val="002F3218"/>
    <w:rsid w:val="002F389E"/>
    <w:rsid w:val="002F3E2D"/>
    <w:rsid w:val="002F4209"/>
    <w:rsid w:val="002F52DA"/>
    <w:rsid w:val="002F6E7A"/>
    <w:rsid w:val="00300319"/>
    <w:rsid w:val="00300DEC"/>
    <w:rsid w:val="003016DB"/>
    <w:rsid w:val="003026E4"/>
    <w:rsid w:val="003034AB"/>
    <w:rsid w:val="0031101D"/>
    <w:rsid w:val="00311A0D"/>
    <w:rsid w:val="00312D78"/>
    <w:rsid w:val="00316601"/>
    <w:rsid w:val="00320F95"/>
    <w:rsid w:val="00323391"/>
    <w:rsid w:val="0032357D"/>
    <w:rsid w:val="00324F24"/>
    <w:rsid w:val="00325D02"/>
    <w:rsid w:val="00326F6C"/>
    <w:rsid w:val="00330D97"/>
    <w:rsid w:val="00336A7C"/>
    <w:rsid w:val="00340382"/>
    <w:rsid w:val="00341B44"/>
    <w:rsid w:val="00342D76"/>
    <w:rsid w:val="0034487E"/>
    <w:rsid w:val="00345F5B"/>
    <w:rsid w:val="0035313E"/>
    <w:rsid w:val="00353F9F"/>
    <w:rsid w:val="00354E84"/>
    <w:rsid w:val="00355255"/>
    <w:rsid w:val="00357CC0"/>
    <w:rsid w:val="00361713"/>
    <w:rsid w:val="00361DD2"/>
    <w:rsid w:val="00364E27"/>
    <w:rsid w:val="003659BC"/>
    <w:rsid w:val="003749A2"/>
    <w:rsid w:val="00374E7F"/>
    <w:rsid w:val="00376015"/>
    <w:rsid w:val="003804F5"/>
    <w:rsid w:val="00381EDB"/>
    <w:rsid w:val="003823ED"/>
    <w:rsid w:val="003849E0"/>
    <w:rsid w:val="00386C54"/>
    <w:rsid w:val="00390678"/>
    <w:rsid w:val="00392737"/>
    <w:rsid w:val="003947B3"/>
    <w:rsid w:val="00395250"/>
    <w:rsid w:val="00397298"/>
    <w:rsid w:val="003A4893"/>
    <w:rsid w:val="003A5CB6"/>
    <w:rsid w:val="003A78ED"/>
    <w:rsid w:val="003B2487"/>
    <w:rsid w:val="003B643B"/>
    <w:rsid w:val="003B78FA"/>
    <w:rsid w:val="003B7C45"/>
    <w:rsid w:val="003B7E68"/>
    <w:rsid w:val="003C2602"/>
    <w:rsid w:val="003C414E"/>
    <w:rsid w:val="003C5935"/>
    <w:rsid w:val="003C6573"/>
    <w:rsid w:val="003C7492"/>
    <w:rsid w:val="003D094E"/>
    <w:rsid w:val="003D1AE6"/>
    <w:rsid w:val="003D37E7"/>
    <w:rsid w:val="003D6150"/>
    <w:rsid w:val="003E0BD7"/>
    <w:rsid w:val="003E1DDC"/>
    <w:rsid w:val="003E311D"/>
    <w:rsid w:val="003E4F1E"/>
    <w:rsid w:val="003E60CD"/>
    <w:rsid w:val="003E7AD6"/>
    <w:rsid w:val="003F248F"/>
    <w:rsid w:val="003F3003"/>
    <w:rsid w:val="003F358E"/>
    <w:rsid w:val="003F55C3"/>
    <w:rsid w:val="003F56B4"/>
    <w:rsid w:val="003F6086"/>
    <w:rsid w:val="004032FE"/>
    <w:rsid w:val="00404DD0"/>
    <w:rsid w:val="00405B28"/>
    <w:rsid w:val="0040685E"/>
    <w:rsid w:val="00410A46"/>
    <w:rsid w:val="00410D66"/>
    <w:rsid w:val="004152A7"/>
    <w:rsid w:val="004170A6"/>
    <w:rsid w:val="00421172"/>
    <w:rsid w:val="00422BB8"/>
    <w:rsid w:val="00425E01"/>
    <w:rsid w:val="00434908"/>
    <w:rsid w:val="0044000E"/>
    <w:rsid w:val="00442599"/>
    <w:rsid w:val="00445B35"/>
    <w:rsid w:val="00447F84"/>
    <w:rsid w:val="004510FB"/>
    <w:rsid w:val="00451410"/>
    <w:rsid w:val="00451B14"/>
    <w:rsid w:val="00451E49"/>
    <w:rsid w:val="0045444D"/>
    <w:rsid w:val="004566AC"/>
    <w:rsid w:val="00457308"/>
    <w:rsid w:val="00460D74"/>
    <w:rsid w:val="00460E64"/>
    <w:rsid w:val="00465141"/>
    <w:rsid w:val="00465D2F"/>
    <w:rsid w:val="00465D4E"/>
    <w:rsid w:val="00466F9A"/>
    <w:rsid w:val="004715B9"/>
    <w:rsid w:val="00471ECF"/>
    <w:rsid w:val="00472C53"/>
    <w:rsid w:val="00474ADA"/>
    <w:rsid w:val="00476605"/>
    <w:rsid w:val="00481A3D"/>
    <w:rsid w:val="004839C2"/>
    <w:rsid w:val="004870F4"/>
    <w:rsid w:val="0048785D"/>
    <w:rsid w:val="004912C5"/>
    <w:rsid w:val="004917EA"/>
    <w:rsid w:val="00494F27"/>
    <w:rsid w:val="00495D66"/>
    <w:rsid w:val="004A2A3D"/>
    <w:rsid w:val="004A32C4"/>
    <w:rsid w:val="004A697A"/>
    <w:rsid w:val="004A77F1"/>
    <w:rsid w:val="004B062E"/>
    <w:rsid w:val="004B0F32"/>
    <w:rsid w:val="004B2CF0"/>
    <w:rsid w:val="004B2E7F"/>
    <w:rsid w:val="004B3977"/>
    <w:rsid w:val="004B579E"/>
    <w:rsid w:val="004B7B8B"/>
    <w:rsid w:val="004C29BA"/>
    <w:rsid w:val="004C408D"/>
    <w:rsid w:val="004C5D7E"/>
    <w:rsid w:val="004C6268"/>
    <w:rsid w:val="004C7919"/>
    <w:rsid w:val="004D0627"/>
    <w:rsid w:val="004D0A37"/>
    <w:rsid w:val="004D1E08"/>
    <w:rsid w:val="004D42E8"/>
    <w:rsid w:val="004E0EE3"/>
    <w:rsid w:val="004E788F"/>
    <w:rsid w:val="004F1238"/>
    <w:rsid w:val="004F323D"/>
    <w:rsid w:val="004F5BD2"/>
    <w:rsid w:val="004F7219"/>
    <w:rsid w:val="00504351"/>
    <w:rsid w:val="00505623"/>
    <w:rsid w:val="0050631B"/>
    <w:rsid w:val="005070D8"/>
    <w:rsid w:val="0050792A"/>
    <w:rsid w:val="005108CB"/>
    <w:rsid w:val="00510E72"/>
    <w:rsid w:val="00512ACF"/>
    <w:rsid w:val="00514C42"/>
    <w:rsid w:val="005169EC"/>
    <w:rsid w:val="0051726E"/>
    <w:rsid w:val="005229D5"/>
    <w:rsid w:val="00524625"/>
    <w:rsid w:val="00525935"/>
    <w:rsid w:val="00526975"/>
    <w:rsid w:val="00530E61"/>
    <w:rsid w:val="00535E01"/>
    <w:rsid w:val="00537D59"/>
    <w:rsid w:val="005412E8"/>
    <w:rsid w:val="005425E8"/>
    <w:rsid w:val="00543009"/>
    <w:rsid w:val="00543E9A"/>
    <w:rsid w:val="00545ED2"/>
    <w:rsid w:val="0055033E"/>
    <w:rsid w:val="00550DA1"/>
    <w:rsid w:val="00551003"/>
    <w:rsid w:val="00551123"/>
    <w:rsid w:val="0055220B"/>
    <w:rsid w:val="005576F6"/>
    <w:rsid w:val="005630FA"/>
    <w:rsid w:val="00565733"/>
    <w:rsid w:val="00565974"/>
    <w:rsid w:val="0057005B"/>
    <w:rsid w:val="005704AA"/>
    <w:rsid w:val="005713B1"/>
    <w:rsid w:val="005714BD"/>
    <w:rsid w:val="00574DBC"/>
    <w:rsid w:val="00575E82"/>
    <w:rsid w:val="005837F7"/>
    <w:rsid w:val="005843B0"/>
    <w:rsid w:val="00584DDA"/>
    <w:rsid w:val="00585B1F"/>
    <w:rsid w:val="005863B7"/>
    <w:rsid w:val="00586664"/>
    <w:rsid w:val="00591750"/>
    <w:rsid w:val="00591A53"/>
    <w:rsid w:val="0059275E"/>
    <w:rsid w:val="00592DD6"/>
    <w:rsid w:val="00592F8A"/>
    <w:rsid w:val="005A14C7"/>
    <w:rsid w:val="005A1A15"/>
    <w:rsid w:val="005A1F3B"/>
    <w:rsid w:val="005A2407"/>
    <w:rsid w:val="005A3FD1"/>
    <w:rsid w:val="005A43F3"/>
    <w:rsid w:val="005A4C92"/>
    <w:rsid w:val="005A60C4"/>
    <w:rsid w:val="005B0B2F"/>
    <w:rsid w:val="005B210A"/>
    <w:rsid w:val="005B2B9F"/>
    <w:rsid w:val="005B40DB"/>
    <w:rsid w:val="005B4F6E"/>
    <w:rsid w:val="005C048B"/>
    <w:rsid w:val="005C41C5"/>
    <w:rsid w:val="005C582A"/>
    <w:rsid w:val="005C5ECB"/>
    <w:rsid w:val="005C6362"/>
    <w:rsid w:val="005C6DB7"/>
    <w:rsid w:val="005C7D0C"/>
    <w:rsid w:val="005D017A"/>
    <w:rsid w:val="005D5247"/>
    <w:rsid w:val="005D5A86"/>
    <w:rsid w:val="005E1A28"/>
    <w:rsid w:val="005E64D3"/>
    <w:rsid w:val="005F0BA5"/>
    <w:rsid w:val="005F1EFB"/>
    <w:rsid w:val="005F259D"/>
    <w:rsid w:val="005F2872"/>
    <w:rsid w:val="005F4045"/>
    <w:rsid w:val="005F677C"/>
    <w:rsid w:val="005F6D07"/>
    <w:rsid w:val="006008D3"/>
    <w:rsid w:val="006020DA"/>
    <w:rsid w:val="0060480E"/>
    <w:rsid w:val="00607099"/>
    <w:rsid w:val="00611288"/>
    <w:rsid w:val="006113EF"/>
    <w:rsid w:val="00613E40"/>
    <w:rsid w:val="006140D0"/>
    <w:rsid w:val="00615B84"/>
    <w:rsid w:val="00624DDF"/>
    <w:rsid w:val="00627D45"/>
    <w:rsid w:val="00631468"/>
    <w:rsid w:val="00637B2E"/>
    <w:rsid w:val="0064147A"/>
    <w:rsid w:val="006419B2"/>
    <w:rsid w:val="0064271F"/>
    <w:rsid w:val="006447C6"/>
    <w:rsid w:val="006533BE"/>
    <w:rsid w:val="0065587B"/>
    <w:rsid w:val="00661C29"/>
    <w:rsid w:val="006625C3"/>
    <w:rsid w:val="00663A24"/>
    <w:rsid w:val="006655DA"/>
    <w:rsid w:val="00666D24"/>
    <w:rsid w:val="00667E90"/>
    <w:rsid w:val="00674B70"/>
    <w:rsid w:val="00682598"/>
    <w:rsid w:val="00682DCC"/>
    <w:rsid w:val="006856E7"/>
    <w:rsid w:val="00690241"/>
    <w:rsid w:val="0069058F"/>
    <w:rsid w:val="00691793"/>
    <w:rsid w:val="00691EFC"/>
    <w:rsid w:val="00693D08"/>
    <w:rsid w:val="00694B14"/>
    <w:rsid w:val="00696A48"/>
    <w:rsid w:val="006971CD"/>
    <w:rsid w:val="006A632D"/>
    <w:rsid w:val="006A797F"/>
    <w:rsid w:val="006B1B22"/>
    <w:rsid w:val="006B32CF"/>
    <w:rsid w:val="006B5785"/>
    <w:rsid w:val="006C1734"/>
    <w:rsid w:val="006C21DC"/>
    <w:rsid w:val="006C26F2"/>
    <w:rsid w:val="006C69B2"/>
    <w:rsid w:val="006D15AC"/>
    <w:rsid w:val="006D18CE"/>
    <w:rsid w:val="006D3293"/>
    <w:rsid w:val="006D65AE"/>
    <w:rsid w:val="006D6BD2"/>
    <w:rsid w:val="006D6EAE"/>
    <w:rsid w:val="006E03B7"/>
    <w:rsid w:val="006E1480"/>
    <w:rsid w:val="006E2385"/>
    <w:rsid w:val="006E3BC6"/>
    <w:rsid w:val="006E55A6"/>
    <w:rsid w:val="006F0F58"/>
    <w:rsid w:val="006F198A"/>
    <w:rsid w:val="006F4687"/>
    <w:rsid w:val="007056F9"/>
    <w:rsid w:val="00706915"/>
    <w:rsid w:val="007112D4"/>
    <w:rsid w:val="00712147"/>
    <w:rsid w:val="0071346D"/>
    <w:rsid w:val="00716D2C"/>
    <w:rsid w:val="00723841"/>
    <w:rsid w:val="00723EC7"/>
    <w:rsid w:val="0072528C"/>
    <w:rsid w:val="007305FA"/>
    <w:rsid w:val="007314B9"/>
    <w:rsid w:val="00732A84"/>
    <w:rsid w:val="00735364"/>
    <w:rsid w:val="007359D2"/>
    <w:rsid w:val="007368BD"/>
    <w:rsid w:val="007372F6"/>
    <w:rsid w:val="00740332"/>
    <w:rsid w:val="007451B7"/>
    <w:rsid w:val="0075243D"/>
    <w:rsid w:val="00752B56"/>
    <w:rsid w:val="007530AA"/>
    <w:rsid w:val="007539B6"/>
    <w:rsid w:val="007544ED"/>
    <w:rsid w:val="00756B63"/>
    <w:rsid w:val="00757FC5"/>
    <w:rsid w:val="007623B4"/>
    <w:rsid w:val="00762BC7"/>
    <w:rsid w:val="007632F1"/>
    <w:rsid w:val="00764433"/>
    <w:rsid w:val="00766615"/>
    <w:rsid w:val="00772E3F"/>
    <w:rsid w:val="00776E85"/>
    <w:rsid w:val="007779D1"/>
    <w:rsid w:val="0078010C"/>
    <w:rsid w:val="007815CF"/>
    <w:rsid w:val="007874E7"/>
    <w:rsid w:val="00791AA9"/>
    <w:rsid w:val="007949E6"/>
    <w:rsid w:val="00794CF6"/>
    <w:rsid w:val="00796421"/>
    <w:rsid w:val="0079660F"/>
    <w:rsid w:val="00796FF1"/>
    <w:rsid w:val="00797CA4"/>
    <w:rsid w:val="007A0D74"/>
    <w:rsid w:val="007A0ECE"/>
    <w:rsid w:val="007A2C57"/>
    <w:rsid w:val="007A53CC"/>
    <w:rsid w:val="007A5B01"/>
    <w:rsid w:val="007A5C1A"/>
    <w:rsid w:val="007A6304"/>
    <w:rsid w:val="007A6695"/>
    <w:rsid w:val="007A73AB"/>
    <w:rsid w:val="007A7615"/>
    <w:rsid w:val="007A7DA0"/>
    <w:rsid w:val="007B476B"/>
    <w:rsid w:val="007C260F"/>
    <w:rsid w:val="007C77FF"/>
    <w:rsid w:val="007D1B2E"/>
    <w:rsid w:val="007D2852"/>
    <w:rsid w:val="007D2957"/>
    <w:rsid w:val="007D3A1B"/>
    <w:rsid w:val="007D3FE4"/>
    <w:rsid w:val="007D4DD0"/>
    <w:rsid w:val="007D5DE4"/>
    <w:rsid w:val="007D7082"/>
    <w:rsid w:val="007D7EDE"/>
    <w:rsid w:val="007E4B49"/>
    <w:rsid w:val="007E6670"/>
    <w:rsid w:val="007E71DC"/>
    <w:rsid w:val="007F277A"/>
    <w:rsid w:val="007F4BF0"/>
    <w:rsid w:val="007F5BFE"/>
    <w:rsid w:val="007F78CB"/>
    <w:rsid w:val="00801AAF"/>
    <w:rsid w:val="00801AD1"/>
    <w:rsid w:val="00804C25"/>
    <w:rsid w:val="00804DF1"/>
    <w:rsid w:val="00804E10"/>
    <w:rsid w:val="008068AD"/>
    <w:rsid w:val="00813EF3"/>
    <w:rsid w:val="00815D4E"/>
    <w:rsid w:val="0081768D"/>
    <w:rsid w:val="00820AAC"/>
    <w:rsid w:val="00821516"/>
    <w:rsid w:val="008216BA"/>
    <w:rsid w:val="008216D0"/>
    <w:rsid w:val="00826378"/>
    <w:rsid w:val="00826AC2"/>
    <w:rsid w:val="00830019"/>
    <w:rsid w:val="0083198C"/>
    <w:rsid w:val="00831B7A"/>
    <w:rsid w:val="00831BE6"/>
    <w:rsid w:val="0083229D"/>
    <w:rsid w:val="00833FF3"/>
    <w:rsid w:val="0083567B"/>
    <w:rsid w:val="008402FB"/>
    <w:rsid w:val="00841D45"/>
    <w:rsid w:val="00841F06"/>
    <w:rsid w:val="00842C1D"/>
    <w:rsid w:val="0084321C"/>
    <w:rsid w:val="00845242"/>
    <w:rsid w:val="00845BFE"/>
    <w:rsid w:val="008519F6"/>
    <w:rsid w:val="00853853"/>
    <w:rsid w:val="008538D2"/>
    <w:rsid w:val="0085555B"/>
    <w:rsid w:val="00861C5A"/>
    <w:rsid w:val="008651ED"/>
    <w:rsid w:val="0086566D"/>
    <w:rsid w:val="008665F5"/>
    <w:rsid w:val="00867818"/>
    <w:rsid w:val="008706FD"/>
    <w:rsid w:val="0087271E"/>
    <w:rsid w:val="00873568"/>
    <w:rsid w:val="008777AA"/>
    <w:rsid w:val="00880973"/>
    <w:rsid w:val="0088118E"/>
    <w:rsid w:val="00891C2D"/>
    <w:rsid w:val="0089285A"/>
    <w:rsid w:val="008928CD"/>
    <w:rsid w:val="00893267"/>
    <w:rsid w:val="00894A67"/>
    <w:rsid w:val="00895822"/>
    <w:rsid w:val="00896ECD"/>
    <w:rsid w:val="008A1C9F"/>
    <w:rsid w:val="008A352D"/>
    <w:rsid w:val="008A4133"/>
    <w:rsid w:val="008A4608"/>
    <w:rsid w:val="008A4F91"/>
    <w:rsid w:val="008A5101"/>
    <w:rsid w:val="008A5F7C"/>
    <w:rsid w:val="008B0369"/>
    <w:rsid w:val="008B0D93"/>
    <w:rsid w:val="008B0E70"/>
    <w:rsid w:val="008B1AF3"/>
    <w:rsid w:val="008B1D3F"/>
    <w:rsid w:val="008B5217"/>
    <w:rsid w:val="008B59EF"/>
    <w:rsid w:val="008B75B9"/>
    <w:rsid w:val="008C0253"/>
    <w:rsid w:val="008C2B4C"/>
    <w:rsid w:val="008C3EF6"/>
    <w:rsid w:val="008C5C62"/>
    <w:rsid w:val="008C706A"/>
    <w:rsid w:val="008C774C"/>
    <w:rsid w:val="008C7C37"/>
    <w:rsid w:val="008C7D29"/>
    <w:rsid w:val="008D06E8"/>
    <w:rsid w:val="008D1E32"/>
    <w:rsid w:val="008D2DF5"/>
    <w:rsid w:val="008E3EFE"/>
    <w:rsid w:val="008E42D0"/>
    <w:rsid w:val="008E5774"/>
    <w:rsid w:val="008E5999"/>
    <w:rsid w:val="008E7E7F"/>
    <w:rsid w:val="008F0044"/>
    <w:rsid w:val="008F33AD"/>
    <w:rsid w:val="008F4408"/>
    <w:rsid w:val="008F6AAF"/>
    <w:rsid w:val="00902519"/>
    <w:rsid w:val="00903474"/>
    <w:rsid w:val="00904427"/>
    <w:rsid w:val="00910F41"/>
    <w:rsid w:val="00911008"/>
    <w:rsid w:val="00913964"/>
    <w:rsid w:val="00913D0C"/>
    <w:rsid w:val="00914D4B"/>
    <w:rsid w:val="00921BC3"/>
    <w:rsid w:val="00924CA4"/>
    <w:rsid w:val="00926F5F"/>
    <w:rsid w:val="00927925"/>
    <w:rsid w:val="00927A0F"/>
    <w:rsid w:val="0093266A"/>
    <w:rsid w:val="00932987"/>
    <w:rsid w:val="009339FA"/>
    <w:rsid w:val="0094008F"/>
    <w:rsid w:val="009445EF"/>
    <w:rsid w:val="009475E8"/>
    <w:rsid w:val="00951AEE"/>
    <w:rsid w:val="00951CC0"/>
    <w:rsid w:val="00954E35"/>
    <w:rsid w:val="009557D7"/>
    <w:rsid w:val="00957FBE"/>
    <w:rsid w:val="0096179D"/>
    <w:rsid w:val="0096370D"/>
    <w:rsid w:val="00963761"/>
    <w:rsid w:val="00964630"/>
    <w:rsid w:val="00964D5D"/>
    <w:rsid w:val="009656DE"/>
    <w:rsid w:val="009676D3"/>
    <w:rsid w:val="00970438"/>
    <w:rsid w:val="0097075A"/>
    <w:rsid w:val="0097497A"/>
    <w:rsid w:val="009753BC"/>
    <w:rsid w:val="00976840"/>
    <w:rsid w:val="009828A5"/>
    <w:rsid w:val="00983443"/>
    <w:rsid w:val="00984F93"/>
    <w:rsid w:val="00986294"/>
    <w:rsid w:val="00987B48"/>
    <w:rsid w:val="00991416"/>
    <w:rsid w:val="009A0017"/>
    <w:rsid w:val="009A18A3"/>
    <w:rsid w:val="009A4385"/>
    <w:rsid w:val="009A4D5A"/>
    <w:rsid w:val="009A4FDB"/>
    <w:rsid w:val="009A52E5"/>
    <w:rsid w:val="009B06E4"/>
    <w:rsid w:val="009B31F7"/>
    <w:rsid w:val="009B4AA9"/>
    <w:rsid w:val="009B5FDE"/>
    <w:rsid w:val="009C09B1"/>
    <w:rsid w:val="009C1D18"/>
    <w:rsid w:val="009C25CE"/>
    <w:rsid w:val="009C47DE"/>
    <w:rsid w:val="009C51C1"/>
    <w:rsid w:val="009C5778"/>
    <w:rsid w:val="009C7991"/>
    <w:rsid w:val="009D0383"/>
    <w:rsid w:val="009D0677"/>
    <w:rsid w:val="009D1C46"/>
    <w:rsid w:val="009D642B"/>
    <w:rsid w:val="009E1CB5"/>
    <w:rsid w:val="009E4B03"/>
    <w:rsid w:val="009E4B2A"/>
    <w:rsid w:val="009E6922"/>
    <w:rsid w:val="009E6FCE"/>
    <w:rsid w:val="009F6036"/>
    <w:rsid w:val="00A001A4"/>
    <w:rsid w:val="00A005DD"/>
    <w:rsid w:val="00A007D9"/>
    <w:rsid w:val="00A04A57"/>
    <w:rsid w:val="00A1008F"/>
    <w:rsid w:val="00A102EB"/>
    <w:rsid w:val="00A114A9"/>
    <w:rsid w:val="00A114E6"/>
    <w:rsid w:val="00A1247E"/>
    <w:rsid w:val="00A144D5"/>
    <w:rsid w:val="00A2C554"/>
    <w:rsid w:val="00A32E40"/>
    <w:rsid w:val="00A338AF"/>
    <w:rsid w:val="00A40514"/>
    <w:rsid w:val="00A4193B"/>
    <w:rsid w:val="00A43B35"/>
    <w:rsid w:val="00A45FE5"/>
    <w:rsid w:val="00A4676F"/>
    <w:rsid w:val="00A55971"/>
    <w:rsid w:val="00A61C7B"/>
    <w:rsid w:val="00A65065"/>
    <w:rsid w:val="00A65A47"/>
    <w:rsid w:val="00A67FAE"/>
    <w:rsid w:val="00A71A92"/>
    <w:rsid w:val="00A71F48"/>
    <w:rsid w:val="00A72156"/>
    <w:rsid w:val="00A74F8B"/>
    <w:rsid w:val="00A8599C"/>
    <w:rsid w:val="00A869B8"/>
    <w:rsid w:val="00A94E55"/>
    <w:rsid w:val="00A959E3"/>
    <w:rsid w:val="00A95EE8"/>
    <w:rsid w:val="00A960B5"/>
    <w:rsid w:val="00A97450"/>
    <w:rsid w:val="00AA1BF2"/>
    <w:rsid w:val="00AA5141"/>
    <w:rsid w:val="00AA6669"/>
    <w:rsid w:val="00AA7424"/>
    <w:rsid w:val="00AB015C"/>
    <w:rsid w:val="00AB1004"/>
    <w:rsid w:val="00AB1535"/>
    <w:rsid w:val="00AB1E91"/>
    <w:rsid w:val="00AB2E18"/>
    <w:rsid w:val="00AB34D7"/>
    <w:rsid w:val="00AC0C73"/>
    <w:rsid w:val="00AC101C"/>
    <w:rsid w:val="00AC3F71"/>
    <w:rsid w:val="00AC485E"/>
    <w:rsid w:val="00AC5B35"/>
    <w:rsid w:val="00AC68AD"/>
    <w:rsid w:val="00AD17A0"/>
    <w:rsid w:val="00AD1CB5"/>
    <w:rsid w:val="00AD304C"/>
    <w:rsid w:val="00AD3949"/>
    <w:rsid w:val="00AD637B"/>
    <w:rsid w:val="00AE09B8"/>
    <w:rsid w:val="00AE0D5B"/>
    <w:rsid w:val="00AE1751"/>
    <w:rsid w:val="00AE2D23"/>
    <w:rsid w:val="00AE3640"/>
    <w:rsid w:val="00AE3ED2"/>
    <w:rsid w:val="00AE49B6"/>
    <w:rsid w:val="00AF3160"/>
    <w:rsid w:val="00AF41CA"/>
    <w:rsid w:val="00AF675F"/>
    <w:rsid w:val="00B0002E"/>
    <w:rsid w:val="00B0032F"/>
    <w:rsid w:val="00B0349B"/>
    <w:rsid w:val="00B04E95"/>
    <w:rsid w:val="00B11C06"/>
    <w:rsid w:val="00B13C46"/>
    <w:rsid w:val="00B14460"/>
    <w:rsid w:val="00B150CA"/>
    <w:rsid w:val="00B17873"/>
    <w:rsid w:val="00B17E3B"/>
    <w:rsid w:val="00B2171E"/>
    <w:rsid w:val="00B22713"/>
    <w:rsid w:val="00B23725"/>
    <w:rsid w:val="00B2415D"/>
    <w:rsid w:val="00B24722"/>
    <w:rsid w:val="00B264D3"/>
    <w:rsid w:val="00B311C3"/>
    <w:rsid w:val="00B31FA1"/>
    <w:rsid w:val="00B375E4"/>
    <w:rsid w:val="00B42811"/>
    <w:rsid w:val="00B448BD"/>
    <w:rsid w:val="00B44DDB"/>
    <w:rsid w:val="00B516AB"/>
    <w:rsid w:val="00B52470"/>
    <w:rsid w:val="00B55C59"/>
    <w:rsid w:val="00B57168"/>
    <w:rsid w:val="00B62681"/>
    <w:rsid w:val="00B62DE6"/>
    <w:rsid w:val="00B64385"/>
    <w:rsid w:val="00B678BE"/>
    <w:rsid w:val="00B7124A"/>
    <w:rsid w:val="00B716D6"/>
    <w:rsid w:val="00B7355B"/>
    <w:rsid w:val="00B77E95"/>
    <w:rsid w:val="00B82E9A"/>
    <w:rsid w:val="00B82EC9"/>
    <w:rsid w:val="00B86A32"/>
    <w:rsid w:val="00B91BA0"/>
    <w:rsid w:val="00B92063"/>
    <w:rsid w:val="00B92A60"/>
    <w:rsid w:val="00B93D3E"/>
    <w:rsid w:val="00BA207C"/>
    <w:rsid w:val="00BA2790"/>
    <w:rsid w:val="00BA2A65"/>
    <w:rsid w:val="00BA3BBE"/>
    <w:rsid w:val="00BA6696"/>
    <w:rsid w:val="00BB02A0"/>
    <w:rsid w:val="00BB1B89"/>
    <w:rsid w:val="00BB1FAE"/>
    <w:rsid w:val="00BB362D"/>
    <w:rsid w:val="00BB6AE2"/>
    <w:rsid w:val="00BB75D0"/>
    <w:rsid w:val="00BC169F"/>
    <w:rsid w:val="00BC359E"/>
    <w:rsid w:val="00BC4556"/>
    <w:rsid w:val="00BC6644"/>
    <w:rsid w:val="00BC6722"/>
    <w:rsid w:val="00BD0BFF"/>
    <w:rsid w:val="00BD0E71"/>
    <w:rsid w:val="00BD139C"/>
    <w:rsid w:val="00BD28D3"/>
    <w:rsid w:val="00BD4A4F"/>
    <w:rsid w:val="00BD593A"/>
    <w:rsid w:val="00BD5BAB"/>
    <w:rsid w:val="00BD5E8E"/>
    <w:rsid w:val="00BD5FF4"/>
    <w:rsid w:val="00BD6077"/>
    <w:rsid w:val="00BE0D2D"/>
    <w:rsid w:val="00BE2171"/>
    <w:rsid w:val="00BF1316"/>
    <w:rsid w:val="00BF2086"/>
    <w:rsid w:val="00BF2AED"/>
    <w:rsid w:val="00BF374F"/>
    <w:rsid w:val="00BF3B11"/>
    <w:rsid w:val="00BF56FB"/>
    <w:rsid w:val="00BF5A92"/>
    <w:rsid w:val="00C0025B"/>
    <w:rsid w:val="00C00D18"/>
    <w:rsid w:val="00C0213A"/>
    <w:rsid w:val="00C04819"/>
    <w:rsid w:val="00C13606"/>
    <w:rsid w:val="00C144DF"/>
    <w:rsid w:val="00C15393"/>
    <w:rsid w:val="00C16E09"/>
    <w:rsid w:val="00C214D2"/>
    <w:rsid w:val="00C21F39"/>
    <w:rsid w:val="00C227EF"/>
    <w:rsid w:val="00C23854"/>
    <w:rsid w:val="00C24813"/>
    <w:rsid w:val="00C2577C"/>
    <w:rsid w:val="00C27BA2"/>
    <w:rsid w:val="00C30AC7"/>
    <w:rsid w:val="00C31575"/>
    <w:rsid w:val="00C31B53"/>
    <w:rsid w:val="00C32628"/>
    <w:rsid w:val="00C36877"/>
    <w:rsid w:val="00C369E3"/>
    <w:rsid w:val="00C372C5"/>
    <w:rsid w:val="00C4023F"/>
    <w:rsid w:val="00C42F6A"/>
    <w:rsid w:val="00C46DB4"/>
    <w:rsid w:val="00C5202C"/>
    <w:rsid w:val="00C5342E"/>
    <w:rsid w:val="00C5385F"/>
    <w:rsid w:val="00C53905"/>
    <w:rsid w:val="00C55058"/>
    <w:rsid w:val="00C55110"/>
    <w:rsid w:val="00C55EEC"/>
    <w:rsid w:val="00C579F5"/>
    <w:rsid w:val="00C627E8"/>
    <w:rsid w:val="00C62B28"/>
    <w:rsid w:val="00C63463"/>
    <w:rsid w:val="00C63B0A"/>
    <w:rsid w:val="00C65676"/>
    <w:rsid w:val="00C66223"/>
    <w:rsid w:val="00C707E1"/>
    <w:rsid w:val="00C72016"/>
    <w:rsid w:val="00C72444"/>
    <w:rsid w:val="00C72766"/>
    <w:rsid w:val="00C74C15"/>
    <w:rsid w:val="00C758FA"/>
    <w:rsid w:val="00C84EFC"/>
    <w:rsid w:val="00C9250D"/>
    <w:rsid w:val="00C93131"/>
    <w:rsid w:val="00C93F33"/>
    <w:rsid w:val="00CA03B6"/>
    <w:rsid w:val="00CA1967"/>
    <w:rsid w:val="00CA22E2"/>
    <w:rsid w:val="00CB2C00"/>
    <w:rsid w:val="00CB2E95"/>
    <w:rsid w:val="00CB54C4"/>
    <w:rsid w:val="00CC0808"/>
    <w:rsid w:val="00CC4094"/>
    <w:rsid w:val="00CD09D2"/>
    <w:rsid w:val="00CD0A8A"/>
    <w:rsid w:val="00CD0A96"/>
    <w:rsid w:val="00CD12C7"/>
    <w:rsid w:val="00CD2B1D"/>
    <w:rsid w:val="00CD2FA1"/>
    <w:rsid w:val="00CD3E70"/>
    <w:rsid w:val="00CD4104"/>
    <w:rsid w:val="00CD5CDB"/>
    <w:rsid w:val="00CD729F"/>
    <w:rsid w:val="00CD7A58"/>
    <w:rsid w:val="00CE6B74"/>
    <w:rsid w:val="00CF20D1"/>
    <w:rsid w:val="00CF380E"/>
    <w:rsid w:val="00CF5FAE"/>
    <w:rsid w:val="00CF6080"/>
    <w:rsid w:val="00CF6485"/>
    <w:rsid w:val="00D00654"/>
    <w:rsid w:val="00D07275"/>
    <w:rsid w:val="00D10943"/>
    <w:rsid w:val="00D16757"/>
    <w:rsid w:val="00D174BD"/>
    <w:rsid w:val="00D17DDC"/>
    <w:rsid w:val="00D2193C"/>
    <w:rsid w:val="00D23251"/>
    <w:rsid w:val="00D237AB"/>
    <w:rsid w:val="00D24174"/>
    <w:rsid w:val="00D257F4"/>
    <w:rsid w:val="00D26477"/>
    <w:rsid w:val="00D2713A"/>
    <w:rsid w:val="00D31FD0"/>
    <w:rsid w:val="00D337A2"/>
    <w:rsid w:val="00D34126"/>
    <w:rsid w:val="00D35BEA"/>
    <w:rsid w:val="00D4184D"/>
    <w:rsid w:val="00D43114"/>
    <w:rsid w:val="00D44983"/>
    <w:rsid w:val="00D4640F"/>
    <w:rsid w:val="00D55649"/>
    <w:rsid w:val="00D562D8"/>
    <w:rsid w:val="00D606B2"/>
    <w:rsid w:val="00D6094E"/>
    <w:rsid w:val="00D60F47"/>
    <w:rsid w:val="00D62F58"/>
    <w:rsid w:val="00D70041"/>
    <w:rsid w:val="00D81AF7"/>
    <w:rsid w:val="00D81B33"/>
    <w:rsid w:val="00D824E5"/>
    <w:rsid w:val="00D82A54"/>
    <w:rsid w:val="00D82A8E"/>
    <w:rsid w:val="00D82F54"/>
    <w:rsid w:val="00D83235"/>
    <w:rsid w:val="00D8472E"/>
    <w:rsid w:val="00D86035"/>
    <w:rsid w:val="00D87C9C"/>
    <w:rsid w:val="00D90303"/>
    <w:rsid w:val="00D91FD5"/>
    <w:rsid w:val="00DA0DFB"/>
    <w:rsid w:val="00DA3358"/>
    <w:rsid w:val="00DA54C3"/>
    <w:rsid w:val="00DA78F2"/>
    <w:rsid w:val="00DA7DAA"/>
    <w:rsid w:val="00DB35D7"/>
    <w:rsid w:val="00DB3949"/>
    <w:rsid w:val="00DB3F8A"/>
    <w:rsid w:val="00DB422A"/>
    <w:rsid w:val="00DB4A0C"/>
    <w:rsid w:val="00DC0C42"/>
    <w:rsid w:val="00DC23A6"/>
    <w:rsid w:val="00DC5196"/>
    <w:rsid w:val="00DC7D52"/>
    <w:rsid w:val="00DD0A28"/>
    <w:rsid w:val="00DD28A7"/>
    <w:rsid w:val="00DD55D2"/>
    <w:rsid w:val="00DD63CE"/>
    <w:rsid w:val="00DD6537"/>
    <w:rsid w:val="00DD7042"/>
    <w:rsid w:val="00DE14CF"/>
    <w:rsid w:val="00DE1602"/>
    <w:rsid w:val="00DE246D"/>
    <w:rsid w:val="00DE2478"/>
    <w:rsid w:val="00DE3A83"/>
    <w:rsid w:val="00DE4AA6"/>
    <w:rsid w:val="00DE5CD7"/>
    <w:rsid w:val="00DE6906"/>
    <w:rsid w:val="00DE7A4C"/>
    <w:rsid w:val="00DF100C"/>
    <w:rsid w:val="00DF203A"/>
    <w:rsid w:val="00DF28A7"/>
    <w:rsid w:val="00DF55A1"/>
    <w:rsid w:val="00E00904"/>
    <w:rsid w:val="00E019B5"/>
    <w:rsid w:val="00E071D1"/>
    <w:rsid w:val="00E11FF3"/>
    <w:rsid w:val="00E13A0A"/>
    <w:rsid w:val="00E16659"/>
    <w:rsid w:val="00E17EE5"/>
    <w:rsid w:val="00E215EF"/>
    <w:rsid w:val="00E21AB7"/>
    <w:rsid w:val="00E21AF7"/>
    <w:rsid w:val="00E25617"/>
    <w:rsid w:val="00E26B64"/>
    <w:rsid w:val="00E27460"/>
    <w:rsid w:val="00E27A45"/>
    <w:rsid w:val="00E27FDA"/>
    <w:rsid w:val="00E3314E"/>
    <w:rsid w:val="00E34E4C"/>
    <w:rsid w:val="00E369E3"/>
    <w:rsid w:val="00E4520B"/>
    <w:rsid w:val="00E46063"/>
    <w:rsid w:val="00E507C1"/>
    <w:rsid w:val="00E5198E"/>
    <w:rsid w:val="00E52C2C"/>
    <w:rsid w:val="00E533E3"/>
    <w:rsid w:val="00E54670"/>
    <w:rsid w:val="00E57A22"/>
    <w:rsid w:val="00E62571"/>
    <w:rsid w:val="00E64FC0"/>
    <w:rsid w:val="00E65865"/>
    <w:rsid w:val="00E6762E"/>
    <w:rsid w:val="00E71C25"/>
    <w:rsid w:val="00E76D02"/>
    <w:rsid w:val="00E76EB9"/>
    <w:rsid w:val="00E7794B"/>
    <w:rsid w:val="00E77C53"/>
    <w:rsid w:val="00E806D1"/>
    <w:rsid w:val="00E81F60"/>
    <w:rsid w:val="00E81F64"/>
    <w:rsid w:val="00E872F8"/>
    <w:rsid w:val="00E8795C"/>
    <w:rsid w:val="00E9611C"/>
    <w:rsid w:val="00EA1D8A"/>
    <w:rsid w:val="00EA2C13"/>
    <w:rsid w:val="00EA2E97"/>
    <w:rsid w:val="00EA32A2"/>
    <w:rsid w:val="00EA3375"/>
    <w:rsid w:val="00EA51AA"/>
    <w:rsid w:val="00EB0865"/>
    <w:rsid w:val="00EB1E38"/>
    <w:rsid w:val="00EB2A0A"/>
    <w:rsid w:val="00EB41C2"/>
    <w:rsid w:val="00EB4BC9"/>
    <w:rsid w:val="00EB6FFD"/>
    <w:rsid w:val="00EC16B5"/>
    <w:rsid w:val="00EC260D"/>
    <w:rsid w:val="00EC4D63"/>
    <w:rsid w:val="00ED0A41"/>
    <w:rsid w:val="00ED1ED4"/>
    <w:rsid w:val="00ED55AC"/>
    <w:rsid w:val="00ED592B"/>
    <w:rsid w:val="00ED5A89"/>
    <w:rsid w:val="00EE07DA"/>
    <w:rsid w:val="00EE0904"/>
    <w:rsid w:val="00EE1099"/>
    <w:rsid w:val="00EF0E6B"/>
    <w:rsid w:val="00EF3EDA"/>
    <w:rsid w:val="00EF401D"/>
    <w:rsid w:val="00EF6456"/>
    <w:rsid w:val="00EF6845"/>
    <w:rsid w:val="00EF6E50"/>
    <w:rsid w:val="00EF7B2D"/>
    <w:rsid w:val="00F00E0B"/>
    <w:rsid w:val="00F02425"/>
    <w:rsid w:val="00F02D8C"/>
    <w:rsid w:val="00F030C8"/>
    <w:rsid w:val="00F056F5"/>
    <w:rsid w:val="00F10F71"/>
    <w:rsid w:val="00F14F00"/>
    <w:rsid w:val="00F203DD"/>
    <w:rsid w:val="00F22E23"/>
    <w:rsid w:val="00F23EFF"/>
    <w:rsid w:val="00F25401"/>
    <w:rsid w:val="00F3123E"/>
    <w:rsid w:val="00F3153B"/>
    <w:rsid w:val="00F34F00"/>
    <w:rsid w:val="00F369CC"/>
    <w:rsid w:val="00F40B48"/>
    <w:rsid w:val="00F4189F"/>
    <w:rsid w:val="00F47AA3"/>
    <w:rsid w:val="00F5172E"/>
    <w:rsid w:val="00F51C5D"/>
    <w:rsid w:val="00F53291"/>
    <w:rsid w:val="00F55F60"/>
    <w:rsid w:val="00F60BAD"/>
    <w:rsid w:val="00F620ED"/>
    <w:rsid w:val="00F64075"/>
    <w:rsid w:val="00F64444"/>
    <w:rsid w:val="00F65D5E"/>
    <w:rsid w:val="00F67F3A"/>
    <w:rsid w:val="00F70F7D"/>
    <w:rsid w:val="00F721A2"/>
    <w:rsid w:val="00F72767"/>
    <w:rsid w:val="00F72935"/>
    <w:rsid w:val="00F72D1D"/>
    <w:rsid w:val="00F731A2"/>
    <w:rsid w:val="00F778D7"/>
    <w:rsid w:val="00F80E37"/>
    <w:rsid w:val="00F82742"/>
    <w:rsid w:val="00F82EED"/>
    <w:rsid w:val="00F83A11"/>
    <w:rsid w:val="00F8609C"/>
    <w:rsid w:val="00F87380"/>
    <w:rsid w:val="00F87FF0"/>
    <w:rsid w:val="00F92174"/>
    <w:rsid w:val="00F94E38"/>
    <w:rsid w:val="00F96611"/>
    <w:rsid w:val="00FA3125"/>
    <w:rsid w:val="00FA5C32"/>
    <w:rsid w:val="00FA606E"/>
    <w:rsid w:val="00FA644A"/>
    <w:rsid w:val="00FA708E"/>
    <w:rsid w:val="00FB0A9B"/>
    <w:rsid w:val="00FB4B8F"/>
    <w:rsid w:val="00FB7374"/>
    <w:rsid w:val="00FC037A"/>
    <w:rsid w:val="00FC3D23"/>
    <w:rsid w:val="00FC4165"/>
    <w:rsid w:val="00FC4D36"/>
    <w:rsid w:val="00FC77C9"/>
    <w:rsid w:val="00FC7E76"/>
    <w:rsid w:val="00FD3ABE"/>
    <w:rsid w:val="00FD5042"/>
    <w:rsid w:val="00FD5EB2"/>
    <w:rsid w:val="00FD667A"/>
    <w:rsid w:val="00FD6DD4"/>
    <w:rsid w:val="00FE3ECB"/>
    <w:rsid w:val="00FE4531"/>
    <w:rsid w:val="00FF19D0"/>
    <w:rsid w:val="00FF781F"/>
    <w:rsid w:val="03D0ACA8"/>
    <w:rsid w:val="7BEA51AA"/>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022231"/>
  <w15:docId w15:val="{0350630B-4F0D-49A4-8762-610AEF24E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404D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C31B53"/>
    <w:rPr>
      <w:color w:val="808080"/>
    </w:rPr>
  </w:style>
  <w:style w:type="character" w:customStyle="1" w:styleId="csl-entry">
    <w:name w:val="csl-entry"/>
    <w:basedOn w:val="Absatz-Standardschriftart"/>
    <w:rsid w:val="00C31B53"/>
  </w:style>
  <w:style w:type="character" w:customStyle="1" w:styleId="csl-left-margin">
    <w:name w:val="csl-left-margin"/>
    <w:basedOn w:val="Absatz-Standardschriftart"/>
    <w:rsid w:val="00C31B53"/>
  </w:style>
  <w:style w:type="character" w:customStyle="1" w:styleId="csl-right-inline">
    <w:name w:val="csl-right-inline"/>
    <w:basedOn w:val="Absatz-Standardschriftart"/>
    <w:rsid w:val="00C31B53"/>
  </w:style>
  <w:style w:type="paragraph" w:styleId="Sprechblasentext">
    <w:name w:val="Balloon Text"/>
    <w:basedOn w:val="Standard"/>
    <w:link w:val="SprechblasentextZchn"/>
    <w:uiPriority w:val="99"/>
    <w:semiHidden/>
    <w:unhideWhenUsed/>
    <w:rsid w:val="005843B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843B0"/>
    <w:rPr>
      <w:rFonts w:ascii="Tahoma" w:hAnsi="Tahoma" w:cs="Tahoma"/>
      <w:sz w:val="16"/>
      <w:szCs w:val="16"/>
    </w:rPr>
  </w:style>
  <w:style w:type="character" w:styleId="Kommentarzeichen">
    <w:name w:val="annotation reference"/>
    <w:basedOn w:val="Absatz-Standardschriftart"/>
    <w:uiPriority w:val="99"/>
    <w:semiHidden/>
    <w:unhideWhenUsed/>
    <w:rsid w:val="00BF2AED"/>
    <w:rPr>
      <w:sz w:val="16"/>
      <w:szCs w:val="16"/>
    </w:rPr>
  </w:style>
  <w:style w:type="paragraph" w:styleId="Kommentartext">
    <w:name w:val="annotation text"/>
    <w:basedOn w:val="Standard"/>
    <w:link w:val="KommentartextZchn"/>
    <w:uiPriority w:val="99"/>
    <w:semiHidden/>
    <w:unhideWhenUsed/>
    <w:rsid w:val="00BF2AE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F2AED"/>
    <w:rPr>
      <w:sz w:val="20"/>
      <w:szCs w:val="20"/>
    </w:rPr>
  </w:style>
  <w:style w:type="paragraph" w:styleId="Kommentarthema">
    <w:name w:val="annotation subject"/>
    <w:basedOn w:val="Kommentartext"/>
    <w:next w:val="Kommentartext"/>
    <w:link w:val="KommentarthemaZchn"/>
    <w:uiPriority w:val="99"/>
    <w:semiHidden/>
    <w:unhideWhenUsed/>
    <w:rsid w:val="00BF2AED"/>
    <w:rPr>
      <w:b/>
      <w:bCs/>
    </w:rPr>
  </w:style>
  <w:style w:type="character" w:customStyle="1" w:styleId="KommentarthemaZchn">
    <w:name w:val="Kommentarthema Zchn"/>
    <w:basedOn w:val="KommentartextZchn"/>
    <w:link w:val="Kommentarthema"/>
    <w:uiPriority w:val="99"/>
    <w:semiHidden/>
    <w:rsid w:val="00BF2AED"/>
    <w:rPr>
      <w:b/>
      <w:bCs/>
      <w:sz w:val="20"/>
      <w:szCs w:val="20"/>
    </w:rPr>
  </w:style>
  <w:style w:type="paragraph" w:styleId="berarbeitung">
    <w:name w:val="Revision"/>
    <w:hidden/>
    <w:uiPriority w:val="99"/>
    <w:semiHidden/>
    <w:rsid w:val="006C69B2"/>
    <w:pPr>
      <w:spacing w:after="0" w:line="240" w:lineRule="auto"/>
    </w:pPr>
  </w:style>
  <w:style w:type="paragraph" w:styleId="Kopfzeile">
    <w:name w:val="header"/>
    <w:basedOn w:val="Standard"/>
    <w:link w:val="KopfzeileZchn"/>
    <w:uiPriority w:val="99"/>
    <w:unhideWhenUsed/>
    <w:rsid w:val="00190073"/>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90073"/>
  </w:style>
  <w:style w:type="paragraph" w:styleId="Fuzeile">
    <w:name w:val="footer"/>
    <w:basedOn w:val="Standard"/>
    <w:link w:val="FuzeileZchn"/>
    <w:uiPriority w:val="99"/>
    <w:unhideWhenUsed/>
    <w:rsid w:val="00190073"/>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90073"/>
  </w:style>
  <w:style w:type="character" w:customStyle="1" w:styleId="berschrift3Zchn">
    <w:name w:val="Überschrift 3 Zchn"/>
    <w:basedOn w:val="Absatz-Standardschriftart"/>
    <w:link w:val="berschrift3"/>
    <w:uiPriority w:val="9"/>
    <w:rsid w:val="00404DD0"/>
    <w:rPr>
      <w:rFonts w:ascii="Times New Roman" w:eastAsia="Times New Roman" w:hAnsi="Times New Roman" w:cs="Times New Roman"/>
      <w:b/>
      <w:bCs/>
      <w:sz w:val="27"/>
      <w:szCs w:val="27"/>
    </w:rPr>
  </w:style>
  <w:style w:type="character" w:styleId="Hyperlink">
    <w:name w:val="Hyperlink"/>
    <w:basedOn w:val="Absatz-Standardschriftart"/>
    <w:uiPriority w:val="99"/>
    <w:unhideWhenUsed/>
    <w:rsid w:val="00404DD0"/>
    <w:rPr>
      <w:color w:val="0000FF"/>
      <w:u w:val="single"/>
    </w:rPr>
  </w:style>
  <w:style w:type="character" w:styleId="Zeilennummer">
    <w:name w:val="line number"/>
    <w:basedOn w:val="Absatz-Standardschriftart"/>
    <w:uiPriority w:val="99"/>
    <w:semiHidden/>
    <w:unhideWhenUsed/>
    <w:rsid w:val="00723841"/>
  </w:style>
  <w:style w:type="paragraph" w:styleId="Literaturverzeichnis">
    <w:name w:val="Bibliography"/>
    <w:basedOn w:val="Standard"/>
    <w:next w:val="Standard"/>
    <w:uiPriority w:val="37"/>
    <w:unhideWhenUsed/>
    <w:rsid w:val="00064B21"/>
    <w:pPr>
      <w:tabs>
        <w:tab w:val="left" w:pos="384"/>
      </w:tabs>
      <w:spacing w:after="0" w:line="480" w:lineRule="auto"/>
      <w:ind w:left="384" w:hanging="384"/>
    </w:pPr>
  </w:style>
  <w:style w:type="character" w:customStyle="1" w:styleId="NichtaufgelsteErwhnung1">
    <w:name w:val="Nicht aufgelöste Erwähnung1"/>
    <w:basedOn w:val="Absatz-Standardschriftart"/>
    <w:uiPriority w:val="99"/>
    <w:semiHidden/>
    <w:unhideWhenUsed/>
    <w:rsid w:val="006E1480"/>
    <w:rPr>
      <w:color w:val="605E5C"/>
      <w:shd w:val="clear" w:color="auto" w:fill="E1DFDD"/>
    </w:rPr>
  </w:style>
  <w:style w:type="paragraph" w:customStyle="1" w:styleId="mb15">
    <w:name w:val="mb15"/>
    <w:basedOn w:val="Standard"/>
    <w:rsid w:val="009A438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6725">
      <w:bodyDiv w:val="1"/>
      <w:marLeft w:val="0"/>
      <w:marRight w:val="0"/>
      <w:marTop w:val="0"/>
      <w:marBottom w:val="0"/>
      <w:divBdr>
        <w:top w:val="none" w:sz="0" w:space="0" w:color="auto"/>
        <w:left w:val="none" w:sz="0" w:space="0" w:color="auto"/>
        <w:bottom w:val="none" w:sz="0" w:space="0" w:color="auto"/>
        <w:right w:val="none" w:sz="0" w:space="0" w:color="auto"/>
      </w:divBdr>
    </w:div>
    <w:div w:id="13500631">
      <w:bodyDiv w:val="1"/>
      <w:marLeft w:val="0"/>
      <w:marRight w:val="0"/>
      <w:marTop w:val="0"/>
      <w:marBottom w:val="0"/>
      <w:divBdr>
        <w:top w:val="none" w:sz="0" w:space="0" w:color="auto"/>
        <w:left w:val="none" w:sz="0" w:space="0" w:color="auto"/>
        <w:bottom w:val="none" w:sz="0" w:space="0" w:color="auto"/>
        <w:right w:val="none" w:sz="0" w:space="0" w:color="auto"/>
      </w:divBdr>
    </w:div>
    <w:div w:id="17439087">
      <w:bodyDiv w:val="1"/>
      <w:marLeft w:val="0"/>
      <w:marRight w:val="0"/>
      <w:marTop w:val="0"/>
      <w:marBottom w:val="0"/>
      <w:divBdr>
        <w:top w:val="none" w:sz="0" w:space="0" w:color="auto"/>
        <w:left w:val="none" w:sz="0" w:space="0" w:color="auto"/>
        <w:bottom w:val="none" w:sz="0" w:space="0" w:color="auto"/>
        <w:right w:val="none" w:sz="0" w:space="0" w:color="auto"/>
      </w:divBdr>
    </w:div>
    <w:div w:id="22177613">
      <w:bodyDiv w:val="1"/>
      <w:marLeft w:val="0"/>
      <w:marRight w:val="0"/>
      <w:marTop w:val="0"/>
      <w:marBottom w:val="0"/>
      <w:divBdr>
        <w:top w:val="none" w:sz="0" w:space="0" w:color="auto"/>
        <w:left w:val="none" w:sz="0" w:space="0" w:color="auto"/>
        <w:bottom w:val="none" w:sz="0" w:space="0" w:color="auto"/>
        <w:right w:val="none" w:sz="0" w:space="0" w:color="auto"/>
      </w:divBdr>
    </w:div>
    <w:div w:id="32200071">
      <w:bodyDiv w:val="1"/>
      <w:marLeft w:val="0"/>
      <w:marRight w:val="0"/>
      <w:marTop w:val="0"/>
      <w:marBottom w:val="0"/>
      <w:divBdr>
        <w:top w:val="none" w:sz="0" w:space="0" w:color="auto"/>
        <w:left w:val="none" w:sz="0" w:space="0" w:color="auto"/>
        <w:bottom w:val="none" w:sz="0" w:space="0" w:color="auto"/>
        <w:right w:val="none" w:sz="0" w:space="0" w:color="auto"/>
      </w:divBdr>
    </w:div>
    <w:div w:id="52851833">
      <w:bodyDiv w:val="1"/>
      <w:marLeft w:val="0"/>
      <w:marRight w:val="0"/>
      <w:marTop w:val="0"/>
      <w:marBottom w:val="0"/>
      <w:divBdr>
        <w:top w:val="none" w:sz="0" w:space="0" w:color="auto"/>
        <w:left w:val="none" w:sz="0" w:space="0" w:color="auto"/>
        <w:bottom w:val="none" w:sz="0" w:space="0" w:color="auto"/>
        <w:right w:val="none" w:sz="0" w:space="0" w:color="auto"/>
      </w:divBdr>
    </w:div>
    <w:div w:id="74598624">
      <w:bodyDiv w:val="1"/>
      <w:marLeft w:val="0"/>
      <w:marRight w:val="0"/>
      <w:marTop w:val="0"/>
      <w:marBottom w:val="0"/>
      <w:divBdr>
        <w:top w:val="none" w:sz="0" w:space="0" w:color="auto"/>
        <w:left w:val="none" w:sz="0" w:space="0" w:color="auto"/>
        <w:bottom w:val="none" w:sz="0" w:space="0" w:color="auto"/>
        <w:right w:val="none" w:sz="0" w:space="0" w:color="auto"/>
      </w:divBdr>
    </w:div>
    <w:div w:id="81684976">
      <w:bodyDiv w:val="1"/>
      <w:marLeft w:val="0"/>
      <w:marRight w:val="0"/>
      <w:marTop w:val="0"/>
      <w:marBottom w:val="0"/>
      <w:divBdr>
        <w:top w:val="none" w:sz="0" w:space="0" w:color="auto"/>
        <w:left w:val="none" w:sz="0" w:space="0" w:color="auto"/>
        <w:bottom w:val="none" w:sz="0" w:space="0" w:color="auto"/>
        <w:right w:val="none" w:sz="0" w:space="0" w:color="auto"/>
      </w:divBdr>
    </w:div>
    <w:div w:id="93941226">
      <w:bodyDiv w:val="1"/>
      <w:marLeft w:val="0"/>
      <w:marRight w:val="0"/>
      <w:marTop w:val="0"/>
      <w:marBottom w:val="0"/>
      <w:divBdr>
        <w:top w:val="none" w:sz="0" w:space="0" w:color="auto"/>
        <w:left w:val="none" w:sz="0" w:space="0" w:color="auto"/>
        <w:bottom w:val="none" w:sz="0" w:space="0" w:color="auto"/>
        <w:right w:val="none" w:sz="0" w:space="0" w:color="auto"/>
      </w:divBdr>
    </w:div>
    <w:div w:id="94372539">
      <w:bodyDiv w:val="1"/>
      <w:marLeft w:val="0"/>
      <w:marRight w:val="0"/>
      <w:marTop w:val="0"/>
      <w:marBottom w:val="0"/>
      <w:divBdr>
        <w:top w:val="none" w:sz="0" w:space="0" w:color="auto"/>
        <w:left w:val="none" w:sz="0" w:space="0" w:color="auto"/>
        <w:bottom w:val="none" w:sz="0" w:space="0" w:color="auto"/>
        <w:right w:val="none" w:sz="0" w:space="0" w:color="auto"/>
      </w:divBdr>
    </w:div>
    <w:div w:id="95642426">
      <w:bodyDiv w:val="1"/>
      <w:marLeft w:val="0"/>
      <w:marRight w:val="0"/>
      <w:marTop w:val="0"/>
      <w:marBottom w:val="0"/>
      <w:divBdr>
        <w:top w:val="none" w:sz="0" w:space="0" w:color="auto"/>
        <w:left w:val="none" w:sz="0" w:space="0" w:color="auto"/>
        <w:bottom w:val="none" w:sz="0" w:space="0" w:color="auto"/>
        <w:right w:val="none" w:sz="0" w:space="0" w:color="auto"/>
      </w:divBdr>
    </w:div>
    <w:div w:id="100222990">
      <w:bodyDiv w:val="1"/>
      <w:marLeft w:val="0"/>
      <w:marRight w:val="0"/>
      <w:marTop w:val="0"/>
      <w:marBottom w:val="0"/>
      <w:divBdr>
        <w:top w:val="none" w:sz="0" w:space="0" w:color="auto"/>
        <w:left w:val="none" w:sz="0" w:space="0" w:color="auto"/>
        <w:bottom w:val="none" w:sz="0" w:space="0" w:color="auto"/>
        <w:right w:val="none" w:sz="0" w:space="0" w:color="auto"/>
      </w:divBdr>
    </w:div>
    <w:div w:id="101270183">
      <w:bodyDiv w:val="1"/>
      <w:marLeft w:val="0"/>
      <w:marRight w:val="0"/>
      <w:marTop w:val="0"/>
      <w:marBottom w:val="0"/>
      <w:divBdr>
        <w:top w:val="none" w:sz="0" w:space="0" w:color="auto"/>
        <w:left w:val="none" w:sz="0" w:space="0" w:color="auto"/>
        <w:bottom w:val="none" w:sz="0" w:space="0" w:color="auto"/>
        <w:right w:val="none" w:sz="0" w:space="0" w:color="auto"/>
      </w:divBdr>
    </w:div>
    <w:div w:id="113407033">
      <w:bodyDiv w:val="1"/>
      <w:marLeft w:val="0"/>
      <w:marRight w:val="0"/>
      <w:marTop w:val="0"/>
      <w:marBottom w:val="0"/>
      <w:divBdr>
        <w:top w:val="none" w:sz="0" w:space="0" w:color="auto"/>
        <w:left w:val="none" w:sz="0" w:space="0" w:color="auto"/>
        <w:bottom w:val="none" w:sz="0" w:space="0" w:color="auto"/>
        <w:right w:val="none" w:sz="0" w:space="0" w:color="auto"/>
      </w:divBdr>
    </w:div>
    <w:div w:id="114325491">
      <w:bodyDiv w:val="1"/>
      <w:marLeft w:val="0"/>
      <w:marRight w:val="0"/>
      <w:marTop w:val="0"/>
      <w:marBottom w:val="0"/>
      <w:divBdr>
        <w:top w:val="none" w:sz="0" w:space="0" w:color="auto"/>
        <w:left w:val="none" w:sz="0" w:space="0" w:color="auto"/>
        <w:bottom w:val="none" w:sz="0" w:space="0" w:color="auto"/>
        <w:right w:val="none" w:sz="0" w:space="0" w:color="auto"/>
      </w:divBdr>
    </w:div>
    <w:div w:id="142044127">
      <w:bodyDiv w:val="1"/>
      <w:marLeft w:val="0"/>
      <w:marRight w:val="0"/>
      <w:marTop w:val="0"/>
      <w:marBottom w:val="0"/>
      <w:divBdr>
        <w:top w:val="none" w:sz="0" w:space="0" w:color="auto"/>
        <w:left w:val="none" w:sz="0" w:space="0" w:color="auto"/>
        <w:bottom w:val="none" w:sz="0" w:space="0" w:color="auto"/>
        <w:right w:val="none" w:sz="0" w:space="0" w:color="auto"/>
      </w:divBdr>
    </w:div>
    <w:div w:id="147065437">
      <w:bodyDiv w:val="1"/>
      <w:marLeft w:val="0"/>
      <w:marRight w:val="0"/>
      <w:marTop w:val="0"/>
      <w:marBottom w:val="0"/>
      <w:divBdr>
        <w:top w:val="none" w:sz="0" w:space="0" w:color="auto"/>
        <w:left w:val="none" w:sz="0" w:space="0" w:color="auto"/>
        <w:bottom w:val="none" w:sz="0" w:space="0" w:color="auto"/>
        <w:right w:val="none" w:sz="0" w:space="0" w:color="auto"/>
      </w:divBdr>
    </w:div>
    <w:div w:id="174657069">
      <w:bodyDiv w:val="1"/>
      <w:marLeft w:val="0"/>
      <w:marRight w:val="0"/>
      <w:marTop w:val="0"/>
      <w:marBottom w:val="0"/>
      <w:divBdr>
        <w:top w:val="none" w:sz="0" w:space="0" w:color="auto"/>
        <w:left w:val="none" w:sz="0" w:space="0" w:color="auto"/>
        <w:bottom w:val="none" w:sz="0" w:space="0" w:color="auto"/>
        <w:right w:val="none" w:sz="0" w:space="0" w:color="auto"/>
      </w:divBdr>
    </w:div>
    <w:div w:id="181554573">
      <w:bodyDiv w:val="1"/>
      <w:marLeft w:val="0"/>
      <w:marRight w:val="0"/>
      <w:marTop w:val="0"/>
      <w:marBottom w:val="0"/>
      <w:divBdr>
        <w:top w:val="none" w:sz="0" w:space="0" w:color="auto"/>
        <w:left w:val="none" w:sz="0" w:space="0" w:color="auto"/>
        <w:bottom w:val="none" w:sz="0" w:space="0" w:color="auto"/>
        <w:right w:val="none" w:sz="0" w:space="0" w:color="auto"/>
      </w:divBdr>
    </w:div>
    <w:div w:id="210239892">
      <w:bodyDiv w:val="1"/>
      <w:marLeft w:val="0"/>
      <w:marRight w:val="0"/>
      <w:marTop w:val="0"/>
      <w:marBottom w:val="0"/>
      <w:divBdr>
        <w:top w:val="none" w:sz="0" w:space="0" w:color="auto"/>
        <w:left w:val="none" w:sz="0" w:space="0" w:color="auto"/>
        <w:bottom w:val="none" w:sz="0" w:space="0" w:color="auto"/>
        <w:right w:val="none" w:sz="0" w:space="0" w:color="auto"/>
      </w:divBdr>
    </w:div>
    <w:div w:id="212549339">
      <w:bodyDiv w:val="1"/>
      <w:marLeft w:val="0"/>
      <w:marRight w:val="0"/>
      <w:marTop w:val="0"/>
      <w:marBottom w:val="0"/>
      <w:divBdr>
        <w:top w:val="none" w:sz="0" w:space="0" w:color="auto"/>
        <w:left w:val="none" w:sz="0" w:space="0" w:color="auto"/>
        <w:bottom w:val="none" w:sz="0" w:space="0" w:color="auto"/>
        <w:right w:val="none" w:sz="0" w:space="0" w:color="auto"/>
      </w:divBdr>
    </w:div>
    <w:div w:id="224341167">
      <w:bodyDiv w:val="1"/>
      <w:marLeft w:val="0"/>
      <w:marRight w:val="0"/>
      <w:marTop w:val="0"/>
      <w:marBottom w:val="0"/>
      <w:divBdr>
        <w:top w:val="none" w:sz="0" w:space="0" w:color="auto"/>
        <w:left w:val="none" w:sz="0" w:space="0" w:color="auto"/>
        <w:bottom w:val="none" w:sz="0" w:space="0" w:color="auto"/>
        <w:right w:val="none" w:sz="0" w:space="0" w:color="auto"/>
      </w:divBdr>
    </w:div>
    <w:div w:id="233780246">
      <w:bodyDiv w:val="1"/>
      <w:marLeft w:val="0"/>
      <w:marRight w:val="0"/>
      <w:marTop w:val="0"/>
      <w:marBottom w:val="0"/>
      <w:divBdr>
        <w:top w:val="none" w:sz="0" w:space="0" w:color="auto"/>
        <w:left w:val="none" w:sz="0" w:space="0" w:color="auto"/>
        <w:bottom w:val="none" w:sz="0" w:space="0" w:color="auto"/>
        <w:right w:val="none" w:sz="0" w:space="0" w:color="auto"/>
      </w:divBdr>
    </w:div>
    <w:div w:id="275253107">
      <w:bodyDiv w:val="1"/>
      <w:marLeft w:val="0"/>
      <w:marRight w:val="0"/>
      <w:marTop w:val="0"/>
      <w:marBottom w:val="0"/>
      <w:divBdr>
        <w:top w:val="none" w:sz="0" w:space="0" w:color="auto"/>
        <w:left w:val="none" w:sz="0" w:space="0" w:color="auto"/>
        <w:bottom w:val="none" w:sz="0" w:space="0" w:color="auto"/>
        <w:right w:val="none" w:sz="0" w:space="0" w:color="auto"/>
      </w:divBdr>
    </w:div>
    <w:div w:id="290674189">
      <w:bodyDiv w:val="1"/>
      <w:marLeft w:val="0"/>
      <w:marRight w:val="0"/>
      <w:marTop w:val="0"/>
      <w:marBottom w:val="0"/>
      <w:divBdr>
        <w:top w:val="none" w:sz="0" w:space="0" w:color="auto"/>
        <w:left w:val="none" w:sz="0" w:space="0" w:color="auto"/>
        <w:bottom w:val="none" w:sz="0" w:space="0" w:color="auto"/>
        <w:right w:val="none" w:sz="0" w:space="0" w:color="auto"/>
      </w:divBdr>
    </w:div>
    <w:div w:id="311570159">
      <w:bodyDiv w:val="1"/>
      <w:marLeft w:val="0"/>
      <w:marRight w:val="0"/>
      <w:marTop w:val="0"/>
      <w:marBottom w:val="0"/>
      <w:divBdr>
        <w:top w:val="none" w:sz="0" w:space="0" w:color="auto"/>
        <w:left w:val="none" w:sz="0" w:space="0" w:color="auto"/>
        <w:bottom w:val="none" w:sz="0" w:space="0" w:color="auto"/>
        <w:right w:val="none" w:sz="0" w:space="0" w:color="auto"/>
      </w:divBdr>
    </w:div>
    <w:div w:id="318190083">
      <w:bodyDiv w:val="1"/>
      <w:marLeft w:val="0"/>
      <w:marRight w:val="0"/>
      <w:marTop w:val="0"/>
      <w:marBottom w:val="0"/>
      <w:divBdr>
        <w:top w:val="none" w:sz="0" w:space="0" w:color="auto"/>
        <w:left w:val="none" w:sz="0" w:space="0" w:color="auto"/>
        <w:bottom w:val="none" w:sz="0" w:space="0" w:color="auto"/>
        <w:right w:val="none" w:sz="0" w:space="0" w:color="auto"/>
      </w:divBdr>
    </w:div>
    <w:div w:id="322590834">
      <w:bodyDiv w:val="1"/>
      <w:marLeft w:val="0"/>
      <w:marRight w:val="0"/>
      <w:marTop w:val="0"/>
      <w:marBottom w:val="0"/>
      <w:divBdr>
        <w:top w:val="none" w:sz="0" w:space="0" w:color="auto"/>
        <w:left w:val="none" w:sz="0" w:space="0" w:color="auto"/>
        <w:bottom w:val="none" w:sz="0" w:space="0" w:color="auto"/>
        <w:right w:val="none" w:sz="0" w:space="0" w:color="auto"/>
      </w:divBdr>
    </w:div>
    <w:div w:id="344089407">
      <w:bodyDiv w:val="1"/>
      <w:marLeft w:val="0"/>
      <w:marRight w:val="0"/>
      <w:marTop w:val="0"/>
      <w:marBottom w:val="0"/>
      <w:divBdr>
        <w:top w:val="none" w:sz="0" w:space="0" w:color="auto"/>
        <w:left w:val="none" w:sz="0" w:space="0" w:color="auto"/>
        <w:bottom w:val="none" w:sz="0" w:space="0" w:color="auto"/>
        <w:right w:val="none" w:sz="0" w:space="0" w:color="auto"/>
      </w:divBdr>
    </w:div>
    <w:div w:id="363143201">
      <w:bodyDiv w:val="1"/>
      <w:marLeft w:val="0"/>
      <w:marRight w:val="0"/>
      <w:marTop w:val="0"/>
      <w:marBottom w:val="0"/>
      <w:divBdr>
        <w:top w:val="none" w:sz="0" w:space="0" w:color="auto"/>
        <w:left w:val="none" w:sz="0" w:space="0" w:color="auto"/>
        <w:bottom w:val="none" w:sz="0" w:space="0" w:color="auto"/>
        <w:right w:val="none" w:sz="0" w:space="0" w:color="auto"/>
      </w:divBdr>
    </w:div>
    <w:div w:id="363676739">
      <w:bodyDiv w:val="1"/>
      <w:marLeft w:val="0"/>
      <w:marRight w:val="0"/>
      <w:marTop w:val="0"/>
      <w:marBottom w:val="0"/>
      <w:divBdr>
        <w:top w:val="none" w:sz="0" w:space="0" w:color="auto"/>
        <w:left w:val="none" w:sz="0" w:space="0" w:color="auto"/>
        <w:bottom w:val="none" w:sz="0" w:space="0" w:color="auto"/>
        <w:right w:val="none" w:sz="0" w:space="0" w:color="auto"/>
      </w:divBdr>
    </w:div>
    <w:div w:id="372196895">
      <w:bodyDiv w:val="1"/>
      <w:marLeft w:val="0"/>
      <w:marRight w:val="0"/>
      <w:marTop w:val="0"/>
      <w:marBottom w:val="0"/>
      <w:divBdr>
        <w:top w:val="none" w:sz="0" w:space="0" w:color="auto"/>
        <w:left w:val="none" w:sz="0" w:space="0" w:color="auto"/>
        <w:bottom w:val="none" w:sz="0" w:space="0" w:color="auto"/>
        <w:right w:val="none" w:sz="0" w:space="0" w:color="auto"/>
      </w:divBdr>
    </w:div>
    <w:div w:id="385104863">
      <w:bodyDiv w:val="1"/>
      <w:marLeft w:val="0"/>
      <w:marRight w:val="0"/>
      <w:marTop w:val="0"/>
      <w:marBottom w:val="0"/>
      <w:divBdr>
        <w:top w:val="none" w:sz="0" w:space="0" w:color="auto"/>
        <w:left w:val="none" w:sz="0" w:space="0" w:color="auto"/>
        <w:bottom w:val="none" w:sz="0" w:space="0" w:color="auto"/>
        <w:right w:val="none" w:sz="0" w:space="0" w:color="auto"/>
      </w:divBdr>
    </w:div>
    <w:div w:id="388499405">
      <w:bodyDiv w:val="1"/>
      <w:marLeft w:val="0"/>
      <w:marRight w:val="0"/>
      <w:marTop w:val="0"/>
      <w:marBottom w:val="0"/>
      <w:divBdr>
        <w:top w:val="none" w:sz="0" w:space="0" w:color="auto"/>
        <w:left w:val="none" w:sz="0" w:space="0" w:color="auto"/>
        <w:bottom w:val="none" w:sz="0" w:space="0" w:color="auto"/>
        <w:right w:val="none" w:sz="0" w:space="0" w:color="auto"/>
      </w:divBdr>
    </w:div>
    <w:div w:id="392044060">
      <w:bodyDiv w:val="1"/>
      <w:marLeft w:val="0"/>
      <w:marRight w:val="0"/>
      <w:marTop w:val="0"/>
      <w:marBottom w:val="0"/>
      <w:divBdr>
        <w:top w:val="none" w:sz="0" w:space="0" w:color="auto"/>
        <w:left w:val="none" w:sz="0" w:space="0" w:color="auto"/>
        <w:bottom w:val="none" w:sz="0" w:space="0" w:color="auto"/>
        <w:right w:val="none" w:sz="0" w:space="0" w:color="auto"/>
      </w:divBdr>
    </w:div>
    <w:div w:id="393353026">
      <w:bodyDiv w:val="1"/>
      <w:marLeft w:val="0"/>
      <w:marRight w:val="0"/>
      <w:marTop w:val="0"/>
      <w:marBottom w:val="0"/>
      <w:divBdr>
        <w:top w:val="none" w:sz="0" w:space="0" w:color="auto"/>
        <w:left w:val="none" w:sz="0" w:space="0" w:color="auto"/>
        <w:bottom w:val="none" w:sz="0" w:space="0" w:color="auto"/>
        <w:right w:val="none" w:sz="0" w:space="0" w:color="auto"/>
      </w:divBdr>
    </w:div>
    <w:div w:id="396367303">
      <w:bodyDiv w:val="1"/>
      <w:marLeft w:val="0"/>
      <w:marRight w:val="0"/>
      <w:marTop w:val="0"/>
      <w:marBottom w:val="0"/>
      <w:divBdr>
        <w:top w:val="none" w:sz="0" w:space="0" w:color="auto"/>
        <w:left w:val="none" w:sz="0" w:space="0" w:color="auto"/>
        <w:bottom w:val="none" w:sz="0" w:space="0" w:color="auto"/>
        <w:right w:val="none" w:sz="0" w:space="0" w:color="auto"/>
      </w:divBdr>
    </w:div>
    <w:div w:id="416176238">
      <w:bodyDiv w:val="1"/>
      <w:marLeft w:val="0"/>
      <w:marRight w:val="0"/>
      <w:marTop w:val="0"/>
      <w:marBottom w:val="0"/>
      <w:divBdr>
        <w:top w:val="none" w:sz="0" w:space="0" w:color="auto"/>
        <w:left w:val="none" w:sz="0" w:space="0" w:color="auto"/>
        <w:bottom w:val="none" w:sz="0" w:space="0" w:color="auto"/>
        <w:right w:val="none" w:sz="0" w:space="0" w:color="auto"/>
      </w:divBdr>
      <w:divsChild>
        <w:div w:id="900141365">
          <w:marLeft w:val="0"/>
          <w:marRight w:val="0"/>
          <w:marTop w:val="0"/>
          <w:marBottom w:val="240"/>
          <w:divBdr>
            <w:top w:val="none" w:sz="0" w:space="0" w:color="auto"/>
            <w:left w:val="none" w:sz="0" w:space="0" w:color="auto"/>
            <w:bottom w:val="none" w:sz="0" w:space="0" w:color="auto"/>
            <w:right w:val="none" w:sz="0" w:space="0" w:color="auto"/>
          </w:divBdr>
        </w:div>
      </w:divsChild>
    </w:div>
    <w:div w:id="427311983">
      <w:bodyDiv w:val="1"/>
      <w:marLeft w:val="0"/>
      <w:marRight w:val="0"/>
      <w:marTop w:val="0"/>
      <w:marBottom w:val="0"/>
      <w:divBdr>
        <w:top w:val="none" w:sz="0" w:space="0" w:color="auto"/>
        <w:left w:val="none" w:sz="0" w:space="0" w:color="auto"/>
        <w:bottom w:val="none" w:sz="0" w:space="0" w:color="auto"/>
        <w:right w:val="none" w:sz="0" w:space="0" w:color="auto"/>
      </w:divBdr>
    </w:div>
    <w:div w:id="432212147">
      <w:bodyDiv w:val="1"/>
      <w:marLeft w:val="0"/>
      <w:marRight w:val="0"/>
      <w:marTop w:val="0"/>
      <w:marBottom w:val="0"/>
      <w:divBdr>
        <w:top w:val="none" w:sz="0" w:space="0" w:color="auto"/>
        <w:left w:val="none" w:sz="0" w:space="0" w:color="auto"/>
        <w:bottom w:val="none" w:sz="0" w:space="0" w:color="auto"/>
        <w:right w:val="none" w:sz="0" w:space="0" w:color="auto"/>
      </w:divBdr>
    </w:div>
    <w:div w:id="452989256">
      <w:bodyDiv w:val="1"/>
      <w:marLeft w:val="0"/>
      <w:marRight w:val="0"/>
      <w:marTop w:val="0"/>
      <w:marBottom w:val="0"/>
      <w:divBdr>
        <w:top w:val="none" w:sz="0" w:space="0" w:color="auto"/>
        <w:left w:val="none" w:sz="0" w:space="0" w:color="auto"/>
        <w:bottom w:val="none" w:sz="0" w:space="0" w:color="auto"/>
        <w:right w:val="none" w:sz="0" w:space="0" w:color="auto"/>
      </w:divBdr>
    </w:div>
    <w:div w:id="459153875">
      <w:bodyDiv w:val="1"/>
      <w:marLeft w:val="0"/>
      <w:marRight w:val="0"/>
      <w:marTop w:val="0"/>
      <w:marBottom w:val="0"/>
      <w:divBdr>
        <w:top w:val="none" w:sz="0" w:space="0" w:color="auto"/>
        <w:left w:val="none" w:sz="0" w:space="0" w:color="auto"/>
        <w:bottom w:val="none" w:sz="0" w:space="0" w:color="auto"/>
        <w:right w:val="none" w:sz="0" w:space="0" w:color="auto"/>
      </w:divBdr>
    </w:div>
    <w:div w:id="490754939">
      <w:bodyDiv w:val="1"/>
      <w:marLeft w:val="0"/>
      <w:marRight w:val="0"/>
      <w:marTop w:val="0"/>
      <w:marBottom w:val="0"/>
      <w:divBdr>
        <w:top w:val="none" w:sz="0" w:space="0" w:color="auto"/>
        <w:left w:val="none" w:sz="0" w:space="0" w:color="auto"/>
        <w:bottom w:val="none" w:sz="0" w:space="0" w:color="auto"/>
        <w:right w:val="none" w:sz="0" w:space="0" w:color="auto"/>
      </w:divBdr>
    </w:div>
    <w:div w:id="490872109">
      <w:bodyDiv w:val="1"/>
      <w:marLeft w:val="0"/>
      <w:marRight w:val="0"/>
      <w:marTop w:val="0"/>
      <w:marBottom w:val="0"/>
      <w:divBdr>
        <w:top w:val="none" w:sz="0" w:space="0" w:color="auto"/>
        <w:left w:val="none" w:sz="0" w:space="0" w:color="auto"/>
        <w:bottom w:val="none" w:sz="0" w:space="0" w:color="auto"/>
        <w:right w:val="none" w:sz="0" w:space="0" w:color="auto"/>
      </w:divBdr>
    </w:div>
    <w:div w:id="491024110">
      <w:bodyDiv w:val="1"/>
      <w:marLeft w:val="0"/>
      <w:marRight w:val="0"/>
      <w:marTop w:val="0"/>
      <w:marBottom w:val="0"/>
      <w:divBdr>
        <w:top w:val="none" w:sz="0" w:space="0" w:color="auto"/>
        <w:left w:val="none" w:sz="0" w:space="0" w:color="auto"/>
        <w:bottom w:val="none" w:sz="0" w:space="0" w:color="auto"/>
        <w:right w:val="none" w:sz="0" w:space="0" w:color="auto"/>
      </w:divBdr>
    </w:div>
    <w:div w:id="494958705">
      <w:bodyDiv w:val="1"/>
      <w:marLeft w:val="0"/>
      <w:marRight w:val="0"/>
      <w:marTop w:val="0"/>
      <w:marBottom w:val="0"/>
      <w:divBdr>
        <w:top w:val="none" w:sz="0" w:space="0" w:color="auto"/>
        <w:left w:val="none" w:sz="0" w:space="0" w:color="auto"/>
        <w:bottom w:val="none" w:sz="0" w:space="0" w:color="auto"/>
        <w:right w:val="none" w:sz="0" w:space="0" w:color="auto"/>
      </w:divBdr>
    </w:div>
    <w:div w:id="497040765">
      <w:bodyDiv w:val="1"/>
      <w:marLeft w:val="0"/>
      <w:marRight w:val="0"/>
      <w:marTop w:val="0"/>
      <w:marBottom w:val="0"/>
      <w:divBdr>
        <w:top w:val="none" w:sz="0" w:space="0" w:color="auto"/>
        <w:left w:val="none" w:sz="0" w:space="0" w:color="auto"/>
        <w:bottom w:val="none" w:sz="0" w:space="0" w:color="auto"/>
        <w:right w:val="none" w:sz="0" w:space="0" w:color="auto"/>
      </w:divBdr>
    </w:div>
    <w:div w:id="504251862">
      <w:bodyDiv w:val="1"/>
      <w:marLeft w:val="0"/>
      <w:marRight w:val="0"/>
      <w:marTop w:val="0"/>
      <w:marBottom w:val="0"/>
      <w:divBdr>
        <w:top w:val="none" w:sz="0" w:space="0" w:color="auto"/>
        <w:left w:val="none" w:sz="0" w:space="0" w:color="auto"/>
        <w:bottom w:val="none" w:sz="0" w:space="0" w:color="auto"/>
        <w:right w:val="none" w:sz="0" w:space="0" w:color="auto"/>
      </w:divBdr>
    </w:div>
    <w:div w:id="524757512">
      <w:bodyDiv w:val="1"/>
      <w:marLeft w:val="0"/>
      <w:marRight w:val="0"/>
      <w:marTop w:val="0"/>
      <w:marBottom w:val="0"/>
      <w:divBdr>
        <w:top w:val="none" w:sz="0" w:space="0" w:color="auto"/>
        <w:left w:val="none" w:sz="0" w:space="0" w:color="auto"/>
        <w:bottom w:val="none" w:sz="0" w:space="0" w:color="auto"/>
        <w:right w:val="none" w:sz="0" w:space="0" w:color="auto"/>
      </w:divBdr>
    </w:div>
    <w:div w:id="534393065">
      <w:bodyDiv w:val="1"/>
      <w:marLeft w:val="0"/>
      <w:marRight w:val="0"/>
      <w:marTop w:val="0"/>
      <w:marBottom w:val="0"/>
      <w:divBdr>
        <w:top w:val="none" w:sz="0" w:space="0" w:color="auto"/>
        <w:left w:val="none" w:sz="0" w:space="0" w:color="auto"/>
        <w:bottom w:val="none" w:sz="0" w:space="0" w:color="auto"/>
        <w:right w:val="none" w:sz="0" w:space="0" w:color="auto"/>
      </w:divBdr>
    </w:div>
    <w:div w:id="538402065">
      <w:bodyDiv w:val="1"/>
      <w:marLeft w:val="0"/>
      <w:marRight w:val="0"/>
      <w:marTop w:val="0"/>
      <w:marBottom w:val="0"/>
      <w:divBdr>
        <w:top w:val="none" w:sz="0" w:space="0" w:color="auto"/>
        <w:left w:val="none" w:sz="0" w:space="0" w:color="auto"/>
        <w:bottom w:val="none" w:sz="0" w:space="0" w:color="auto"/>
        <w:right w:val="none" w:sz="0" w:space="0" w:color="auto"/>
      </w:divBdr>
    </w:div>
    <w:div w:id="541402748">
      <w:bodyDiv w:val="1"/>
      <w:marLeft w:val="0"/>
      <w:marRight w:val="0"/>
      <w:marTop w:val="0"/>
      <w:marBottom w:val="0"/>
      <w:divBdr>
        <w:top w:val="none" w:sz="0" w:space="0" w:color="auto"/>
        <w:left w:val="none" w:sz="0" w:space="0" w:color="auto"/>
        <w:bottom w:val="none" w:sz="0" w:space="0" w:color="auto"/>
        <w:right w:val="none" w:sz="0" w:space="0" w:color="auto"/>
      </w:divBdr>
    </w:div>
    <w:div w:id="543981062">
      <w:bodyDiv w:val="1"/>
      <w:marLeft w:val="0"/>
      <w:marRight w:val="0"/>
      <w:marTop w:val="0"/>
      <w:marBottom w:val="0"/>
      <w:divBdr>
        <w:top w:val="none" w:sz="0" w:space="0" w:color="auto"/>
        <w:left w:val="none" w:sz="0" w:space="0" w:color="auto"/>
        <w:bottom w:val="none" w:sz="0" w:space="0" w:color="auto"/>
        <w:right w:val="none" w:sz="0" w:space="0" w:color="auto"/>
      </w:divBdr>
    </w:div>
    <w:div w:id="552817376">
      <w:bodyDiv w:val="1"/>
      <w:marLeft w:val="0"/>
      <w:marRight w:val="0"/>
      <w:marTop w:val="0"/>
      <w:marBottom w:val="0"/>
      <w:divBdr>
        <w:top w:val="none" w:sz="0" w:space="0" w:color="auto"/>
        <w:left w:val="none" w:sz="0" w:space="0" w:color="auto"/>
        <w:bottom w:val="none" w:sz="0" w:space="0" w:color="auto"/>
        <w:right w:val="none" w:sz="0" w:space="0" w:color="auto"/>
      </w:divBdr>
    </w:div>
    <w:div w:id="567420528">
      <w:bodyDiv w:val="1"/>
      <w:marLeft w:val="0"/>
      <w:marRight w:val="0"/>
      <w:marTop w:val="0"/>
      <w:marBottom w:val="0"/>
      <w:divBdr>
        <w:top w:val="none" w:sz="0" w:space="0" w:color="auto"/>
        <w:left w:val="none" w:sz="0" w:space="0" w:color="auto"/>
        <w:bottom w:val="none" w:sz="0" w:space="0" w:color="auto"/>
        <w:right w:val="none" w:sz="0" w:space="0" w:color="auto"/>
      </w:divBdr>
    </w:div>
    <w:div w:id="602616666">
      <w:bodyDiv w:val="1"/>
      <w:marLeft w:val="0"/>
      <w:marRight w:val="0"/>
      <w:marTop w:val="0"/>
      <w:marBottom w:val="0"/>
      <w:divBdr>
        <w:top w:val="none" w:sz="0" w:space="0" w:color="auto"/>
        <w:left w:val="none" w:sz="0" w:space="0" w:color="auto"/>
        <w:bottom w:val="none" w:sz="0" w:space="0" w:color="auto"/>
        <w:right w:val="none" w:sz="0" w:space="0" w:color="auto"/>
      </w:divBdr>
    </w:div>
    <w:div w:id="615529350">
      <w:bodyDiv w:val="1"/>
      <w:marLeft w:val="0"/>
      <w:marRight w:val="0"/>
      <w:marTop w:val="0"/>
      <w:marBottom w:val="0"/>
      <w:divBdr>
        <w:top w:val="none" w:sz="0" w:space="0" w:color="auto"/>
        <w:left w:val="none" w:sz="0" w:space="0" w:color="auto"/>
        <w:bottom w:val="none" w:sz="0" w:space="0" w:color="auto"/>
        <w:right w:val="none" w:sz="0" w:space="0" w:color="auto"/>
      </w:divBdr>
      <w:divsChild>
        <w:div w:id="1388727566">
          <w:marLeft w:val="0"/>
          <w:marRight w:val="0"/>
          <w:marTop w:val="0"/>
          <w:marBottom w:val="240"/>
          <w:divBdr>
            <w:top w:val="none" w:sz="0" w:space="0" w:color="auto"/>
            <w:left w:val="none" w:sz="0" w:space="0" w:color="auto"/>
            <w:bottom w:val="none" w:sz="0" w:space="0" w:color="auto"/>
            <w:right w:val="none" w:sz="0" w:space="0" w:color="auto"/>
          </w:divBdr>
        </w:div>
      </w:divsChild>
    </w:div>
    <w:div w:id="636448418">
      <w:bodyDiv w:val="1"/>
      <w:marLeft w:val="0"/>
      <w:marRight w:val="0"/>
      <w:marTop w:val="0"/>
      <w:marBottom w:val="0"/>
      <w:divBdr>
        <w:top w:val="none" w:sz="0" w:space="0" w:color="auto"/>
        <w:left w:val="none" w:sz="0" w:space="0" w:color="auto"/>
        <w:bottom w:val="none" w:sz="0" w:space="0" w:color="auto"/>
        <w:right w:val="none" w:sz="0" w:space="0" w:color="auto"/>
      </w:divBdr>
    </w:div>
    <w:div w:id="637104391">
      <w:bodyDiv w:val="1"/>
      <w:marLeft w:val="0"/>
      <w:marRight w:val="0"/>
      <w:marTop w:val="0"/>
      <w:marBottom w:val="0"/>
      <w:divBdr>
        <w:top w:val="none" w:sz="0" w:space="0" w:color="auto"/>
        <w:left w:val="none" w:sz="0" w:space="0" w:color="auto"/>
        <w:bottom w:val="none" w:sz="0" w:space="0" w:color="auto"/>
        <w:right w:val="none" w:sz="0" w:space="0" w:color="auto"/>
      </w:divBdr>
    </w:div>
    <w:div w:id="646205600">
      <w:bodyDiv w:val="1"/>
      <w:marLeft w:val="0"/>
      <w:marRight w:val="0"/>
      <w:marTop w:val="0"/>
      <w:marBottom w:val="0"/>
      <w:divBdr>
        <w:top w:val="none" w:sz="0" w:space="0" w:color="auto"/>
        <w:left w:val="none" w:sz="0" w:space="0" w:color="auto"/>
        <w:bottom w:val="none" w:sz="0" w:space="0" w:color="auto"/>
        <w:right w:val="none" w:sz="0" w:space="0" w:color="auto"/>
      </w:divBdr>
    </w:div>
    <w:div w:id="658269152">
      <w:bodyDiv w:val="1"/>
      <w:marLeft w:val="0"/>
      <w:marRight w:val="0"/>
      <w:marTop w:val="0"/>
      <w:marBottom w:val="0"/>
      <w:divBdr>
        <w:top w:val="none" w:sz="0" w:space="0" w:color="auto"/>
        <w:left w:val="none" w:sz="0" w:space="0" w:color="auto"/>
        <w:bottom w:val="none" w:sz="0" w:space="0" w:color="auto"/>
        <w:right w:val="none" w:sz="0" w:space="0" w:color="auto"/>
      </w:divBdr>
    </w:div>
    <w:div w:id="660936476">
      <w:bodyDiv w:val="1"/>
      <w:marLeft w:val="0"/>
      <w:marRight w:val="0"/>
      <w:marTop w:val="0"/>
      <w:marBottom w:val="0"/>
      <w:divBdr>
        <w:top w:val="none" w:sz="0" w:space="0" w:color="auto"/>
        <w:left w:val="none" w:sz="0" w:space="0" w:color="auto"/>
        <w:bottom w:val="none" w:sz="0" w:space="0" w:color="auto"/>
        <w:right w:val="none" w:sz="0" w:space="0" w:color="auto"/>
      </w:divBdr>
    </w:div>
    <w:div w:id="681317519">
      <w:bodyDiv w:val="1"/>
      <w:marLeft w:val="0"/>
      <w:marRight w:val="0"/>
      <w:marTop w:val="0"/>
      <w:marBottom w:val="0"/>
      <w:divBdr>
        <w:top w:val="none" w:sz="0" w:space="0" w:color="auto"/>
        <w:left w:val="none" w:sz="0" w:space="0" w:color="auto"/>
        <w:bottom w:val="none" w:sz="0" w:space="0" w:color="auto"/>
        <w:right w:val="none" w:sz="0" w:space="0" w:color="auto"/>
      </w:divBdr>
    </w:div>
    <w:div w:id="688457956">
      <w:bodyDiv w:val="1"/>
      <w:marLeft w:val="0"/>
      <w:marRight w:val="0"/>
      <w:marTop w:val="0"/>
      <w:marBottom w:val="0"/>
      <w:divBdr>
        <w:top w:val="none" w:sz="0" w:space="0" w:color="auto"/>
        <w:left w:val="none" w:sz="0" w:space="0" w:color="auto"/>
        <w:bottom w:val="none" w:sz="0" w:space="0" w:color="auto"/>
        <w:right w:val="none" w:sz="0" w:space="0" w:color="auto"/>
      </w:divBdr>
    </w:div>
    <w:div w:id="690034574">
      <w:bodyDiv w:val="1"/>
      <w:marLeft w:val="0"/>
      <w:marRight w:val="0"/>
      <w:marTop w:val="0"/>
      <w:marBottom w:val="0"/>
      <w:divBdr>
        <w:top w:val="none" w:sz="0" w:space="0" w:color="auto"/>
        <w:left w:val="none" w:sz="0" w:space="0" w:color="auto"/>
        <w:bottom w:val="none" w:sz="0" w:space="0" w:color="auto"/>
        <w:right w:val="none" w:sz="0" w:space="0" w:color="auto"/>
      </w:divBdr>
    </w:div>
    <w:div w:id="702049304">
      <w:bodyDiv w:val="1"/>
      <w:marLeft w:val="0"/>
      <w:marRight w:val="0"/>
      <w:marTop w:val="0"/>
      <w:marBottom w:val="0"/>
      <w:divBdr>
        <w:top w:val="none" w:sz="0" w:space="0" w:color="auto"/>
        <w:left w:val="none" w:sz="0" w:space="0" w:color="auto"/>
        <w:bottom w:val="none" w:sz="0" w:space="0" w:color="auto"/>
        <w:right w:val="none" w:sz="0" w:space="0" w:color="auto"/>
      </w:divBdr>
    </w:div>
    <w:div w:id="702292586">
      <w:bodyDiv w:val="1"/>
      <w:marLeft w:val="0"/>
      <w:marRight w:val="0"/>
      <w:marTop w:val="0"/>
      <w:marBottom w:val="0"/>
      <w:divBdr>
        <w:top w:val="none" w:sz="0" w:space="0" w:color="auto"/>
        <w:left w:val="none" w:sz="0" w:space="0" w:color="auto"/>
        <w:bottom w:val="none" w:sz="0" w:space="0" w:color="auto"/>
        <w:right w:val="none" w:sz="0" w:space="0" w:color="auto"/>
      </w:divBdr>
    </w:div>
    <w:div w:id="714891975">
      <w:bodyDiv w:val="1"/>
      <w:marLeft w:val="0"/>
      <w:marRight w:val="0"/>
      <w:marTop w:val="0"/>
      <w:marBottom w:val="0"/>
      <w:divBdr>
        <w:top w:val="none" w:sz="0" w:space="0" w:color="auto"/>
        <w:left w:val="none" w:sz="0" w:space="0" w:color="auto"/>
        <w:bottom w:val="none" w:sz="0" w:space="0" w:color="auto"/>
        <w:right w:val="none" w:sz="0" w:space="0" w:color="auto"/>
      </w:divBdr>
    </w:div>
    <w:div w:id="733821146">
      <w:bodyDiv w:val="1"/>
      <w:marLeft w:val="0"/>
      <w:marRight w:val="0"/>
      <w:marTop w:val="0"/>
      <w:marBottom w:val="0"/>
      <w:divBdr>
        <w:top w:val="none" w:sz="0" w:space="0" w:color="auto"/>
        <w:left w:val="none" w:sz="0" w:space="0" w:color="auto"/>
        <w:bottom w:val="none" w:sz="0" w:space="0" w:color="auto"/>
        <w:right w:val="none" w:sz="0" w:space="0" w:color="auto"/>
      </w:divBdr>
    </w:div>
    <w:div w:id="756285850">
      <w:bodyDiv w:val="1"/>
      <w:marLeft w:val="0"/>
      <w:marRight w:val="0"/>
      <w:marTop w:val="0"/>
      <w:marBottom w:val="0"/>
      <w:divBdr>
        <w:top w:val="none" w:sz="0" w:space="0" w:color="auto"/>
        <w:left w:val="none" w:sz="0" w:space="0" w:color="auto"/>
        <w:bottom w:val="none" w:sz="0" w:space="0" w:color="auto"/>
        <w:right w:val="none" w:sz="0" w:space="0" w:color="auto"/>
      </w:divBdr>
    </w:div>
    <w:div w:id="760292633">
      <w:bodyDiv w:val="1"/>
      <w:marLeft w:val="0"/>
      <w:marRight w:val="0"/>
      <w:marTop w:val="0"/>
      <w:marBottom w:val="0"/>
      <w:divBdr>
        <w:top w:val="none" w:sz="0" w:space="0" w:color="auto"/>
        <w:left w:val="none" w:sz="0" w:space="0" w:color="auto"/>
        <w:bottom w:val="none" w:sz="0" w:space="0" w:color="auto"/>
        <w:right w:val="none" w:sz="0" w:space="0" w:color="auto"/>
      </w:divBdr>
    </w:div>
    <w:div w:id="784152368">
      <w:bodyDiv w:val="1"/>
      <w:marLeft w:val="0"/>
      <w:marRight w:val="0"/>
      <w:marTop w:val="0"/>
      <w:marBottom w:val="0"/>
      <w:divBdr>
        <w:top w:val="none" w:sz="0" w:space="0" w:color="auto"/>
        <w:left w:val="none" w:sz="0" w:space="0" w:color="auto"/>
        <w:bottom w:val="none" w:sz="0" w:space="0" w:color="auto"/>
        <w:right w:val="none" w:sz="0" w:space="0" w:color="auto"/>
      </w:divBdr>
    </w:div>
    <w:div w:id="786047576">
      <w:bodyDiv w:val="1"/>
      <w:marLeft w:val="0"/>
      <w:marRight w:val="0"/>
      <w:marTop w:val="0"/>
      <w:marBottom w:val="0"/>
      <w:divBdr>
        <w:top w:val="none" w:sz="0" w:space="0" w:color="auto"/>
        <w:left w:val="none" w:sz="0" w:space="0" w:color="auto"/>
        <w:bottom w:val="none" w:sz="0" w:space="0" w:color="auto"/>
        <w:right w:val="none" w:sz="0" w:space="0" w:color="auto"/>
      </w:divBdr>
      <w:divsChild>
        <w:div w:id="1546409107">
          <w:marLeft w:val="0"/>
          <w:marRight w:val="0"/>
          <w:marTop w:val="0"/>
          <w:marBottom w:val="240"/>
          <w:divBdr>
            <w:top w:val="none" w:sz="0" w:space="0" w:color="auto"/>
            <w:left w:val="none" w:sz="0" w:space="0" w:color="auto"/>
            <w:bottom w:val="none" w:sz="0" w:space="0" w:color="auto"/>
            <w:right w:val="none" w:sz="0" w:space="0" w:color="auto"/>
          </w:divBdr>
        </w:div>
      </w:divsChild>
    </w:div>
    <w:div w:id="842085979">
      <w:bodyDiv w:val="1"/>
      <w:marLeft w:val="0"/>
      <w:marRight w:val="0"/>
      <w:marTop w:val="0"/>
      <w:marBottom w:val="0"/>
      <w:divBdr>
        <w:top w:val="none" w:sz="0" w:space="0" w:color="auto"/>
        <w:left w:val="none" w:sz="0" w:space="0" w:color="auto"/>
        <w:bottom w:val="none" w:sz="0" w:space="0" w:color="auto"/>
        <w:right w:val="none" w:sz="0" w:space="0" w:color="auto"/>
      </w:divBdr>
    </w:div>
    <w:div w:id="845707874">
      <w:bodyDiv w:val="1"/>
      <w:marLeft w:val="0"/>
      <w:marRight w:val="0"/>
      <w:marTop w:val="0"/>
      <w:marBottom w:val="0"/>
      <w:divBdr>
        <w:top w:val="none" w:sz="0" w:space="0" w:color="auto"/>
        <w:left w:val="none" w:sz="0" w:space="0" w:color="auto"/>
        <w:bottom w:val="none" w:sz="0" w:space="0" w:color="auto"/>
        <w:right w:val="none" w:sz="0" w:space="0" w:color="auto"/>
      </w:divBdr>
    </w:div>
    <w:div w:id="868376523">
      <w:bodyDiv w:val="1"/>
      <w:marLeft w:val="0"/>
      <w:marRight w:val="0"/>
      <w:marTop w:val="0"/>
      <w:marBottom w:val="0"/>
      <w:divBdr>
        <w:top w:val="none" w:sz="0" w:space="0" w:color="auto"/>
        <w:left w:val="none" w:sz="0" w:space="0" w:color="auto"/>
        <w:bottom w:val="none" w:sz="0" w:space="0" w:color="auto"/>
        <w:right w:val="none" w:sz="0" w:space="0" w:color="auto"/>
      </w:divBdr>
    </w:div>
    <w:div w:id="874273926">
      <w:bodyDiv w:val="1"/>
      <w:marLeft w:val="0"/>
      <w:marRight w:val="0"/>
      <w:marTop w:val="0"/>
      <w:marBottom w:val="0"/>
      <w:divBdr>
        <w:top w:val="none" w:sz="0" w:space="0" w:color="auto"/>
        <w:left w:val="none" w:sz="0" w:space="0" w:color="auto"/>
        <w:bottom w:val="none" w:sz="0" w:space="0" w:color="auto"/>
        <w:right w:val="none" w:sz="0" w:space="0" w:color="auto"/>
      </w:divBdr>
    </w:div>
    <w:div w:id="891649307">
      <w:bodyDiv w:val="1"/>
      <w:marLeft w:val="0"/>
      <w:marRight w:val="0"/>
      <w:marTop w:val="0"/>
      <w:marBottom w:val="0"/>
      <w:divBdr>
        <w:top w:val="none" w:sz="0" w:space="0" w:color="auto"/>
        <w:left w:val="none" w:sz="0" w:space="0" w:color="auto"/>
        <w:bottom w:val="none" w:sz="0" w:space="0" w:color="auto"/>
        <w:right w:val="none" w:sz="0" w:space="0" w:color="auto"/>
      </w:divBdr>
    </w:div>
    <w:div w:id="900167765">
      <w:bodyDiv w:val="1"/>
      <w:marLeft w:val="0"/>
      <w:marRight w:val="0"/>
      <w:marTop w:val="0"/>
      <w:marBottom w:val="0"/>
      <w:divBdr>
        <w:top w:val="none" w:sz="0" w:space="0" w:color="auto"/>
        <w:left w:val="none" w:sz="0" w:space="0" w:color="auto"/>
        <w:bottom w:val="none" w:sz="0" w:space="0" w:color="auto"/>
        <w:right w:val="none" w:sz="0" w:space="0" w:color="auto"/>
      </w:divBdr>
    </w:div>
    <w:div w:id="922687916">
      <w:bodyDiv w:val="1"/>
      <w:marLeft w:val="0"/>
      <w:marRight w:val="0"/>
      <w:marTop w:val="0"/>
      <w:marBottom w:val="0"/>
      <w:divBdr>
        <w:top w:val="none" w:sz="0" w:space="0" w:color="auto"/>
        <w:left w:val="none" w:sz="0" w:space="0" w:color="auto"/>
        <w:bottom w:val="none" w:sz="0" w:space="0" w:color="auto"/>
        <w:right w:val="none" w:sz="0" w:space="0" w:color="auto"/>
      </w:divBdr>
    </w:div>
    <w:div w:id="945389193">
      <w:bodyDiv w:val="1"/>
      <w:marLeft w:val="0"/>
      <w:marRight w:val="0"/>
      <w:marTop w:val="0"/>
      <w:marBottom w:val="0"/>
      <w:divBdr>
        <w:top w:val="none" w:sz="0" w:space="0" w:color="auto"/>
        <w:left w:val="none" w:sz="0" w:space="0" w:color="auto"/>
        <w:bottom w:val="none" w:sz="0" w:space="0" w:color="auto"/>
        <w:right w:val="none" w:sz="0" w:space="0" w:color="auto"/>
      </w:divBdr>
    </w:div>
    <w:div w:id="964848668">
      <w:bodyDiv w:val="1"/>
      <w:marLeft w:val="0"/>
      <w:marRight w:val="0"/>
      <w:marTop w:val="0"/>
      <w:marBottom w:val="0"/>
      <w:divBdr>
        <w:top w:val="none" w:sz="0" w:space="0" w:color="auto"/>
        <w:left w:val="none" w:sz="0" w:space="0" w:color="auto"/>
        <w:bottom w:val="none" w:sz="0" w:space="0" w:color="auto"/>
        <w:right w:val="none" w:sz="0" w:space="0" w:color="auto"/>
      </w:divBdr>
    </w:div>
    <w:div w:id="978530099">
      <w:bodyDiv w:val="1"/>
      <w:marLeft w:val="0"/>
      <w:marRight w:val="0"/>
      <w:marTop w:val="0"/>
      <w:marBottom w:val="0"/>
      <w:divBdr>
        <w:top w:val="none" w:sz="0" w:space="0" w:color="auto"/>
        <w:left w:val="none" w:sz="0" w:space="0" w:color="auto"/>
        <w:bottom w:val="none" w:sz="0" w:space="0" w:color="auto"/>
        <w:right w:val="none" w:sz="0" w:space="0" w:color="auto"/>
      </w:divBdr>
    </w:div>
    <w:div w:id="983122160">
      <w:bodyDiv w:val="1"/>
      <w:marLeft w:val="0"/>
      <w:marRight w:val="0"/>
      <w:marTop w:val="0"/>
      <w:marBottom w:val="0"/>
      <w:divBdr>
        <w:top w:val="none" w:sz="0" w:space="0" w:color="auto"/>
        <w:left w:val="none" w:sz="0" w:space="0" w:color="auto"/>
        <w:bottom w:val="none" w:sz="0" w:space="0" w:color="auto"/>
        <w:right w:val="none" w:sz="0" w:space="0" w:color="auto"/>
      </w:divBdr>
    </w:div>
    <w:div w:id="986518736">
      <w:bodyDiv w:val="1"/>
      <w:marLeft w:val="0"/>
      <w:marRight w:val="0"/>
      <w:marTop w:val="0"/>
      <w:marBottom w:val="0"/>
      <w:divBdr>
        <w:top w:val="none" w:sz="0" w:space="0" w:color="auto"/>
        <w:left w:val="none" w:sz="0" w:space="0" w:color="auto"/>
        <w:bottom w:val="none" w:sz="0" w:space="0" w:color="auto"/>
        <w:right w:val="none" w:sz="0" w:space="0" w:color="auto"/>
      </w:divBdr>
    </w:div>
    <w:div w:id="989405550">
      <w:bodyDiv w:val="1"/>
      <w:marLeft w:val="0"/>
      <w:marRight w:val="0"/>
      <w:marTop w:val="0"/>
      <w:marBottom w:val="0"/>
      <w:divBdr>
        <w:top w:val="none" w:sz="0" w:space="0" w:color="auto"/>
        <w:left w:val="none" w:sz="0" w:space="0" w:color="auto"/>
        <w:bottom w:val="none" w:sz="0" w:space="0" w:color="auto"/>
        <w:right w:val="none" w:sz="0" w:space="0" w:color="auto"/>
      </w:divBdr>
    </w:div>
    <w:div w:id="993216493">
      <w:bodyDiv w:val="1"/>
      <w:marLeft w:val="0"/>
      <w:marRight w:val="0"/>
      <w:marTop w:val="0"/>
      <w:marBottom w:val="0"/>
      <w:divBdr>
        <w:top w:val="none" w:sz="0" w:space="0" w:color="auto"/>
        <w:left w:val="none" w:sz="0" w:space="0" w:color="auto"/>
        <w:bottom w:val="none" w:sz="0" w:space="0" w:color="auto"/>
        <w:right w:val="none" w:sz="0" w:space="0" w:color="auto"/>
      </w:divBdr>
    </w:div>
    <w:div w:id="1009336557">
      <w:bodyDiv w:val="1"/>
      <w:marLeft w:val="0"/>
      <w:marRight w:val="0"/>
      <w:marTop w:val="0"/>
      <w:marBottom w:val="0"/>
      <w:divBdr>
        <w:top w:val="none" w:sz="0" w:space="0" w:color="auto"/>
        <w:left w:val="none" w:sz="0" w:space="0" w:color="auto"/>
        <w:bottom w:val="none" w:sz="0" w:space="0" w:color="auto"/>
        <w:right w:val="none" w:sz="0" w:space="0" w:color="auto"/>
      </w:divBdr>
      <w:divsChild>
        <w:div w:id="1413307760">
          <w:marLeft w:val="0"/>
          <w:marRight w:val="0"/>
          <w:marTop w:val="0"/>
          <w:marBottom w:val="240"/>
          <w:divBdr>
            <w:top w:val="none" w:sz="0" w:space="0" w:color="auto"/>
            <w:left w:val="none" w:sz="0" w:space="0" w:color="auto"/>
            <w:bottom w:val="none" w:sz="0" w:space="0" w:color="auto"/>
            <w:right w:val="none" w:sz="0" w:space="0" w:color="auto"/>
          </w:divBdr>
        </w:div>
      </w:divsChild>
    </w:div>
    <w:div w:id="1014921167">
      <w:bodyDiv w:val="1"/>
      <w:marLeft w:val="0"/>
      <w:marRight w:val="0"/>
      <w:marTop w:val="0"/>
      <w:marBottom w:val="0"/>
      <w:divBdr>
        <w:top w:val="none" w:sz="0" w:space="0" w:color="auto"/>
        <w:left w:val="none" w:sz="0" w:space="0" w:color="auto"/>
        <w:bottom w:val="none" w:sz="0" w:space="0" w:color="auto"/>
        <w:right w:val="none" w:sz="0" w:space="0" w:color="auto"/>
      </w:divBdr>
    </w:div>
    <w:div w:id="1015957920">
      <w:bodyDiv w:val="1"/>
      <w:marLeft w:val="0"/>
      <w:marRight w:val="0"/>
      <w:marTop w:val="0"/>
      <w:marBottom w:val="0"/>
      <w:divBdr>
        <w:top w:val="none" w:sz="0" w:space="0" w:color="auto"/>
        <w:left w:val="none" w:sz="0" w:space="0" w:color="auto"/>
        <w:bottom w:val="none" w:sz="0" w:space="0" w:color="auto"/>
        <w:right w:val="none" w:sz="0" w:space="0" w:color="auto"/>
      </w:divBdr>
    </w:div>
    <w:div w:id="1018198992">
      <w:bodyDiv w:val="1"/>
      <w:marLeft w:val="0"/>
      <w:marRight w:val="0"/>
      <w:marTop w:val="0"/>
      <w:marBottom w:val="0"/>
      <w:divBdr>
        <w:top w:val="none" w:sz="0" w:space="0" w:color="auto"/>
        <w:left w:val="none" w:sz="0" w:space="0" w:color="auto"/>
        <w:bottom w:val="none" w:sz="0" w:space="0" w:color="auto"/>
        <w:right w:val="none" w:sz="0" w:space="0" w:color="auto"/>
      </w:divBdr>
    </w:div>
    <w:div w:id="1032192477">
      <w:bodyDiv w:val="1"/>
      <w:marLeft w:val="0"/>
      <w:marRight w:val="0"/>
      <w:marTop w:val="0"/>
      <w:marBottom w:val="0"/>
      <w:divBdr>
        <w:top w:val="none" w:sz="0" w:space="0" w:color="auto"/>
        <w:left w:val="none" w:sz="0" w:space="0" w:color="auto"/>
        <w:bottom w:val="none" w:sz="0" w:space="0" w:color="auto"/>
        <w:right w:val="none" w:sz="0" w:space="0" w:color="auto"/>
      </w:divBdr>
    </w:div>
    <w:div w:id="1038358044">
      <w:bodyDiv w:val="1"/>
      <w:marLeft w:val="0"/>
      <w:marRight w:val="0"/>
      <w:marTop w:val="0"/>
      <w:marBottom w:val="0"/>
      <w:divBdr>
        <w:top w:val="none" w:sz="0" w:space="0" w:color="auto"/>
        <w:left w:val="none" w:sz="0" w:space="0" w:color="auto"/>
        <w:bottom w:val="none" w:sz="0" w:space="0" w:color="auto"/>
        <w:right w:val="none" w:sz="0" w:space="0" w:color="auto"/>
      </w:divBdr>
    </w:div>
    <w:div w:id="1049695428">
      <w:bodyDiv w:val="1"/>
      <w:marLeft w:val="0"/>
      <w:marRight w:val="0"/>
      <w:marTop w:val="0"/>
      <w:marBottom w:val="0"/>
      <w:divBdr>
        <w:top w:val="none" w:sz="0" w:space="0" w:color="auto"/>
        <w:left w:val="none" w:sz="0" w:space="0" w:color="auto"/>
        <w:bottom w:val="none" w:sz="0" w:space="0" w:color="auto"/>
        <w:right w:val="none" w:sz="0" w:space="0" w:color="auto"/>
      </w:divBdr>
    </w:div>
    <w:div w:id="1057556409">
      <w:bodyDiv w:val="1"/>
      <w:marLeft w:val="0"/>
      <w:marRight w:val="0"/>
      <w:marTop w:val="0"/>
      <w:marBottom w:val="0"/>
      <w:divBdr>
        <w:top w:val="none" w:sz="0" w:space="0" w:color="auto"/>
        <w:left w:val="none" w:sz="0" w:space="0" w:color="auto"/>
        <w:bottom w:val="none" w:sz="0" w:space="0" w:color="auto"/>
        <w:right w:val="none" w:sz="0" w:space="0" w:color="auto"/>
      </w:divBdr>
    </w:div>
    <w:div w:id="1064330470">
      <w:bodyDiv w:val="1"/>
      <w:marLeft w:val="0"/>
      <w:marRight w:val="0"/>
      <w:marTop w:val="0"/>
      <w:marBottom w:val="0"/>
      <w:divBdr>
        <w:top w:val="none" w:sz="0" w:space="0" w:color="auto"/>
        <w:left w:val="none" w:sz="0" w:space="0" w:color="auto"/>
        <w:bottom w:val="none" w:sz="0" w:space="0" w:color="auto"/>
        <w:right w:val="none" w:sz="0" w:space="0" w:color="auto"/>
      </w:divBdr>
    </w:div>
    <w:div w:id="1065302974">
      <w:bodyDiv w:val="1"/>
      <w:marLeft w:val="0"/>
      <w:marRight w:val="0"/>
      <w:marTop w:val="0"/>
      <w:marBottom w:val="0"/>
      <w:divBdr>
        <w:top w:val="none" w:sz="0" w:space="0" w:color="auto"/>
        <w:left w:val="none" w:sz="0" w:space="0" w:color="auto"/>
        <w:bottom w:val="none" w:sz="0" w:space="0" w:color="auto"/>
        <w:right w:val="none" w:sz="0" w:space="0" w:color="auto"/>
      </w:divBdr>
    </w:div>
    <w:div w:id="1074543942">
      <w:bodyDiv w:val="1"/>
      <w:marLeft w:val="0"/>
      <w:marRight w:val="0"/>
      <w:marTop w:val="0"/>
      <w:marBottom w:val="0"/>
      <w:divBdr>
        <w:top w:val="none" w:sz="0" w:space="0" w:color="auto"/>
        <w:left w:val="none" w:sz="0" w:space="0" w:color="auto"/>
        <w:bottom w:val="none" w:sz="0" w:space="0" w:color="auto"/>
        <w:right w:val="none" w:sz="0" w:space="0" w:color="auto"/>
      </w:divBdr>
    </w:div>
    <w:div w:id="1092776931">
      <w:bodyDiv w:val="1"/>
      <w:marLeft w:val="0"/>
      <w:marRight w:val="0"/>
      <w:marTop w:val="0"/>
      <w:marBottom w:val="0"/>
      <w:divBdr>
        <w:top w:val="none" w:sz="0" w:space="0" w:color="auto"/>
        <w:left w:val="none" w:sz="0" w:space="0" w:color="auto"/>
        <w:bottom w:val="none" w:sz="0" w:space="0" w:color="auto"/>
        <w:right w:val="none" w:sz="0" w:space="0" w:color="auto"/>
      </w:divBdr>
    </w:div>
    <w:div w:id="1102411457">
      <w:bodyDiv w:val="1"/>
      <w:marLeft w:val="0"/>
      <w:marRight w:val="0"/>
      <w:marTop w:val="0"/>
      <w:marBottom w:val="0"/>
      <w:divBdr>
        <w:top w:val="none" w:sz="0" w:space="0" w:color="auto"/>
        <w:left w:val="none" w:sz="0" w:space="0" w:color="auto"/>
        <w:bottom w:val="none" w:sz="0" w:space="0" w:color="auto"/>
        <w:right w:val="none" w:sz="0" w:space="0" w:color="auto"/>
      </w:divBdr>
    </w:div>
    <w:div w:id="1104764124">
      <w:bodyDiv w:val="1"/>
      <w:marLeft w:val="0"/>
      <w:marRight w:val="0"/>
      <w:marTop w:val="0"/>
      <w:marBottom w:val="0"/>
      <w:divBdr>
        <w:top w:val="none" w:sz="0" w:space="0" w:color="auto"/>
        <w:left w:val="none" w:sz="0" w:space="0" w:color="auto"/>
        <w:bottom w:val="none" w:sz="0" w:space="0" w:color="auto"/>
        <w:right w:val="none" w:sz="0" w:space="0" w:color="auto"/>
      </w:divBdr>
    </w:div>
    <w:div w:id="1106120510">
      <w:bodyDiv w:val="1"/>
      <w:marLeft w:val="0"/>
      <w:marRight w:val="0"/>
      <w:marTop w:val="0"/>
      <w:marBottom w:val="0"/>
      <w:divBdr>
        <w:top w:val="none" w:sz="0" w:space="0" w:color="auto"/>
        <w:left w:val="none" w:sz="0" w:space="0" w:color="auto"/>
        <w:bottom w:val="none" w:sz="0" w:space="0" w:color="auto"/>
        <w:right w:val="none" w:sz="0" w:space="0" w:color="auto"/>
      </w:divBdr>
    </w:div>
    <w:div w:id="1106774292">
      <w:bodyDiv w:val="1"/>
      <w:marLeft w:val="0"/>
      <w:marRight w:val="0"/>
      <w:marTop w:val="0"/>
      <w:marBottom w:val="0"/>
      <w:divBdr>
        <w:top w:val="none" w:sz="0" w:space="0" w:color="auto"/>
        <w:left w:val="none" w:sz="0" w:space="0" w:color="auto"/>
        <w:bottom w:val="none" w:sz="0" w:space="0" w:color="auto"/>
        <w:right w:val="none" w:sz="0" w:space="0" w:color="auto"/>
      </w:divBdr>
    </w:div>
    <w:div w:id="1111322274">
      <w:bodyDiv w:val="1"/>
      <w:marLeft w:val="0"/>
      <w:marRight w:val="0"/>
      <w:marTop w:val="0"/>
      <w:marBottom w:val="0"/>
      <w:divBdr>
        <w:top w:val="none" w:sz="0" w:space="0" w:color="auto"/>
        <w:left w:val="none" w:sz="0" w:space="0" w:color="auto"/>
        <w:bottom w:val="none" w:sz="0" w:space="0" w:color="auto"/>
        <w:right w:val="none" w:sz="0" w:space="0" w:color="auto"/>
      </w:divBdr>
    </w:div>
    <w:div w:id="1133450439">
      <w:bodyDiv w:val="1"/>
      <w:marLeft w:val="0"/>
      <w:marRight w:val="0"/>
      <w:marTop w:val="0"/>
      <w:marBottom w:val="0"/>
      <w:divBdr>
        <w:top w:val="none" w:sz="0" w:space="0" w:color="auto"/>
        <w:left w:val="none" w:sz="0" w:space="0" w:color="auto"/>
        <w:bottom w:val="none" w:sz="0" w:space="0" w:color="auto"/>
        <w:right w:val="none" w:sz="0" w:space="0" w:color="auto"/>
      </w:divBdr>
    </w:div>
    <w:div w:id="1140154260">
      <w:bodyDiv w:val="1"/>
      <w:marLeft w:val="0"/>
      <w:marRight w:val="0"/>
      <w:marTop w:val="0"/>
      <w:marBottom w:val="0"/>
      <w:divBdr>
        <w:top w:val="none" w:sz="0" w:space="0" w:color="auto"/>
        <w:left w:val="none" w:sz="0" w:space="0" w:color="auto"/>
        <w:bottom w:val="none" w:sz="0" w:space="0" w:color="auto"/>
        <w:right w:val="none" w:sz="0" w:space="0" w:color="auto"/>
      </w:divBdr>
    </w:div>
    <w:div w:id="1147555937">
      <w:bodyDiv w:val="1"/>
      <w:marLeft w:val="0"/>
      <w:marRight w:val="0"/>
      <w:marTop w:val="0"/>
      <w:marBottom w:val="0"/>
      <w:divBdr>
        <w:top w:val="none" w:sz="0" w:space="0" w:color="auto"/>
        <w:left w:val="none" w:sz="0" w:space="0" w:color="auto"/>
        <w:bottom w:val="none" w:sz="0" w:space="0" w:color="auto"/>
        <w:right w:val="none" w:sz="0" w:space="0" w:color="auto"/>
      </w:divBdr>
    </w:div>
    <w:div w:id="1163203185">
      <w:bodyDiv w:val="1"/>
      <w:marLeft w:val="0"/>
      <w:marRight w:val="0"/>
      <w:marTop w:val="0"/>
      <w:marBottom w:val="0"/>
      <w:divBdr>
        <w:top w:val="none" w:sz="0" w:space="0" w:color="auto"/>
        <w:left w:val="none" w:sz="0" w:space="0" w:color="auto"/>
        <w:bottom w:val="none" w:sz="0" w:space="0" w:color="auto"/>
        <w:right w:val="none" w:sz="0" w:space="0" w:color="auto"/>
      </w:divBdr>
    </w:div>
    <w:div w:id="1184170615">
      <w:bodyDiv w:val="1"/>
      <w:marLeft w:val="0"/>
      <w:marRight w:val="0"/>
      <w:marTop w:val="0"/>
      <w:marBottom w:val="0"/>
      <w:divBdr>
        <w:top w:val="none" w:sz="0" w:space="0" w:color="auto"/>
        <w:left w:val="none" w:sz="0" w:space="0" w:color="auto"/>
        <w:bottom w:val="none" w:sz="0" w:space="0" w:color="auto"/>
        <w:right w:val="none" w:sz="0" w:space="0" w:color="auto"/>
      </w:divBdr>
    </w:div>
    <w:div w:id="1186871948">
      <w:bodyDiv w:val="1"/>
      <w:marLeft w:val="0"/>
      <w:marRight w:val="0"/>
      <w:marTop w:val="0"/>
      <w:marBottom w:val="0"/>
      <w:divBdr>
        <w:top w:val="none" w:sz="0" w:space="0" w:color="auto"/>
        <w:left w:val="none" w:sz="0" w:space="0" w:color="auto"/>
        <w:bottom w:val="none" w:sz="0" w:space="0" w:color="auto"/>
        <w:right w:val="none" w:sz="0" w:space="0" w:color="auto"/>
      </w:divBdr>
    </w:div>
    <w:div w:id="1189677903">
      <w:bodyDiv w:val="1"/>
      <w:marLeft w:val="0"/>
      <w:marRight w:val="0"/>
      <w:marTop w:val="0"/>
      <w:marBottom w:val="0"/>
      <w:divBdr>
        <w:top w:val="none" w:sz="0" w:space="0" w:color="auto"/>
        <w:left w:val="none" w:sz="0" w:space="0" w:color="auto"/>
        <w:bottom w:val="none" w:sz="0" w:space="0" w:color="auto"/>
        <w:right w:val="none" w:sz="0" w:space="0" w:color="auto"/>
      </w:divBdr>
    </w:div>
    <w:div w:id="1208883024">
      <w:bodyDiv w:val="1"/>
      <w:marLeft w:val="0"/>
      <w:marRight w:val="0"/>
      <w:marTop w:val="0"/>
      <w:marBottom w:val="0"/>
      <w:divBdr>
        <w:top w:val="none" w:sz="0" w:space="0" w:color="auto"/>
        <w:left w:val="none" w:sz="0" w:space="0" w:color="auto"/>
        <w:bottom w:val="none" w:sz="0" w:space="0" w:color="auto"/>
        <w:right w:val="none" w:sz="0" w:space="0" w:color="auto"/>
      </w:divBdr>
    </w:div>
    <w:div w:id="1235972244">
      <w:bodyDiv w:val="1"/>
      <w:marLeft w:val="0"/>
      <w:marRight w:val="0"/>
      <w:marTop w:val="0"/>
      <w:marBottom w:val="0"/>
      <w:divBdr>
        <w:top w:val="none" w:sz="0" w:space="0" w:color="auto"/>
        <w:left w:val="none" w:sz="0" w:space="0" w:color="auto"/>
        <w:bottom w:val="none" w:sz="0" w:space="0" w:color="auto"/>
        <w:right w:val="none" w:sz="0" w:space="0" w:color="auto"/>
      </w:divBdr>
    </w:div>
    <w:div w:id="1243643711">
      <w:bodyDiv w:val="1"/>
      <w:marLeft w:val="0"/>
      <w:marRight w:val="0"/>
      <w:marTop w:val="0"/>
      <w:marBottom w:val="0"/>
      <w:divBdr>
        <w:top w:val="none" w:sz="0" w:space="0" w:color="auto"/>
        <w:left w:val="none" w:sz="0" w:space="0" w:color="auto"/>
        <w:bottom w:val="none" w:sz="0" w:space="0" w:color="auto"/>
        <w:right w:val="none" w:sz="0" w:space="0" w:color="auto"/>
      </w:divBdr>
    </w:div>
    <w:div w:id="1245146560">
      <w:bodyDiv w:val="1"/>
      <w:marLeft w:val="0"/>
      <w:marRight w:val="0"/>
      <w:marTop w:val="0"/>
      <w:marBottom w:val="0"/>
      <w:divBdr>
        <w:top w:val="none" w:sz="0" w:space="0" w:color="auto"/>
        <w:left w:val="none" w:sz="0" w:space="0" w:color="auto"/>
        <w:bottom w:val="none" w:sz="0" w:space="0" w:color="auto"/>
        <w:right w:val="none" w:sz="0" w:space="0" w:color="auto"/>
      </w:divBdr>
    </w:div>
    <w:div w:id="1254779890">
      <w:bodyDiv w:val="1"/>
      <w:marLeft w:val="0"/>
      <w:marRight w:val="0"/>
      <w:marTop w:val="0"/>
      <w:marBottom w:val="0"/>
      <w:divBdr>
        <w:top w:val="none" w:sz="0" w:space="0" w:color="auto"/>
        <w:left w:val="none" w:sz="0" w:space="0" w:color="auto"/>
        <w:bottom w:val="none" w:sz="0" w:space="0" w:color="auto"/>
        <w:right w:val="none" w:sz="0" w:space="0" w:color="auto"/>
      </w:divBdr>
    </w:div>
    <w:div w:id="1255288853">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71082287">
      <w:bodyDiv w:val="1"/>
      <w:marLeft w:val="0"/>
      <w:marRight w:val="0"/>
      <w:marTop w:val="0"/>
      <w:marBottom w:val="0"/>
      <w:divBdr>
        <w:top w:val="none" w:sz="0" w:space="0" w:color="auto"/>
        <w:left w:val="none" w:sz="0" w:space="0" w:color="auto"/>
        <w:bottom w:val="none" w:sz="0" w:space="0" w:color="auto"/>
        <w:right w:val="none" w:sz="0" w:space="0" w:color="auto"/>
      </w:divBdr>
    </w:div>
    <w:div w:id="1273706766">
      <w:bodyDiv w:val="1"/>
      <w:marLeft w:val="0"/>
      <w:marRight w:val="0"/>
      <w:marTop w:val="0"/>
      <w:marBottom w:val="0"/>
      <w:divBdr>
        <w:top w:val="none" w:sz="0" w:space="0" w:color="auto"/>
        <w:left w:val="none" w:sz="0" w:space="0" w:color="auto"/>
        <w:bottom w:val="none" w:sz="0" w:space="0" w:color="auto"/>
        <w:right w:val="none" w:sz="0" w:space="0" w:color="auto"/>
      </w:divBdr>
    </w:div>
    <w:div w:id="1284187403">
      <w:bodyDiv w:val="1"/>
      <w:marLeft w:val="0"/>
      <w:marRight w:val="0"/>
      <w:marTop w:val="0"/>
      <w:marBottom w:val="0"/>
      <w:divBdr>
        <w:top w:val="none" w:sz="0" w:space="0" w:color="auto"/>
        <w:left w:val="none" w:sz="0" w:space="0" w:color="auto"/>
        <w:bottom w:val="none" w:sz="0" w:space="0" w:color="auto"/>
        <w:right w:val="none" w:sz="0" w:space="0" w:color="auto"/>
      </w:divBdr>
    </w:div>
    <w:div w:id="1287005545">
      <w:bodyDiv w:val="1"/>
      <w:marLeft w:val="0"/>
      <w:marRight w:val="0"/>
      <w:marTop w:val="0"/>
      <w:marBottom w:val="0"/>
      <w:divBdr>
        <w:top w:val="none" w:sz="0" w:space="0" w:color="auto"/>
        <w:left w:val="none" w:sz="0" w:space="0" w:color="auto"/>
        <w:bottom w:val="none" w:sz="0" w:space="0" w:color="auto"/>
        <w:right w:val="none" w:sz="0" w:space="0" w:color="auto"/>
      </w:divBdr>
    </w:div>
    <w:div w:id="1350837946">
      <w:bodyDiv w:val="1"/>
      <w:marLeft w:val="0"/>
      <w:marRight w:val="0"/>
      <w:marTop w:val="0"/>
      <w:marBottom w:val="0"/>
      <w:divBdr>
        <w:top w:val="none" w:sz="0" w:space="0" w:color="auto"/>
        <w:left w:val="none" w:sz="0" w:space="0" w:color="auto"/>
        <w:bottom w:val="none" w:sz="0" w:space="0" w:color="auto"/>
        <w:right w:val="none" w:sz="0" w:space="0" w:color="auto"/>
      </w:divBdr>
    </w:div>
    <w:div w:id="1379359351">
      <w:bodyDiv w:val="1"/>
      <w:marLeft w:val="0"/>
      <w:marRight w:val="0"/>
      <w:marTop w:val="0"/>
      <w:marBottom w:val="0"/>
      <w:divBdr>
        <w:top w:val="none" w:sz="0" w:space="0" w:color="auto"/>
        <w:left w:val="none" w:sz="0" w:space="0" w:color="auto"/>
        <w:bottom w:val="none" w:sz="0" w:space="0" w:color="auto"/>
        <w:right w:val="none" w:sz="0" w:space="0" w:color="auto"/>
      </w:divBdr>
    </w:div>
    <w:div w:id="1428228861">
      <w:bodyDiv w:val="1"/>
      <w:marLeft w:val="0"/>
      <w:marRight w:val="0"/>
      <w:marTop w:val="0"/>
      <w:marBottom w:val="0"/>
      <w:divBdr>
        <w:top w:val="none" w:sz="0" w:space="0" w:color="auto"/>
        <w:left w:val="none" w:sz="0" w:space="0" w:color="auto"/>
        <w:bottom w:val="none" w:sz="0" w:space="0" w:color="auto"/>
        <w:right w:val="none" w:sz="0" w:space="0" w:color="auto"/>
      </w:divBdr>
    </w:div>
    <w:div w:id="1448812655">
      <w:bodyDiv w:val="1"/>
      <w:marLeft w:val="0"/>
      <w:marRight w:val="0"/>
      <w:marTop w:val="0"/>
      <w:marBottom w:val="0"/>
      <w:divBdr>
        <w:top w:val="none" w:sz="0" w:space="0" w:color="auto"/>
        <w:left w:val="none" w:sz="0" w:space="0" w:color="auto"/>
        <w:bottom w:val="none" w:sz="0" w:space="0" w:color="auto"/>
        <w:right w:val="none" w:sz="0" w:space="0" w:color="auto"/>
      </w:divBdr>
    </w:div>
    <w:div w:id="1460227950">
      <w:bodyDiv w:val="1"/>
      <w:marLeft w:val="0"/>
      <w:marRight w:val="0"/>
      <w:marTop w:val="0"/>
      <w:marBottom w:val="0"/>
      <w:divBdr>
        <w:top w:val="none" w:sz="0" w:space="0" w:color="auto"/>
        <w:left w:val="none" w:sz="0" w:space="0" w:color="auto"/>
        <w:bottom w:val="none" w:sz="0" w:space="0" w:color="auto"/>
        <w:right w:val="none" w:sz="0" w:space="0" w:color="auto"/>
      </w:divBdr>
    </w:div>
    <w:div w:id="1463815628">
      <w:bodyDiv w:val="1"/>
      <w:marLeft w:val="0"/>
      <w:marRight w:val="0"/>
      <w:marTop w:val="0"/>
      <w:marBottom w:val="0"/>
      <w:divBdr>
        <w:top w:val="none" w:sz="0" w:space="0" w:color="auto"/>
        <w:left w:val="none" w:sz="0" w:space="0" w:color="auto"/>
        <w:bottom w:val="none" w:sz="0" w:space="0" w:color="auto"/>
        <w:right w:val="none" w:sz="0" w:space="0" w:color="auto"/>
      </w:divBdr>
    </w:div>
    <w:div w:id="1476949015">
      <w:bodyDiv w:val="1"/>
      <w:marLeft w:val="0"/>
      <w:marRight w:val="0"/>
      <w:marTop w:val="0"/>
      <w:marBottom w:val="0"/>
      <w:divBdr>
        <w:top w:val="none" w:sz="0" w:space="0" w:color="auto"/>
        <w:left w:val="none" w:sz="0" w:space="0" w:color="auto"/>
        <w:bottom w:val="none" w:sz="0" w:space="0" w:color="auto"/>
        <w:right w:val="none" w:sz="0" w:space="0" w:color="auto"/>
      </w:divBdr>
    </w:div>
    <w:div w:id="1485508390">
      <w:bodyDiv w:val="1"/>
      <w:marLeft w:val="0"/>
      <w:marRight w:val="0"/>
      <w:marTop w:val="0"/>
      <w:marBottom w:val="0"/>
      <w:divBdr>
        <w:top w:val="none" w:sz="0" w:space="0" w:color="auto"/>
        <w:left w:val="none" w:sz="0" w:space="0" w:color="auto"/>
        <w:bottom w:val="none" w:sz="0" w:space="0" w:color="auto"/>
        <w:right w:val="none" w:sz="0" w:space="0" w:color="auto"/>
      </w:divBdr>
    </w:div>
    <w:div w:id="1497528121">
      <w:bodyDiv w:val="1"/>
      <w:marLeft w:val="0"/>
      <w:marRight w:val="0"/>
      <w:marTop w:val="0"/>
      <w:marBottom w:val="0"/>
      <w:divBdr>
        <w:top w:val="none" w:sz="0" w:space="0" w:color="auto"/>
        <w:left w:val="none" w:sz="0" w:space="0" w:color="auto"/>
        <w:bottom w:val="none" w:sz="0" w:space="0" w:color="auto"/>
        <w:right w:val="none" w:sz="0" w:space="0" w:color="auto"/>
      </w:divBdr>
    </w:div>
    <w:div w:id="1521311199">
      <w:bodyDiv w:val="1"/>
      <w:marLeft w:val="0"/>
      <w:marRight w:val="0"/>
      <w:marTop w:val="0"/>
      <w:marBottom w:val="0"/>
      <w:divBdr>
        <w:top w:val="none" w:sz="0" w:space="0" w:color="auto"/>
        <w:left w:val="none" w:sz="0" w:space="0" w:color="auto"/>
        <w:bottom w:val="none" w:sz="0" w:space="0" w:color="auto"/>
        <w:right w:val="none" w:sz="0" w:space="0" w:color="auto"/>
      </w:divBdr>
    </w:div>
    <w:div w:id="1555652749">
      <w:bodyDiv w:val="1"/>
      <w:marLeft w:val="0"/>
      <w:marRight w:val="0"/>
      <w:marTop w:val="0"/>
      <w:marBottom w:val="0"/>
      <w:divBdr>
        <w:top w:val="none" w:sz="0" w:space="0" w:color="auto"/>
        <w:left w:val="none" w:sz="0" w:space="0" w:color="auto"/>
        <w:bottom w:val="none" w:sz="0" w:space="0" w:color="auto"/>
        <w:right w:val="none" w:sz="0" w:space="0" w:color="auto"/>
      </w:divBdr>
      <w:divsChild>
        <w:div w:id="1324625562">
          <w:marLeft w:val="0"/>
          <w:marRight w:val="0"/>
          <w:marTop w:val="0"/>
          <w:marBottom w:val="240"/>
          <w:divBdr>
            <w:top w:val="none" w:sz="0" w:space="0" w:color="auto"/>
            <w:left w:val="none" w:sz="0" w:space="0" w:color="auto"/>
            <w:bottom w:val="none" w:sz="0" w:space="0" w:color="auto"/>
            <w:right w:val="none" w:sz="0" w:space="0" w:color="auto"/>
          </w:divBdr>
        </w:div>
      </w:divsChild>
    </w:div>
    <w:div w:id="1569732895">
      <w:bodyDiv w:val="1"/>
      <w:marLeft w:val="0"/>
      <w:marRight w:val="0"/>
      <w:marTop w:val="0"/>
      <w:marBottom w:val="0"/>
      <w:divBdr>
        <w:top w:val="none" w:sz="0" w:space="0" w:color="auto"/>
        <w:left w:val="none" w:sz="0" w:space="0" w:color="auto"/>
        <w:bottom w:val="none" w:sz="0" w:space="0" w:color="auto"/>
        <w:right w:val="none" w:sz="0" w:space="0" w:color="auto"/>
      </w:divBdr>
    </w:div>
    <w:div w:id="1570847040">
      <w:bodyDiv w:val="1"/>
      <w:marLeft w:val="0"/>
      <w:marRight w:val="0"/>
      <w:marTop w:val="0"/>
      <w:marBottom w:val="0"/>
      <w:divBdr>
        <w:top w:val="none" w:sz="0" w:space="0" w:color="auto"/>
        <w:left w:val="none" w:sz="0" w:space="0" w:color="auto"/>
        <w:bottom w:val="none" w:sz="0" w:space="0" w:color="auto"/>
        <w:right w:val="none" w:sz="0" w:space="0" w:color="auto"/>
      </w:divBdr>
    </w:div>
    <w:div w:id="1571114259">
      <w:bodyDiv w:val="1"/>
      <w:marLeft w:val="0"/>
      <w:marRight w:val="0"/>
      <w:marTop w:val="0"/>
      <w:marBottom w:val="0"/>
      <w:divBdr>
        <w:top w:val="none" w:sz="0" w:space="0" w:color="auto"/>
        <w:left w:val="none" w:sz="0" w:space="0" w:color="auto"/>
        <w:bottom w:val="none" w:sz="0" w:space="0" w:color="auto"/>
        <w:right w:val="none" w:sz="0" w:space="0" w:color="auto"/>
      </w:divBdr>
      <w:divsChild>
        <w:div w:id="178667630">
          <w:marLeft w:val="0"/>
          <w:marRight w:val="0"/>
          <w:marTop w:val="0"/>
          <w:marBottom w:val="240"/>
          <w:divBdr>
            <w:top w:val="none" w:sz="0" w:space="0" w:color="auto"/>
            <w:left w:val="none" w:sz="0" w:space="0" w:color="auto"/>
            <w:bottom w:val="none" w:sz="0" w:space="0" w:color="auto"/>
            <w:right w:val="none" w:sz="0" w:space="0" w:color="auto"/>
          </w:divBdr>
        </w:div>
      </w:divsChild>
    </w:div>
    <w:div w:id="1584139684">
      <w:bodyDiv w:val="1"/>
      <w:marLeft w:val="0"/>
      <w:marRight w:val="0"/>
      <w:marTop w:val="0"/>
      <w:marBottom w:val="0"/>
      <w:divBdr>
        <w:top w:val="none" w:sz="0" w:space="0" w:color="auto"/>
        <w:left w:val="none" w:sz="0" w:space="0" w:color="auto"/>
        <w:bottom w:val="none" w:sz="0" w:space="0" w:color="auto"/>
        <w:right w:val="none" w:sz="0" w:space="0" w:color="auto"/>
      </w:divBdr>
      <w:divsChild>
        <w:div w:id="1606502584">
          <w:marLeft w:val="0"/>
          <w:marRight w:val="0"/>
          <w:marTop w:val="0"/>
          <w:marBottom w:val="240"/>
          <w:divBdr>
            <w:top w:val="none" w:sz="0" w:space="0" w:color="auto"/>
            <w:left w:val="none" w:sz="0" w:space="0" w:color="auto"/>
            <w:bottom w:val="none" w:sz="0" w:space="0" w:color="auto"/>
            <w:right w:val="none" w:sz="0" w:space="0" w:color="auto"/>
          </w:divBdr>
        </w:div>
      </w:divsChild>
    </w:div>
    <w:div w:id="1585332391">
      <w:bodyDiv w:val="1"/>
      <w:marLeft w:val="0"/>
      <w:marRight w:val="0"/>
      <w:marTop w:val="0"/>
      <w:marBottom w:val="0"/>
      <w:divBdr>
        <w:top w:val="none" w:sz="0" w:space="0" w:color="auto"/>
        <w:left w:val="none" w:sz="0" w:space="0" w:color="auto"/>
        <w:bottom w:val="none" w:sz="0" w:space="0" w:color="auto"/>
        <w:right w:val="none" w:sz="0" w:space="0" w:color="auto"/>
      </w:divBdr>
    </w:div>
    <w:div w:id="1594514081">
      <w:bodyDiv w:val="1"/>
      <w:marLeft w:val="0"/>
      <w:marRight w:val="0"/>
      <w:marTop w:val="0"/>
      <w:marBottom w:val="0"/>
      <w:divBdr>
        <w:top w:val="none" w:sz="0" w:space="0" w:color="auto"/>
        <w:left w:val="none" w:sz="0" w:space="0" w:color="auto"/>
        <w:bottom w:val="none" w:sz="0" w:space="0" w:color="auto"/>
        <w:right w:val="none" w:sz="0" w:space="0" w:color="auto"/>
      </w:divBdr>
    </w:div>
    <w:div w:id="1602256103">
      <w:bodyDiv w:val="1"/>
      <w:marLeft w:val="0"/>
      <w:marRight w:val="0"/>
      <w:marTop w:val="0"/>
      <w:marBottom w:val="0"/>
      <w:divBdr>
        <w:top w:val="none" w:sz="0" w:space="0" w:color="auto"/>
        <w:left w:val="none" w:sz="0" w:space="0" w:color="auto"/>
        <w:bottom w:val="none" w:sz="0" w:space="0" w:color="auto"/>
        <w:right w:val="none" w:sz="0" w:space="0" w:color="auto"/>
      </w:divBdr>
    </w:div>
    <w:div w:id="1607813847">
      <w:bodyDiv w:val="1"/>
      <w:marLeft w:val="0"/>
      <w:marRight w:val="0"/>
      <w:marTop w:val="0"/>
      <w:marBottom w:val="0"/>
      <w:divBdr>
        <w:top w:val="none" w:sz="0" w:space="0" w:color="auto"/>
        <w:left w:val="none" w:sz="0" w:space="0" w:color="auto"/>
        <w:bottom w:val="none" w:sz="0" w:space="0" w:color="auto"/>
        <w:right w:val="none" w:sz="0" w:space="0" w:color="auto"/>
      </w:divBdr>
    </w:div>
    <w:div w:id="1627656872">
      <w:bodyDiv w:val="1"/>
      <w:marLeft w:val="0"/>
      <w:marRight w:val="0"/>
      <w:marTop w:val="0"/>
      <w:marBottom w:val="0"/>
      <w:divBdr>
        <w:top w:val="none" w:sz="0" w:space="0" w:color="auto"/>
        <w:left w:val="none" w:sz="0" w:space="0" w:color="auto"/>
        <w:bottom w:val="none" w:sz="0" w:space="0" w:color="auto"/>
        <w:right w:val="none" w:sz="0" w:space="0" w:color="auto"/>
      </w:divBdr>
    </w:div>
    <w:div w:id="1658723717">
      <w:bodyDiv w:val="1"/>
      <w:marLeft w:val="0"/>
      <w:marRight w:val="0"/>
      <w:marTop w:val="0"/>
      <w:marBottom w:val="0"/>
      <w:divBdr>
        <w:top w:val="none" w:sz="0" w:space="0" w:color="auto"/>
        <w:left w:val="none" w:sz="0" w:space="0" w:color="auto"/>
        <w:bottom w:val="none" w:sz="0" w:space="0" w:color="auto"/>
        <w:right w:val="none" w:sz="0" w:space="0" w:color="auto"/>
      </w:divBdr>
    </w:div>
    <w:div w:id="1682197445">
      <w:bodyDiv w:val="1"/>
      <w:marLeft w:val="0"/>
      <w:marRight w:val="0"/>
      <w:marTop w:val="0"/>
      <w:marBottom w:val="0"/>
      <w:divBdr>
        <w:top w:val="none" w:sz="0" w:space="0" w:color="auto"/>
        <w:left w:val="none" w:sz="0" w:space="0" w:color="auto"/>
        <w:bottom w:val="none" w:sz="0" w:space="0" w:color="auto"/>
        <w:right w:val="none" w:sz="0" w:space="0" w:color="auto"/>
      </w:divBdr>
      <w:divsChild>
        <w:div w:id="245308991">
          <w:marLeft w:val="0"/>
          <w:marRight w:val="0"/>
          <w:marTop w:val="0"/>
          <w:marBottom w:val="240"/>
          <w:divBdr>
            <w:top w:val="none" w:sz="0" w:space="0" w:color="auto"/>
            <w:left w:val="none" w:sz="0" w:space="0" w:color="auto"/>
            <w:bottom w:val="none" w:sz="0" w:space="0" w:color="auto"/>
            <w:right w:val="none" w:sz="0" w:space="0" w:color="auto"/>
          </w:divBdr>
        </w:div>
      </w:divsChild>
    </w:div>
    <w:div w:id="1688143643">
      <w:bodyDiv w:val="1"/>
      <w:marLeft w:val="0"/>
      <w:marRight w:val="0"/>
      <w:marTop w:val="0"/>
      <w:marBottom w:val="0"/>
      <w:divBdr>
        <w:top w:val="none" w:sz="0" w:space="0" w:color="auto"/>
        <w:left w:val="none" w:sz="0" w:space="0" w:color="auto"/>
        <w:bottom w:val="none" w:sz="0" w:space="0" w:color="auto"/>
        <w:right w:val="none" w:sz="0" w:space="0" w:color="auto"/>
      </w:divBdr>
    </w:div>
    <w:div w:id="1690644577">
      <w:bodyDiv w:val="1"/>
      <w:marLeft w:val="0"/>
      <w:marRight w:val="0"/>
      <w:marTop w:val="0"/>
      <w:marBottom w:val="0"/>
      <w:divBdr>
        <w:top w:val="none" w:sz="0" w:space="0" w:color="auto"/>
        <w:left w:val="none" w:sz="0" w:space="0" w:color="auto"/>
        <w:bottom w:val="none" w:sz="0" w:space="0" w:color="auto"/>
        <w:right w:val="none" w:sz="0" w:space="0" w:color="auto"/>
      </w:divBdr>
    </w:div>
    <w:div w:id="1770470718">
      <w:bodyDiv w:val="1"/>
      <w:marLeft w:val="0"/>
      <w:marRight w:val="0"/>
      <w:marTop w:val="0"/>
      <w:marBottom w:val="0"/>
      <w:divBdr>
        <w:top w:val="none" w:sz="0" w:space="0" w:color="auto"/>
        <w:left w:val="none" w:sz="0" w:space="0" w:color="auto"/>
        <w:bottom w:val="none" w:sz="0" w:space="0" w:color="auto"/>
        <w:right w:val="none" w:sz="0" w:space="0" w:color="auto"/>
      </w:divBdr>
    </w:div>
    <w:div w:id="1777367248">
      <w:bodyDiv w:val="1"/>
      <w:marLeft w:val="0"/>
      <w:marRight w:val="0"/>
      <w:marTop w:val="0"/>
      <w:marBottom w:val="0"/>
      <w:divBdr>
        <w:top w:val="none" w:sz="0" w:space="0" w:color="auto"/>
        <w:left w:val="none" w:sz="0" w:space="0" w:color="auto"/>
        <w:bottom w:val="none" w:sz="0" w:space="0" w:color="auto"/>
        <w:right w:val="none" w:sz="0" w:space="0" w:color="auto"/>
      </w:divBdr>
    </w:div>
    <w:div w:id="1802992381">
      <w:bodyDiv w:val="1"/>
      <w:marLeft w:val="0"/>
      <w:marRight w:val="0"/>
      <w:marTop w:val="0"/>
      <w:marBottom w:val="0"/>
      <w:divBdr>
        <w:top w:val="none" w:sz="0" w:space="0" w:color="auto"/>
        <w:left w:val="none" w:sz="0" w:space="0" w:color="auto"/>
        <w:bottom w:val="none" w:sz="0" w:space="0" w:color="auto"/>
        <w:right w:val="none" w:sz="0" w:space="0" w:color="auto"/>
      </w:divBdr>
    </w:div>
    <w:div w:id="1815684406">
      <w:bodyDiv w:val="1"/>
      <w:marLeft w:val="0"/>
      <w:marRight w:val="0"/>
      <w:marTop w:val="0"/>
      <w:marBottom w:val="0"/>
      <w:divBdr>
        <w:top w:val="none" w:sz="0" w:space="0" w:color="auto"/>
        <w:left w:val="none" w:sz="0" w:space="0" w:color="auto"/>
        <w:bottom w:val="none" w:sz="0" w:space="0" w:color="auto"/>
        <w:right w:val="none" w:sz="0" w:space="0" w:color="auto"/>
      </w:divBdr>
    </w:div>
    <w:div w:id="1833449621">
      <w:bodyDiv w:val="1"/>
      <w:marLeft w:val="0"/>
      <w:marRight w:val="0"/>
      <w:marTop w:val="0"/>
      <w:marBottom w:val="0"/>
      <w:divBdr>
        <w:top w:val="none" w:sz="0" w:space="0" w:color="auto"/>
        <w:left w:val="none" w:sz="0" w:space="0" w:color="auto"/>
        <w:bottom w:val="none" w:sz="0" w:space="0" w:color="auto"/>
        <w:right w:val="none" w:sz="0" w:space="0" w:color="auto"/>
      </w:divBdr>
    </w:div>
    <w:div w:id="1833787776">
      <w:bodyDiv w:val="1"/>
      <w:marLeft w:val="0"/>
      <w:marRight w:val="0"/>
      <w:marTop w:val="0"/>
      <w:marBottom w:val="0"/>
      <w:divBdr>
        <w:top w:val="none" w:sz="0" w:space="0" w:color="auto"/>
        <w:left w:val="none" w:sz="0" w:space="0" w:color="auto"/>
        <w:bottom w:val="none" w:sz="0" w:space="0" w:color="auto"/>
        <w:right w:val="none" w:sz="0" w:space="0" w:color="auto"/>
      </w:divBdr>
      <w:divsChild>
        <w:div w:id="1420250820">
          <w:marLeft w:val="0"/>
          <w:marRight w:val="0"/>
          <w:marTop w:val="0"/>
          <w:marBottom w:val="0"/>
          <w:divBdr>
            <w:top w:val="none" w:sz="0" w:space="0" w:color="auto"/>
            <w:left w:val="none" w:sz="0" w:space="0" w:color="auto"/>
            <w:bottom w:val="none" w:sz="0" w:space="0" w:color="auto"/>
            <w:right w:val="none" w:sz="0" w:space="0" w:color="auto"/>
          </w:divBdr>
        </w:div>
        <w:div w:id="1431389666">
          <w:marLeft w:val="0"/>
          <w:marRight w:val="0"/>
          <w:marTop w:val="0"/>
          <w:marBottom w:val="0"/>
          <w:divBdr>
            <w:top w:val="none" w:sz="0" w:space="0" w:color="auto"/>
            <w:left w:val="none" w:sz="0" w:space="0" w:color="auto"/>
            <w:bottom w:val="none" w:sz="0" w:space="0" w:color="auto"/>
            <w:right w:val="none" w:sz="0" w:space="0" w:color="auto"/>
          </w:divBdr>
        </w:div>
        <w:div w:id="488834356">
          <w:marLeft w:val="0"/>
          <w:marRight w:val="0"/>
          <w:marTop w:val="0"/>
          <w:marBottom w:val="0"/>
          <w:divBdr>
            <w:top w:val="none" w:sz="0" w:space="0" w:color="auto"/>
            <w:left w:val="none" w:sz="0" w:space="0" w:color="auto"/>
            <w:bottom w:val="none" w:sz="0" w:space="0" w:color="auto"/>
            <w:right w:val="none" w:sz="0" w:space="0" w:color="auto"/>
          </w:divBdr>
        </w:div>
        <w:div w:id="906457566">
          <w:marLeft w:val="0"/>
          <w:marRight w:val="0"/>
          <w:marTop w:val="0"/>
          <w:marBottom w:val="0"/>
          <w:divBdr>
            <w:top w:val="none" w:sz="0" w:space="0" w:color="auto"/>
            <w:left w:val="none" w:sz="0" w:space="0" w:color="auto"/>
            <w:bottom w:val="none" w:sz="0" w:space="0" w:color="auto"/>
            <w:right w:val="none" w:sz="0" w:space="0" w:color="auto"/>
          </w:divBdr>
        </w:div>
        <w:div w:id="402737">
          <w:marLeft w:val="0"/>
          <w:marRight w:val="0"/>
          <w:marTop w:val="0"/>
          <w:marBottom w:val="0"/>
          <w:divBdr>
            <w:top w:val="none" w:sz="0" w:space="0" w:color="auto"/>
            <w:left w:val="none" w:sz="0" w:space="0" w:color="auto"/>
            <w:bottom w:val="none" w:sz="0" w:space="0" w:color="auto"/>
            <w:right w:val="none" w:sz="0" w:space="0" w:color="auto"/>
          </w:divBdr>
        </w:div>
      </w:divsChild>
    </w:div>
    <w:div w:id="1854611268">
      <w:bodyDiv w:val="1"/>
      <w:marLeft w:val="0"/>
      <w:marRight w:val="0"/>
      <w:marTop w:val="0"/>
      <w:marBottom w:val="0"/>
      <w:divBdr>
        <w:top w:val="none" w:sz="0" w:space="0" w:color="auto"/>
        <w:left w:val="none" w:sz="0" w:space="0" w:color="auto"/>
        <w:bottom w:val="none" w:sz="0" w:space="0" w:color="auto"/>
        <w:right w:val="none" w:sz="0" w:space="0" w:color="auto"/>
      </w:divBdr>
    </w:div>
    <w:div w:id="1863203327">
      <w:bodyDiv w:val="1"/>
      <w:marLeft w:val="0"/>
      <w:marRight w:val="0"/>
      <w:marTop w:val="0"/>
      <w:marBottom w:val="0"/>
      <w:divBdr>
        <w:top w:val="none" w:sz="0" w:space="0" w:color="auto"/>
        <w:left w:val="none" w:sz="0" w:space="0" w:color="auto"/>
        <w:bottom w:val="none" w:sz="0" w:space="0" w:color="auto"/>
        <w:right w:val="none" w:sz="0" w:space="0" w:color="auto"/>
      </w:divBdr>
    </w:div>
    <w:div w:id="1866477542">
      <w:bodyDiv w:val="1"/>
      <w:marLeft w:val="0"/>
      <w:marRight w:val="0"/>
      <w:marTop w:val="0"/>
      <w:marBottom w:val="0"/>
      <w:divBdr>
        <w:top w:val="none" w:sz="0" w:space="0" w:color="auto"/>
        <w:left w:val="none" w:sz="0" w:space="0" w:color="auto"/>
        <w:bottom w:val="none" w:sz="0" w:space="0" w:color="auto"/>
        <w:right w:val="none" w:sz="0" w:space="0" w:color="auto"/>
      </w:divBdr>
    </w:div>
    <w:div w:id="1873958971">
      <w:bodyDiv w:val="1"/>
      <w:marLeft w:val="0"/>
      <w:marRight w:val="0"/>
      <w:marTop w:val="0"/>
      <w:marBottom w:val="0"/>
      <w:divBdr>
        <w:top w:val="none" w:sz="0" w:space="0" w:color="auto"/>
        <w:left w:val="none" w:sz="0" w:space="0" w:color="auto"/>
        <w:bottom w:val="none" w:sz="0" w:space="0" w:color="auto"/>
        <w:right w:val="none" w:sz="0" w:space="0" w:color="auto"/>
      </w:divBdr>
    </w:div>
    <w:div w:id="1881085521">
      <w:bodyDiv w:val="1"/>
      <w:marLeft w:val="0"/>
      <w:marRight w:val="0"/>
      <w:marTop w:val="0"/>
      <w:marBottom w:val="0"/>
      <w:divBdr>
        <w:top w:val="none" w:sz="0" w:space="0" w:color="auto"/>
        <w:left w:val="none" w:sz="0" w:space="0" w:color="auto"/>
        <w:bottom w:val="none" w:sz="0" w:space="0" w:color="auto"/>
        <w:right w:val="none" w:sz="0" w:space="0" w:color="auto"/>
      </w:divBdr>
    </w:div>
    <w:div w:id="1883908171">
      <w:bodyDiv w:val="1"/>
      <w:marLeft w:val="0"/>
      <w:marRight w:val="0"/>
      <w:marTop w:val="0"/>
      <w:marBottom w:val="0"/>
      <w:divBdr>
        <w:top w:val="none" w:sz="0" w:space="0" w:color="auto"/>
        <w:left w:val="none" w:sz="0" w:space="0" w:color="auto"/>
        <w:bottom w:val="none" w:sz="0" w:space="0" w:color="auto"/>
        <w:right w:val="none" w:sz="0" w:space="0" w:color="auto"/>
      </w:divBdr>
    </w:div>
    <w:div w:id="1888294929">
      <w:bodyDiv w:val="1"/>
      <w:marLeft w:val="0"/>
      <w:marRight w:val="0"/>
      <w:marTop w:val="0"/>
      <w:marBottom w:val="0"/>
      <w:divBdr>
        <w:top w:val="none" w:sz="0" w:space="0" w:color="auto"/>
        <w:left w:val="none" w:sz="0" w:space="0" w:color="auto"/>
        <w:bottom w:val="none" w:sz="0" w:space="0" w:color="auto"/>
        <w:right w:val="none" w:sz="0" w:space="0" w:color="auto"/>
      </w:divBdr>
    </w:div>
    <w:div w:id="1894151944">
      <w:bodyDiv w:val="1"/>
      <w:marLeft w:val="0"/>
      <w:marRight w:val="0"/>
      <w:marTop w:val="0"/>
      <w:marBottom w:val="0"/>
      <w:divBdr>
        <w:top w:val="none" w:sz="0" w:space="0" w:color="auto"/>
        <w:left w:val="none" w:sz="0" w:space="0" w:color="auto"/>
        <w:bottom w:val="none" w:sz="0" w:space="0" w:color="auto"/>
        <w:right w:val="none" w:sz="0" w:space="0" w:color="auto"/>
      </w:divBdr>
    </w:div>
    <w:div w:id="1964997119">
      <w:bodyDiv w:val="1"/>
      <w:marLeft w:val="0"/>
      <w:marRight w:val="0"/>
      <w:marTop w:val="0"/>
      <w:marBottom w:val="0"/>
      <w:divBdr>
        <w:top w:val="none" w:sz="0" w:space="0" w:color="auto"/>
        <w:left w:val="none" w:sz="0" w:space="0" w:color="auto"/>
        <w:bottom w:val="none" w:sz="0" w:space="0" w:color="auto"/>
        <w:right w:val="none" w:sz="0" w:space="0" w:color="auto"/>
      </w:divBdr>
    </w:div>
    <w:div w:id="1968195701">
      <w:bodyDiv w:val="1"/>
      <w:marLeft w:val="0"/>
      <w:marRight w:val="0"/>
      <w:marTop w:val="0"/>
      <w:marBottom w:val="0"/>
      <w:divBdr>
        <w:top w:val="none" w:sz="0" w:space="0" w:color="auto"/>
        <w:left w:val="none" w:sz="0" w:space="0" w:color="auto"/>
        <w:bottom w:val="none" w:sz="0" w:space="0" w:color="auto"/>
        <w:right w:val="none" w:sz="0" w:space="0" w:color="auto"/>
      </w:divBdr>
    </w:div>
    <w:div w:id="1968584277">
      <w:bodyDiv w:val="1"/>
      <w:marLeft w:val="0"/>
      <w:marRight w:val="0"/>
      <w:marTop w:val="0"/>
      <w:marBottom w:val="0"/>
      <w:divBdr>
        <w:top w:val="none" w:sz="0" w:space="0" w:color="auto"/>
        <w:left w:val="none" w:sz="0" w:space="0" w:color="auto"/>
        <w:bottom w:val="none" w:sz="0" w:space="0" w:color="auto"/>
        <w:right w:val="none" w:sz="0" w:space="0" w:color="auto"/>
      </w:divBdr>
    </w:div>
    <w:div w:id="1977491347">
      <w:bodyDiv w:val="1"/>
      <w:marLeft w:val="0"/>
      <w:marRight w:val="0"/>
      <w:marTop w:val="0"/>
      <w:marBottom w:val="0"/>
      <w:divBdr>
        <w:top w:val="none" w:sz="0" w:space="0" w:color="auto"/>
        <w:left w:val="none" w:sz="0" w:space="0" w:color="auto"/>
        <w:bottom w:val="none" w:sz="0" w:space="0" w:color="auto"/>
        <w:right w:val="none" w:sz="0" w:space="0" w:color="auto"/>
      </w:divBdr>
    </w:div>
    <w:div w:id="1987782218">
      <w:bodyDiv w:val="1"/>
      <w:marLeft w:val="0"/>
      <w:marRight w:val="0"/>
      <w:marTop w:val="0"/>
      <w:marBottom w:val="0"/>
      <w:divBdr>
        <w:top w:val="none" w:sz="0" w:space="0" w:color="auto"/>
        <w:left w:val="none" w:sz="0" w:space="0" w:color="auto"/>
        <w:bottom w:val="none" w:sz="0" w:space="0" w:color="auto"/>
        <w:right w:val="none" w:sz="0" w:space="0" w:color="auto"/>
      </w:divBdr>
    </w:div>
    <w:div w:id="2008439063">
      <w:bodyDiv w:val="1"/>
      <w:marLeft w:val="0"/>
      <w:marRight w:val="0"/>
      <w:marTop w:val="0"/>
      <w:marBottom w:val="0"/>
      <w:divBdr>
        <w:top w:val="none" w:sz="0" w:space="0" w:color="auto"/>
        <w:left w:val="none" w:sz="0" w:space="0" w:color="auto"/>
        <w:bottom w:val="none" w:sz="0" w:space="0" w:color="auto"/>
        <w:right w:val="none" w:sz="0" w:space="0" w:color="auto"/>
      </w:divBdr>
    </w:div>
    <w:div w:id="2009745699">
      <w:bodyDiv w:val="1"/>
      <w:marLeft w:val="0"/>
      <w:marRight w:val="0"/>
      <w:marTop w:val="0"/>
      <w:marBottom w:val="0"/>
      <w:divBdr>
        <w:top w:val="none" w:sz="0" w:space="0" w:color="auto"/>
        <w:left w:val="none" w:sz="0" w:space="0" w:color="auto"/>
        <w:bottom w:val="none" w:sz="0" w:space="0" w:color="auto"/>
        <w:right w:val="none" w:sz="0" w:space="0" w:color="auto"/>
      </w:divBdr>
      <w:divsChild>
        <w:div w:id="506945599">
          <w:marLeft w:val="0"/>
          <w:marRight w:val="0"/>
          <w:marTop w:val="0"/>
          <w:marBottom w:val="240"/>
          <w:divBdr>
            <w:top w:val="none" w:sz="0" w:space="0" w:color="auto"/>
            <w:left w:val="none" w:sz="0" w:space="0" w:color="auto"/>
            <w:bottom w:val="none" w:sz="0" w:space="0" w:color="auto"/>
            <w:right w:val="none" w:sz="0" w:space="0" w:color="auto"/>
          </w:divBdr>
        </w:div>
      </w:divsChild>
    </w:div>
    <w:div w:id="2011711323">
      <w:bodyDiv w:val="1"/>
      <w:marLeft w:val="0"/>
      <w:marRight w:val="0"/>
      <w:marTop w:val="0"/>
      <w:marBottom w:val="0"/>
      <w:divBdr>
        <w:top w:val="none" w:sz="0" w:space="0" w:color="auto"/>
        <w:left w:val="none" w:sz="0" w:space="0" w:color="auto"/>
        <w:bottom w:val="none" w:sz="0" w:space="0" w:color="auto"/>
        <w:right w:val="none" w:sz="0" w:space="0" w:color="auto"/>
      </w:divBdr>
    </w:div>
    <w:div w:id="2014188775">
      <w:bodyDiv w:val="1"/>
      <w:marLeft w:val="0"/>
      <w:marRight w:val="0"/>
      <w:marTop w:val="0"/>
      <w:marBottom w:val="0"/>
      <w:divBdr>
        <w:top w:val="none" w:sz="0" w:space="0" w:color="auto"/>
        <w:left w:val="none" w:sz="0" w:space="0" w:color="auto"/>
        <w:bottom w:val="none" w:sz="0" w:space="0" w:color="auto"/>
        <w:right w:val="none" w:sz="0" w:space="0" w:color="auto"/>
      </w:divBdr>
    </w:div>
    <w:div w:id="2032803114">
      <w:bodyDiv w:val="1"/>
      <w:marLeft w:val="0"/>
      <w:marRight w:val="0"/>
      <w:marTop w:val="0"/>
      <w:marBottom w:val="0"/>
      <w:divBdr>
        <w:top w:val="none" w:sz="0" w:space="0" w:color="auto"/>
        <w:left w:val="none" w:sz="0" w:space="0" w:color="auto"/>
        <w:bottom w:val="none" w:sz="0" w:space="0" w:color="auto"/>
        <w:right w:val="none" w:sz="0" w:space="0" w:color="auto"/>
      </w:divBdr>
    </w:div>
    <w:div w:id="2058312282">
      <w:bodyDiv w:val="1"/>
      <w:marLeft w:val="0"/>
      <w:marRight w:val="0"/>
      <w:marTop w:val="0"/>
      <w:marBottom w:val="0"/>
      <w:divBdr>
        <w:top w:val="none" w:sz="0" w:space="0" w:color="auto"/>
        <w:left w:val="none" w:sz="0" w:space="0" w:color="auto"/>
        <w:bottom w:val="none" w:sz="0" w:space="0" w:color="auto"/>
        <w:right w:val="none" w:sz="0" w:space="0" w:color="auto"/>
      </w:divBdr>
    </w:div>
    <w:div w:id="2062513674">
      <w:bodyDiv w:val="1"/>
      <w:marLeft w:val="0"/>
      <w:marRight w:val="0"/>
      <w:marTop w:val="0"/>
      <w:marBottom w:val="0"/>
      <w:divBdr>
        <w:top w:val="none" w:sz="0" w:space="0" w:color="auto"/>
        <w:left w:val="none" w:sz="0" w:space="0" w:color="auto"/>
        <w:bottom w:val="none" w:sz="0" w:space="0" w:color="auto"/>
        <w:right w:val="none" w:sz="0" w:space="0" w:color="auto"/>
      </w:divBdr>
    </w:div>
    <w:div w:id="2069525824">
      <w:bodyDiv w:val="1"/>
      <w:marLeft w:val="0"/>
      <w:marRight w:val="0"/>
      <w:marTop w:val="0"/>
      <w:marBottom w:val="0"/>
      <w:divBdr>
        <w:top w:val="none" w:sz="0" w:space="0" w:color="auto"/>
        <w:left w:val="none" w:sz="0" w:space="0" w:color="auto"/>
        <w:bottom w:val="none" w:sz="0" w:space="0" w:color="auto"/>
        <w:right w:val="none" w:sz="0" w:space="0" w:color="auto"/>
      </w:divBdr>
    </w:div>
    <w:div w:id="2086798675">
      <w:bodyDiv w:val="1"/>
      <w:marLeft w:val="0"/>
      <w:marRight w:val="0"/>
      <w:marTop w:val="0"/>
      <w:marBottom w:val="0"/>
      <w:divBdr>
        <w:top w:val="none" w:sz="0" w:space="0" w:color="auto"/>
        <w:left w:val="none" w:sz="0" w:space="0" w:color="auto"/>
        <w:bottom w:val="none" w:sz="0" w:space="0" w:color="auto"/>
        <w:right w:val="none" w:sz="0" w:space="0" w:color="auto"/>
      </w:divBdr>
    </w:div>
    <w:div w:id="2086947008">
      <w:bodyDiv w:val="1"/>
      <w:marLeft w:val="0"/>
      <w:marRight w:val="0"/>
      <w:marTop w:val="0"/>
      <w:marBottom w:val="0"/>
      <w:divBdr>
        <w:top w:val="none" w:sz="0" w:space="0" w:color="auto"/>
        <w:left w:val="none" w:sz="0" w:space="0" w:color="auto"/>
        <w:bottom w:val="none" w:sz="0" w:space="0" w:color="auto"/>
        <w:right w:val="none" w:sz="0" w:space="0" w:color="auto"/>
      </w:divBdr>
    </w:div>
    <w:div w:id="2089884137">
      <w:bodyDiv w:val="1"/>
      <w:marLeft w:val="0"/>
      <w:marRight w:val="0"/>
      <w:marTop w:val="0"/>
      <w:marBottom w:val="0"/>
      <w:divBdr>
        <w:top w:val="none" w:sz="0" w:space="0" w:color="auto"/>
        <w:left w:val="none" w:sz="0" w:space="0" w:color="auto"/>
        <w:bottom w:val="none" w:sz="0" w:space="0" w:color="auto"/>
        <w:right w:val="none" w:sz="0" w:space="0" w:color="auto"/>
      </w:divBdr>
      <w:divsChild>
        <w:div w:id="1043364686">
          <w:marLeft w:val="0"/>
          <w:marRight w:val="0"/>
          <w:marTop w:val="0"/>
          <w:marBottom w:val="240"/>
          <w:divBdr>
            <w:top w:val="none" w:sz="0" w:space="0" w:color="auto"/>
            <w:left w:val="none" w:sz="0" w:space="0" w:color="auto"/>
            <w:bottom w:val="none" w:sz="0" w:space="0" w:color="auto"/>
            <w:right w:val="none" w:sz="0" w:space="0" w:color="auto"/>
          </w:divBdr>
        </w:div>
      </w:divsChild>
    </w:div>
    <w:div w:id="2096978822">
      <w:bodyDiv w:val="1"/>
      <w:marLeft w:val="0"/>
      <w:marRight w:val="0"/>
      <w:marTop w:val="0"/>
      <w:marBottom w:val="0"/>
      <w:divBdr>
        <w:top w:val="none" w:sz="0" w:space="0" w:color="auto"/>
        <w:left w:val="none" w:sz="0" w:space="0" w:color="auto"/>
        <w:bottom w:val="none" w:sz="0" w:space="0" w:color="auto"/>
        <w:right w:val="none" w:sz="0" w:space="0" w:color="auto"/>
      </w:divBdr>
    </w:div>
    <w:div w:id="2120684899">
      <w:bodyDiv w:val="1"/>
      <w:marLeft w:val="0"/>
      <w:marRight w:val="0"/>
      <w:marTop w:val="0"/>
      <w:marBottom w:val="0"/>
      <w:divBdr>
        <w:top w:val="none" w:sz="0" w:space="0" w:color="auto"/>
        <w:left w:val="none" w:sz="0" w:space="0" w:color="auto"/>
        <w:bottom w:val="none" w:sz="0" w:space="0" w:color="auto"/>
        <w:right w:val="none" w:sz="0" w:space="0" w:color="auto"/>
      </w:divBdr>
    </w:div>
    <w:div w:id="2125536854">
      <w:bodyDiv w:val="1"/>
      <w:marLeft w:val="0"/>
      <w:marRight w:val="0"/>
      <w:marTop w:val="0"/>
      <w:marBottom w:val="0"/>
      <w:divBdr>
        <w:top w:val="none" w:sz="0" w:space="0" w:color="auto"/>
        <w:left w:val="none" w:sz="0" w:space="0" w:color="auto"/>
        <w:bottom w:val="none" w:sz="0" w:space="0" w:color="auto"/>
        <w:right w:val="none" w:sz="0" w:space="0" w:color="auto"/>
      </w:divBdr>
    </w:div>
    <w:div w:id="2132283345">
      <w:bodyDiv w:val="1"/>
      <w:marLeft w:val="0"/>
      <w:marRight w:val="0"/>
      <w:marTop w:val="0"/>
      <w:marBottom w:val="0"/>
      <w:divBdr>
        <w:top w:val="none" w:sz="0" w:space="0" w:color="auto"/>
        <w:left w:val="none" w:sz="0" w:space="0" w:color="auto"/>
        <w:bottom w:val="none" w:sz="0" w:space="0" w:color="auto"/>
        <w:right w:val="none" w:sz="0" w:space="0" w:color="auto"/>
      </w:divBdr>
    </w:div>
    <w:div w:id="214167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alink@uke.d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www.stephenwiltshire.com" TargetMode="Externa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E54312E-1560-4BF0-83FF-9D01EC3F0A49}">
  <we:reference id="wa104380917" version="1.0.1.0" store="de-DE" storeType="OMEX"/>
  <we:alternateReferences>
    <we:reference id="WA104380917" version="1.0.1.0" store="WA104380917" storeType="OMEX"/>
  </we:alternateReferences>
  <we:properties>
    <we:property name="17514964"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383917082"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quot;atIndex&quot;:17,&quot;item&quot;:{&quot;id&quot;:&quot;381fab7f-31ac-4a34-8297-fba1d40fb6a3&quot;,&quot;type&quot;:&quot;article-journal&quot;,&quot;DOI&quot;:&quot;10.1016/0010-0285(77)90012-3&quot;,&quot;container-title&quot;:&quot;Cognitive Psychology&quot;,&quot;container-title-short&quot;:&quot;Cognitive Psychol&quot;,&quot;journalAbbreviation&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David&quot;}],&quot;page-first&quot;:&quot;353&quot;}}]"/>
    <we:property name="601918376"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item&quot;:{&quot;id&quot;:&quot;381fab7f-31ac-4a34-8297-fba1d40fb6a3&quot;,&quot;type&quot;:&quot;article-journal&quot;,&quot;DOI&quot;:&quot;10.1016/0010-0285(77)90012-3&quot;,&quot;container-title&quot;:&quot;Cognitive Psychology&quot;,&quot;container-title-short&quot;:&quot;Cognitive Psychol&quot;,&quot;title&quot;:&quot;Forest before trees: The precedence of global features in visual perception&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ISSN&quot;:&quot;0010-0285&quot;,&quot;volume&quot;:&quot;9&quot;,&quot;issue&quot;:&quot;3&quot;,&quot;page&quot;:&quot;353-383&quot;,&quot;original-date&quot;:{&quot;0&quot;:&quot;1&quot;,&quot;1&quot;:&quot;9&quot;,&quot;2&quot;:&quot;7&quot;,&quot;3&quot;:&quot;7&quot;},&quot;issued&quot;:{&quot;year&quot;:1977},&quot;author&quot;:[{&quot;family&quot;:&quot;Navon&quot;,&quot;given&quot;:&quot;&quot;}],&quot;page-first&quot;:&quot;353&quot;}}]"/>
    <we:property name="934944032"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David Navon&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quot;pdf_hash&quot;:null,&quot;custom_metadata&quot;:{}}]"/>
    <we:property name="1018808734" value="[{&quot;collection_id&quot;:&quot;81b13dc0-f954-48b1-8a0b-a1d79d3d8d97&quot;,&quot;collection_group_id&quot;:null,&quot;deleted&quot;:false,&quot;item_type&quot;:&quot;article&quot;,&quot;data_version&quot;:1,&quot;article&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authors&quot;:[&quot;Happé F&quot;,&quot;Frith U&quot;],&quot;eissn&quot;:&quot;1573-3432&quot;,&quot;issn&quot;:&quot;0162-3257&quot;,&quot;issue&quot;:&quot;1&quot;,&quot;journal&quot;:&quot;Journal of Autism and Developmental Disorders&quot;,&quot;journal_abbrev&quot;:&quot;J Autism Dev Disord&quot;,&quot;pagination&quot;:&quot;5-25&quot;,&quot;title&quot;:&quot;The Weak Coherence Account: Detail-focused Cognitive Style in Autism Spectrum Disorders&quot;,&quot;volume&quot;:&quot;36&quot;,&quot;year&quot;:&quot;2006&quot;},&quot;ext_ids&quot;:{&quot;doi&quot;:&quot;10.1007/s10803-005-0039-0&quot;,&quot;pmid&quot;:&quot;16450045&quot;,&quot;gsid&quot;:&quot;WLjKey6ZJKQJ:11827746946306193496&quot;},&quot;user_data&quot;:{&quot;created&quot;:&quot;2017-10-07T12:03:25Z&quot;,&quot;createdby&quot;:&quot;extension-chrome-v1.32&quot;,&quot;modified&quot;:&quot;2017-10-07T12:03:25Z&quot;,&quot;modifiedby&quot;:&quot;extension-chrome-v1.32&quot;,&quot;has_annotations&quot;:false,&quot;unread&quot;:true,&quot;voted_down_count&quot;:0,&quot;voted_up_count&quot;:0,&quot;shared&quot;:false,&quot;sponsored&quot;:false},&quot;seq&quot;:252,&quot;id&quot;:&quot;8d0729e9-bb7f-408b-8db2-eb481f628322&quot;,&quot;files&quot;:[{&quot;file_type&quot;:&quot;pdf&quot;,&quot;pages&quot;:21,&quot;sha256&quot;:&quot;9580abd306e61b4b6f8b90c2b747b4ec3400acee7a80ef9ff9c95e328e5b65f5&quot;,&quot;access_method&quot;:&quot;personal_library&quot;,&quot;size&quot;:300886,&quot;created&quot;:&quot;2017-10-07T12:03:25Z&quot;,&quot;name&quot;:&quot;10.1007/s10803-005-0039-0.pdf&quot;,&quot;type&quot;:&quot;article&quot;,&quot;source_url&quot;:&quot;https://link.springer.com/content/pdf/10.1007%2Fs10803-005-0039-0.pdf&quot;}],&quot;pdf_hash&quot;:&quot;9580abd306e61b4b6f8b90c2b747b4ec3400acee7a80ef9ff9c95e328e5b65f5&quot;,&quot;item&quot;:{&quot;id&quot;:&quot;8d0729e9-bb7f-408b-8db2-eb481f628322&quot;,&quot;type&quot;:&quot;article-journal&quot;,&quot;DOI&quot;:&quot;10.1007/s10803-005-0039-0&quot;,&quot;container-title&quot;:&quot;Journal of Autism and Developmental Disorders&quot;,&quot;container-title-short&quot;:&quot;J Autism Dev Disord&quot;,&quot;title&quot;:&quot;The Weak Coherence Account: Detail-focused Cognitive Style in Autism Spectrum Disorders&quot;,&quot;abstract&quot;:&quot;“Weak central coherence” refers to the detail-focused processing style proposed to characterise autism spectrum disorders (ASD). The original suggestion of a core deficit in central processing resulting in failure to extract global form/meaning, has been challenged in three ways. First, it may represent an outcome of superiority in local processing. Second, it may be a processing bias, rather than deficit. Third, weak coherence may occur alongside, rather than explain, deficits in social cognition. A review of over 50 empirical studies of coherence suggests robust findings of local bias in ASD, with mixed findings regarding weak global processing. Local bias appears not to be a mere side-effect of executive dysfunction, and may be independent of theory of mind deficits. Possible computational and neural models are discussed.&quot;,&quot;ISSN&quot;:&quot;0162-3257&quot;,&quot;volume&quot;:&quot;36&quot;,&quot;issue&quot;:&quot;1&quot;,&quot;page&quot;:&quot;5-25&quot;,&quot;original-date&quot;:{&quot;0&quot;:&quot;2&quot;,&quot;1&quot;:&quot;0&quot;,&quot;2&quot;:&quot;0&quot;,&quot;3&quot;:&quot;6&quot;},&quot;issued&quot;:{&quot;year&quot;:2006},&quot;author&quot;:[{&quot;family&quot;:&quot;Happé&quot;,&quot;given&quot;:&quot;&quot;},{&quot;family&quot;:&quot;Frith&quot;,&quot;given&quot;:&quot;&quot;}],&quot;page-first&quot;:&quot;5&quot;}}]"/>
    <we:property name="1154881800" value="[{&quot;collection_id&quot;:&quot;81b13dc0-f954-48b1-8a0b-a1d79d3d8d97&quot;,&quot;collection_group_id&quot;:null,&quot;deleted&quot;:false,&quot;item_type&quot;:&quot;article&quot;,&quot;data_version&quot;:1,&quot;article&quot;:{&quot;authors&quot;:[&quot;Briskman J&quot;,&quot;Frith U&quot;,&quot;Happe F&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item&quot;:{&quot;id&quot;:&quot;7e2325e7-185f-4455-b3d0-ee1c42c2654f&quot;,&quot;type&quot;:&quot;article-journal&quot;,&quot;container-title&quot;:&quot;The Journal of Child Psychology and Psychiatry and Allied Disciplines&quot;,&quot;title&quot;:&quot;Exploring the cognitive phenotype of autism: weak “central coherence” in parents and siblings of children with autism: II. Real-life skills and preferences&quot;,&quot;volume&quot;:&quot;42&quot;,&quot;original-date&quot;:{&quot;0&quot;:&quot;2&quot;,&quot;1&quot;:&quot;0&quot;,&quot;2&quot;:&quot;0&quot;,&quot;3&quot;:&quot;1&quot;},&quot;issued&quot;:{&quot;year&quot;:2001},&quot;author&quot;:[{&quot;family&quot;:&quot;Briskman&quot;,&quot;given&quot;:&quot;&quot;},{&quot;family&quot;:&quot;Frith&quot;,&quot;given&quot;:&quot;&quot;},{&quot;family&quot;:&quot;Happe&quot;,&quot;given&quot;:&quot;&quot;}]}}]"/>
    <we:property name="1769045687" value="[{&quot;collection_id&quot;:&quot;81b13dc0-f954-48b1-8a0b-a1d79d3d8d97&quot;,&quot;collection_group_id&quot;:null,&quot;deleted&quot;:false,&quot;item_type&quot;:&quot;article&quot;,&quot;data_version&quot;:1,&quot;article&quot;:{&quot;abstract&quot;:&quot;The idea that global structuring of a visual scene precedes analysis of local features is suggested, discussed, and tested. In the first two experiments subjects were asked to respond to an auditorily presented name of a letter while looking at a visual stimulus that consisted of a large character (the global level) made out of small characters (the local level). The subjects' auditory discrimination responses were subject to interference only by the global level and not by the local one. In Experiment 3 subjects were presented with large characters made out of small ones, and they had to recognize either just the large characters or just the small ones. Whereas the identity of the small characters had no effect on recognition of the large ones, global cues which conflicted with the local ones did inhibit the responses to the local level. In Experiment 4 subjects were asked to judge whether pairs of simple patterns of geometrical forms which were presented for a brief duration were the same or different. The patterns within a pair could differ either at the global or at the local level. It was found that global differences were detected more often than local differences.&quot;,&quot;authors&quot;:[&quot;Navon D&quot;],&quot;issn&quot;:&quot;0010-0285&quot;,&quot;issue&quot;:&quot;3&quot;,&quot;journal&quot;:&quot;Cognitive Psychology&quot;,&quot;journal_abbrev&quot;:&quot;Cognitive Psychol&quot;,&quot;pagination&quot;:&quot;353-383&quot;,&quot;title&quot;:&quot;Forest before trees: The precedence of global features in visual perception&quot;,&quot;volume&quot;:&quot;9&quot;,&quot;year&quot;:&quot;1977&quot;},&quot;ext_ids&quot;:{&quot;doi&quot;:&quot;10.1016/0010-0285(77)90012-3&quot;,&quot;gsid&quot;:&quot;WtfYZUsD5YsJ:10080466963304863578&quot;},&quot;user_data&quot;:{&quot;created&quot;:&quot;2017-10-24T11:00:58Z&quot;,&quot;createdby&quot;:&quot;extension-chrome-v1.33&quot;,&quot;modified&quot;:&quot;2017-10-24T11:00:58Z&quot;,&quot;modifiedby&quot;:&quot;extension-chrome-v1.33&quot;,&quot;has_annotations&quot;:false,&quot;unread&quot;:true,&quot;voted_down_count&quot;:0,&quot;voted_up_count&quot;:0,&quot;shared&quot;:false,&quot;sponsored&quot;:false},&quot;seq&quot;:372,&quot;id&quot;:&quot;381fab7f-31ac-4a34-8297-fba1d40fb6a3&quot;,&quot;files&quot;:[]}]"/>
    <we:property name="1831639884"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
    <we:property name="2056739608"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2058506851"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KM&quot;},{&quot;family&quot;:&quot;Nacewicz&quot;,&quot;given&quot;:&quot;BM&quot;},{&quot;family&quot;:&quot;Johnstone&quot;,&quot;given&quot;:&quot;T&quot;},{&quot;family&quot;:&quot;Schaefer&quot;,&quot;given&quot;:&quot;HS&quot;},{&quot;family&quot;:&quot;Gernsbacher&quot;,&quot;given&quot;:&quot;MA&quot;},{&quot;family&quot;:&quot;Goldsmith&quot;,&quot;given&quot;:&quot;HH&quot;},{&quot;family&quot;:&quot;Alexander&quot;,&quot;given&quot;:&quot;AL&quot;},{&quot;family&quot;:&quot;Davidson&quot;,&quot;given&quot;:&quot;RJ&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journalAbbreviation&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KA&quot;},{&quot;family&quot;:&quot;Sasson&quot;,&quot;given&quot;:&quot;NJ&quot;},{&quot;family&quot;:&quot;Reznick&quot;,&quot;given&quot;:&quot;JS&quot;},{&quot;family&quot;:&quot;Paul&quot;,&quot;given&quot;:&quot;G&quot;},{&quot;family&quot;:&quot;Goldman&quot;,&quot;given&quot;:&quot;BD&quot;},{&quot;family&quot;:&quot;Piven&quot;,&quot;given&quot;:&quot;J&quot;}],&quot;page-first&quot;:&quot;249&quot;}},{&quot;collection_id&quot;:&quot;81b13dc0-f954-48b1-8a0b-a1d79d3d8d97&quot;,&quot;deleted&quot;:false,&quot;item_type&quot;:&quot;article&quot;,&quot;data_version&quot;:1,&quot;article&quot;:{&quot;abstract&quot;:&quot;One of the components of abnormal social functioning in autism is an impaired ability to direct eye gaze onto other people's faces in social situations. Here, we investigated the relationship between gaze onto the eye and mouth regions of faces, and the visual information that was present within those regions. We used the “Bubbles” method to vary the facial information available on any given trial by revealing only small parts of the face, and measured the eye movements made as participants viewed these stimuli. Compared to ten IQ- and age-matched healthy controls, eight participants with autism showed less fixation specificity to the eyes and mouth, a greater tendency to saccade away from the eyes when information was present in those regions, and abnormal directionality of saccades. The findings provide novel detail to the abnormal way in which people with autism look at faces, an impairment that likely influences all subsequent face processing.&quot;,&quot;authors&quot;:[&quot;Michael L. Spezio&quot;,&quot;Ralph Adolphs&quot;,&quot;Robert S.E. Hurley&quot;,&quot;Joseph Piven&quot;],&quot;issn&quot;:&quot;0028-3932&quot;,&quot;issue&quot;:&quot;1&quot;,&quot;journal&quot;:&quot;Neuropsychologia&quot;,&quot;journal_abbrev&quot;:&quot;Neuropsychologia&quot;,&quot;pagination&quot;:&quot;144-151&quot;,&quot;title&quot;:&quot;Analysis of face gaze in autism using “Bubbles”&quot;,&quot;volume&quot;:&quot;45&quot;,&quot;year&quot;:&quot;2007&quot;},&quot;ext_ids&quot;:{&quot;doi&quot;:&quot;10.1016/j.neuropsychologia.2006.04.027&quot;,&quot;pmid&quot;:&quot;16824559&quot;},&quot;user_data&quot;:{&quot;citekey&quot;:&quot;Spezio:200781b&quot;,&quot;created&quot;:&quot;2018-07-11T14:07:11Z&quot;,&quot;createdby&quot;:&quot;Web Library&quot;,&quot;modified&quot;:&quot;2018-07-11T14:07:11Z&quot;,&quot;modifiedby&quot;:&quot;Web Library&quot;,&quot;has_annotations&quot;:false,&quot;unread&quot;:true,&quot;voted_down_count&quot;:0,&quot;voted_up_count&quot;:0,&quot;shared&quot;:false,&quot;sponsored&quot;:false},&quot;seq&quot;:446,&quot;id&quot;:&quot;802ee599-c3db-4922-9690-1e7009468c09&quot;,&quot;files&quot;:[],&quot;pdf_hash&quot;:null,&quot;custom_metadata&quot;:{}}]"/>
    <we:property name="2141222267"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style" value="{&quot;title&quot;:&quot;Science&quot;,&quot;url&quot;:&quot;https://smartcite.readcube.com/styles/science&quot;,&quot;favorite&quot;:false}"/>
    <we:property name="-894733616"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720518474"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689751391" value="[{&quot;ext_ids&quot;:{&quot;pmcid&quot;:&quot;PMC3679259&quot;,&quot;gsid&quot;:&quot;D6eVtRcgqL4J:13738265949496518415&quot;},&quot;user_data&quot;:{&quot;view_count&quot;:0,&quot;added&quot;:null,&quot;modified&quot;:&quot;2017-10-05T09:37:52Z&quot;,&quot;source&quot;:null,&quot;active_read_time&quot;:null,&quot;star&quot;:false,&quot;modifiedby&quot;:&quot;desktop-Windows8-2.33.14258&quot;,&quot;unread&quot;:true,&quot;createdby&quot;:&quot;desktop-Windows8-2.32.14195&quot;,&quot;sourced_from&quot;:0,&quot;notes&quot;:&quot;&quot;,&quot;last_read&quot;:null,&quot;print_count&quot;:0,&quot;created&quot;:&quot;2017-09-08T12:48:16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Koldewyn K&quot;,&quot;Jiang Y&quot;,&quot;Weigelt S&quot;],&quot;eisbn&quot;:null,&quot;chapter&quot;:null,&quot;abstract&quot;:&quot;Abstract It is widely suggested that ASD is characterized by atypical local/global processing, but the published findings are contradictory. In an effort to resolve this question, we tested a large group of children on both a free-choice task and an instructed task using hierarchical local–global stimuli. We find that although children with autism showed a reduced preference to report global properties of a stimulus when given a choice, their ability to  ...&quot;,&quot;pagination&quot;:null,&quot;volume&quot;:null,&quot;year&quot;:2013,&quot;isbn&quot;:null,&quot;title&quot;:&quot;Global/local processing in autism: Not a disability, but a disinclination&quot;},&quot;seq&quot;:152,&quot;collection_id&quot;:&quot;81b13dc0-f954-48b1-8a0b-a1d79d3d8d97&quot;,&quot;data_version&quot;:1,&quot;id&quot;:&quot;E67CD6AE-DD8D-CCF3-D33B-618889973449&quot;,&quot;files&quot;:[]}]"/>
    <we:property name="-640265318" value="[{&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450090501" value="[{&quot;collection_id&quot;:&quot;81b13dc0-f954-48b1-8a0b-a1d79d3d8d97&quot;,&quot;collection_group_id&quot;:null,&quot;deleted&quot;:false,&quot;item_type&quot;:&quot;article&quot;,&quot;data_version&quot;:1,&quot;article&quot;:{&quot;abstract&quot;:&quot;Children with a diagnosis of autism and typically developing children were given two variations of the Navon task (Navon, 1977), which required responding to a target that could appear at the global level, the local level, or both levels. In one variation, the divided attention task, no information was given to children regarding the level at which a target would appear on any one trial. In the other, the selective attention task, children were instructed to attend to either the local or the global level. Typically developing children made most errors when the target appeared at the local level whereas children with autism made more errors when the target appeared at the global level in the divided attention task. Both groups of children were quicker to respond to the global target than the local target in the selective attention task. The presence of normal global processing in the children with autism in one task but not in the other is discussed in terms of a deficit in mechanisms that inhibit local information in the absence of overt priming or voluntary selective attention to local information.&quot;,&quot;authors&quot;:[&quot;Kate Plaisted&quot;,&quot;John Swettenham&quot;,&quot;Liz Rees&quot;],&quot;eissn&quot;:&quot;1469-7610&quot;,&quot;issn&quot;:&quot;1469-7610&quot;,&quot;issue&quot;:&quot;5&quot;,&quot;journal&quot;:&quot;Journal of Child Psychology and Psychiatry&quot;,&quot;journal_abbrev&quot;:&quot;J Child Psychol Psyc&quot;,&quot;pagination&quot;:&quot;733-742&quot;,&quot;title&quot;:&quot;Children with Autism Show Local Precedence in a Divided Attention Task and Global Precedence in a Selective Attention Task&quot;,&quot;volume&quot;:&quot;40&quot;,&quot;year&quot;:&quot;1999&quot;},&quot;ext_ids&quot;:{&quot;doi&quot;:&quot;10.1111/1469-7610.00489&quot;,&quot;pmid&quot;:&quot;10433407&quot;,&quot;gsid&quot;:&quot;rmLiqt39c80J:14804455528593515182&quot;},&quot;user_data&quot;:{&quot;created&quot;:&quot;2018-01-29T11:23:24Z&quot;,&quot;createdby&quot;:&quot;extension-chrome-v1.34&quot;,&quot;modified&quot;:&quot;2018-01-29T11:23:24Z&quot;,&quot;modifiedby&quot;:&quot;extension-chrome-v1.34&quot;,&quot;has_annotations&quot;:false,&quot;unread&quot;:true,&quot;voted_down_count&quot;:0,&quot;voted_up_count&quot;:0,&quot;shared&quot;:false,&quot;sponsored&quot;:false},&quot;seq&quot;:400,&quot;id&quot;:&quot;8ed70e72-cfd9-4456-a6da-d4902cc198d0&quot;,&quot;files&quot;:[{&quot;file_type&quot;:&quot;pdf&quot;,&quot;pages&quot;:10,&quot;sha256&quot;:&quot;ae5eb5bef8c92674598b34d07b8dd98eb2b98e27a0f1508cfd0afb9bea2a6524&quot;,&quot;access_method&quot;:&quot;personal_library&quot;,&quot;size&quot;:351065,&quot;created&quot;:&quot;2018-01-29T11:23:24Z&quot;,&quot;name&quot;:&quot;children_with_autism_show_local_precedence_in_a_divided_attention_task_and_global_precedence_in_a_selective_attention_task.pdf&quot;,&quot;type&quot;:&quot;article&quot;,&quot;source_url&quot;:&quot;https://www.cambridge.org/core/services/aop-cambridge-core/content/view/14C6987F12969D908F79EEDF0C69FA78/S0021963099004102a.pdf/children_with_autism_show_local_precedence_in_a_divided_attention_task_and_global_precedence_in_a_selective_attention_task.pdf&quot;}],&quot;pdf_hash&quot;:&quot;ae5eb5bef8c92674598b34d07b8dd98eb2b98e27a0f1508cfd0afb9bea2a6524&quot;,&quot;custom_metadata&quot;:{},&quot;atIndex&quot;:16}]"/>
    <we:property name="-434836556" value="[{&quot;collection_id&quot;:&quot;81b13dc0-f954-48b1-8a0b-a1d79d3d8d97&quot;,&quot;collection_group_id&quot;:null,&quot;deleted&quot;:false,&quot;item_type&quot;:&quot;article&quot;,&quot;data_version&quot;:1,&quot;article&quot;:{&quot;authors&quot;:[&quot;J Briskman&quot;,&quot;U Frith&quot;,&quot;F Happe&quot;],&quot;journal&quot;:&quot;The Journal of Child Psychology and Psychiatry and Allied Disciplines&quot;,&quot;title&quot;:&quot;Exploring the cognitive phenotype of autism: weak “central coherence” in parents and siblings of children with autism: II. Real-life skills and preferences&quot;,&quot;volume&quot;:&quot;42&quot;,&quot;year&quot;:&quot;2001&quot;},&quot;ext_ids&quot;:{&quot;gsid&quot;:&quot;lpAq2k2an-oJ:16906401185335513238&quot;},&quot;user_data&quot;:{&quot;created&quot;:&quot;2017-10-24T10:13:00Z&quot;,&quot;createdby&quot;:&quot;extension-chrome-v1.33&quot;,&quot;modified&quot;:&quot;2017-10-24T10:13:00Z&quot;,&quot;modifiedby&quot;:&quot;extension-chrome-v1.33&quot;,&quot;has_annotations&quot;:false,&quot;unread&quot;:true,&quot;voted_down_count&quot;:0,&quot;voted_up_count&quot;:0,&quot;shared&quot;:false,&quot;sponsored&quot;:false},&quot;seq&quot;:364,&quot;id&quot;:&quot;7e2325e7-185f-4455-b3d0-ee1c42c2654f&quot;,&quot;files&quot;:[],&quot;pdf_hash&quot;:null,&quot;custom_metadata&quot;:{},&quot;atIndex&quot;:15}]"/>
    <we:property name="-209602" value="[{&quot;collection_id&quot;:&quot;81b13dc0-f954-48b1-8a0b-a1d79d3d8d97&quot;,&quot;collection_group_id&quot;:null,&quot;deleted&quot;:false,&quot;item_type&quot;:&quot;article&quot;,&quot;data_version&quot;:1,&quot;article&quot;:{&quot;authors&quot;:[&quot;Dalton KM&quot;,&quot;Nacewicz BM&quot;,&quot;Johnstone T&quot;,&quot;Schaefer HS&quot;,&quot;Gernsbacher MA&quot;,&quot;Goldsmith HH&quot;,&quot;Alexander AL&quot;,&quot;Davidson RJ&quot;],&quot;journal&quot;:&quot;Nature neuroscience&quot;,&quot;title&quot;:&quot;Gaze fixation and the neural circuitry of face processing in autism&quot;,&quot;volume&quot;:&quot;8&quot;,&quot;year&quot;:&quot;2005&quot;},&quot;ext_ids&quot;:{&quot;gsid&quot;:&quot;f5jR2LBH_wcJ:576258102204143743&quot;},&quot;user_data&quot;:{&quot;created&quot;:&quot;2017-10-27T12:10:09Z&quot;,&quot;createdby&quot;:&quot;extension-chrome-v1.33&quot;,&quot;modified&quot;:&quot;2017-10-27T12:10:09Z&quot;,&quot;modifiedby&quot;:&quot;extension-chrome-v1.33&quot;,&quot;has_annotations&quot;:false,&quot;unread&quot;:true,&quot;voted_down_count&quot;:0,&quot;voted_up_count&quot;:0,&quot;shared&quot;:false,&quot;sponsored&quot;:false},&quot;seq&quot;:379,&quot;id&quot;:&quot;1a9eb66e-724f-4e72-84ed-891b4106c751&quot;,&quot;files&quot;:[],&quot;item&quot;:{&quot;id&quot;:&quot;1a9eb66e-724f-4e72-84ed-891b4106c751&quot;,&quot;type&quot;:&quot;article-journal&quot;,&quot;container-title&quot;:&quot;Nature neuroscience&quot;,&quot;title&quot;:&quot;Gaze fixation and the neural circuitry of face processing in autism&quot;,&quot;volume&quot;:&quot;8&quot;,&quot;original-date&quot;:{&quot;0&quot;:&quot;2&quot;,&quot;1&quot;:&quot;0&quot;,&quot;2&quot;:&quot;0&quot;,&quot;3&quot;:&quot;5&quot;},&quot;issued&quot;:{&quot;year&quot;:2005},&quot;author&quot;:[{&quot;family&quot;:&quot;Dalton&quot;,&quot;given&quot;:&quot;&quot;},{&quot;family&quot;:&quot;Nacewicz&quot;,&quot;given&quot;:&quot;&quot;},{&quot;family&quot;:&quot;Johnstone&quot;,&quot;given&quot;:&quot;&quot;},{&quot;family&quot;:&quot;Schaefer&quot;,&quot;given&quot;:&quot;&quot;},{&quot;family&quot;:&quot;Gernsbacher&quot;,&quot;given&quot;:&quot;&quot;},{&quot;family&quot;:&quot;Goldsmith&quot;,&quot;given&quot;:&quot;&quot;},{&quot;family&quot;:&quot;Alexander&quot;,&quot;given&quot;:&quot;&quot;},{&quot;family&quot;:&quot;Davidson&quot;,&quot;given&quot;:&quot;&quot;}]}},{&quot;collection_id&quot;:&quot;81b13dc0-f954-48b1-8a0b-a1d79d3d8d97&quot;,&quot;collection_group_id&quot;:null,&quot;deleted&quot;:false,&quot;item_type&quot;:&quot;article&quot;,&quot;data_version&quot;:1,&quot;article&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authors&quot;:[&quot;Pelphrey KA&quot;,&quot;Sasson NJ&quot;,&quot;Reznick JS&quot;,&quot;Paul G&quot;,&quot;Goldman BD&quot;,&quot;Piven J&quot;],&quot;issn&quot;:&quot;0162-3257&quot;,&quot;issue&quot;:&quot;4&quot;,&quot;journal&quot;:&quot;Journal of Autism and Developmental Disorders&quot;,&quot;journal_abbrev&quot;:&quot;J Autism Dev Disord&quot;,&quot;pagination&quot;:&quot;249-261&quot;,&quot;title&quot;:&quot;Visual scanning of faces in autism.&quot;,&quot;volume&quot;:&quot;32&quot;,&quot;year&quot;:&quot;2002&quot;},&quot;ext_ids&quot;:{&quot;doi&quot;:&quot;10.1023/a:1016374617369&quot;,&quot;pmid&quot;:&quot;12199131&quot;,&quot;gsid&quot;:&quot;T0xZQi9dngcJ:548978662143773775&quot;},&quot;user_data&quot;:{&quot;created&quot;:&quot;2017-10-27T12:09:12Z&quot;,&quot;createdby&quot;:&quot;extension-chrome-v1.33&quot;,&quot;modified&quot;:&quot;2017-10-27T12:09:12Z&quot;,&quot;modifiedby&quot;:&quot;extension-chrome-v1.33&quot;,&quot;has_annotations&quot;:false,&quot;unread&quot;:true,&quot;voted_down_count&quot;:0,&quot;voted_up_count&quot;:0,&quot;shared&quot;:false,&quot;sponsored&quot;:false},&quot;seq&quot;:377,&quot;id&quot;:&quot;e6ea41c7-a3fa-4aae-9dd1-e793c5dcca0a&quot;,&quot;files&quot;:[],&quot;item&quot;:{&quot;id&quot;:&quot;e6ea41c7-a3fa-4aae-9dd1-e793c5dcca0a&quot;,&quot;type&quot;:&quot;article-journal&quot;,&quot;DOI&quot;:&quot;10.1023/a:1016374617369&quot;,&quot;container-title&quot;:&quot;Journal of Autism and Developmental Disorders&quot;,&quot;container-title-short&quot;:&quot;J Autism Dev Disord&quot;,&quot;title&quot;:&quot;Visual scanning of faces in autism.&quot;,&quot;abstract&quot;:&quot;The visual scanpaths of five high-functioning adult autistic males and five adult male controls were recorded using an infrared corneal reflection technique as they viewed photographs of human faces. Analyses of the scanpath data revealed marked differences in the scanpaths of the two groups. The autistic participants viewed nonfeature areas of the faces significantly more often and core feature areas of the faces (i.e., eyes, nose, and mouth) significantly less often than did control participants. Across both groups of participants, scanpaths generally did not differ as a function of the instructions given to the participants (i.e., “Please look at the faces in any manner you wish.” vs. “Please identify the emotions portrayed in these faces.”). Autistic participants showed a deficit in emotion recognition, but this effect was driven primarily by deficits in the recognition of fear. Collectively, these results indicate disorganized processing of face stimuli in autistic individuals and suggest a mechanism that may subserve the social information processing deficits that characterize autism spectrum disorders.&quot;,&quot;ISSN&quot;:&quot;0162-3257&quot;,&quot;volume&quot;:&quot;32&quot;,&quot;issue&quot;:&quot;4&quot;,&quot;page&quot;:&quot;249-261&quot;,&quot;original-date&quot;:{&quot;0&quot;:&quot;2&quot;,&quot;1&quot;:&quot;0&quot;,&quot;2&quot;:&quot;0&quot;,&quot;3&quot;:&quot;2&quot;},&quot;issued&quot;:{&quot;year&quot;:2002},&quot;author&quot;:[{&quot;family&quot;:&quot;Pelphrey&quot;,&quot;given&quot;:&quot;&quot;},{&quot;family&quot;:&quot;Sasson&quot;,&quot;given&quot;:&quot;&quot;},{&quot;family&quot;:&quot;Reznick&quot;,&quot;given&quot;:&quot;&quot;},{&quot;family&quot;:&quot;Paul&quot;,&quot;given&quot;:&quot;&quot;},{&quot;family&quot;:&quot;Goldman&quot;,&quot;given&quot;:&quot;&quot;},{&quot;family&quot;:&quot;Piven&quot;,&quot;given&quot;:&quot;&quot;}],&quot;page-first&quot;:&quot;249&quot;}},{&quot;ext_ids&quot;:{&quot;pii&quot;:&quot;S0896627315008314&quot;,&quot;gsid&quot;:&quot;yg659pk_8P0J:18298195216508194506&quot;},&quot;user_data&quot;:{&quot;view_count&quot;:0,&quot;added&quot;:null,&quot;modified&quot;:&quot;2017-10-05T09:37:41Z&quot;,&quot;source&quot;:null,&quot;active_read_time&quot;:null,&quot;star&quot;:false,&quot;modifiedby&quot;:&quot;desktop-Windows8-2.33.14258&quot;,&quot;unread&quot;:true,&quot;createdby&quot;:&quot;desktop-Windows8-2.31.14162&quot;,&quot;sourced_from&quot;:0,&quot;notes&quot;:&quot;&quot;,&quot;last_read&quot;:null,&quot;print_count&quot;:0,&quot;created&quot;:&quot;2017-07-20T11:12:58Z&quot;,&quot;tags&quot;:[],&quot;has_annotations&quot;:false,&quot;voted_down_count&quot;:0,&quot;voted_up_count&quot;:0,&quot;shared&quot;:false,&quot;sponsored&quot;:false},&quot;deleted&quot;:false,&quot;item_type&quot;:&quot;article&quot;,&quot;article&quot;:{&quot;issue&quot;:null,&quot;journal&quot;:null,&quot;eissn&quot;:null,&quot;issn&quot;:null,&quot;authors&quot;:[&quot;Wang S&quot;,&quot;Jiang M&quot;,&quot;Duchesne X&quot;,&quot;Laugeson E&quot;],&quot;eisbn&quot;:null,&quot;chapter&quot;:null,&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pagination&quot;:null,&quot;volume&quot;:null,&quot;year&quot;:2015,&quot;isbn&quot;:null,&quot;title&quot;:&quot;Atypical visual saliency in autism spectrum disorder quantified through model-based eye tracking&quot;},&quot;seq&quot;:114,&quot;collection_id&quot;:&quot;81b13dc0-f954-48b1-8a0b-a1d79d3d8d97&quot;,&quot;data_version&quot;:1,&quot;id&quot;:&quot;FC00BDDA-6E69-DE89-E919-5FB3528E9638&quot;,&quot;files&quot;:[],&quot;item&quot;:{&quot;id&quot;:&quot;FC00BDDA-6E69-DE89-E919-5FB3528E9638&quot;,&quot;type&quot;:&quot;article-journal&quot;,&quot;title&quot;:&quot;Atypical visual saliency in autism spectrum disorder quantified through model-based eye tracking&quot;,&quot;abstract&quot;:&quot;Summary The social difficulties that are a hallmark of autism spectrum disorder (ASD) are thought to arise, at least in part, from atypical attention toward stimuli and their features. To investigate this hypothesis comprehensively, we characterized 700 complex natural scene images with a novel three-layered saliency model that incorporated pixel-level (eg, contrast), object-level (eg, shape), and semantic-level attributes (eg, faces) on 5,551 annotated  ...&quot;,&quot;original-date&quot;:{},&quot;issued&quot;:{&quot;year&quot;:2015},&quot;author&quot;:[{&quot;family&quot;:&quot;Wang&quot;,&quot;given&quot;:&quot;&quot;},{&quot;family&quot;:&quot;Jiang&quot;,&quot;given&quot;:&quot;&quot;},{&quot;family&quot;:&quot;Duchesne&quot;,&quot;given&quot;:&quot;&quot;},{&quot;family&quot;:&quot;Laugeson&quot;,&quot;given&quot;:&quot;&quot;}]}}]"/>
    <we:property name="-1632859418"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y name="-1535118938"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
    <we:property name="-1434276752"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quot;item&quot;:{&quot;id&quot;:&quot;2174625d-0d65-441a-be6b-2d1d9f2fa0e4&quot;,&quot;type&quot;:&quot;article-journal&quot;,&quot;DOI&quot;:&quot;10.1023/a:1005653411471&quot;,&quot;container-title&quot;:&quot;Journal of Autism and Developmental Disorders&quot;,&quot;container-title-short&quot;:&quot;J Autism Dev Disord&quot;,&quot;title&quot;:&quot;The autism-spectrum quotient (AQ): evidence from Asperger syndrome/high-functioning autism, males and females, scientists and mathematicians.&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ISSN&quot;:&quot;0162-3257&quot;,&quot;volume&quot;:&quot;31&quot;,&quot;issue&quot;:&quot;1&quot;,&quot;page&quot;:&quot;5-17&quot;,&quot;original-date&quot;:{&quot;0&quot;:&quot;2&quot;,&quot;1&quot;:&quot;0&quot;,&quot;2&quot;:&quot;0&quot;,&quot;3&quot;:&quot;1&quot;},&quot;issued&quot;:{&quot;year&quot;:2001},&quot;author&quot;:[{&quot;family&quot;:&quot;Baron-Cohen&quot;,&quot;given&quot;:&quot;&quot;},{&quot;family&quot;:&quot;Wheelwright&quot;,&quot;given&quot;:&quot;&quot;},{&quot;family&quot;:&quot;Skinner&quot;,&quot;given&quot;:&quot;&quot;},{&quot;family&quot;:&quot;Martin&quot;,&quot;given&quot;:&quot;&quot;},{&quot;family&quot;:&quot;Clubley&quot;,&quot;given&quot;:&quot;&quot;}],&quot;page-first&quot;:&quot;5&quot;}}]"/>
    <we:property name="-1423410427" value="[{&quot;collection_id&quot;:&quot;81b13dc0-f954-48b1-8a0b-a1d79d3d8d97&quot;,&quot;collection_group_id&quot;:null,&quot;deleted&quot;:false,&quot;item_type&quot;:&quot;article&quot;,&quot;data_version&quot;:1,&quot;article&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authors&quot;:[&quot;Eggermont JJ&quot;,&quot;Johannesma PIM&quot;,&quot;Aertsen AMHJ&quot;],&quot;eissn&quot;:&quot;1469-8994&quot;,&quot;issn&quot;:&quot;1469-8994&quot;,&quot;issue&quot;:&quot;3&quot;,&quot;journal&quot;:&quot;Quarterly Reviews of Biophysics&quot;,&quot;journal_abbrev&quot;:&quot;Q Rev Biophys&quot;,&quot;pagination&quot;:&quot;341-414&quot;,&quot;title&quot;:&quot;Reverse-correlation methods in auditory research&quot;,&quot;volume&quot;:&quot;16&quot;,&quot;year&quot;:&quot;1983&quot;},&quot;ext_ids&quot;:{&quot;doi&quot;:&quot;10.1017/s0033583500005126&quot;,&quot;pmid&quot;:&quot;6366861&quot;,&quot;gsid&quot;:&quot;2os92DQ7--EJ:16283673975840410586&quot;},&quot;user_data&quot;:{&quot;created&quot;:&quot;2017-10-09T09:53:50Z&quot;,&quot;createdby&quot;:&quot;extension-chrome-v1.32&quot;,&quot;modified&quot;:&quot;2017-10-09T09:53:50Z&quot;,&quot;modifiedby&quot;:&quot;extension-chrome-v1.32&quot;,&quot;has_annotations&quot;:false,&quot;unread&quot;:true,&quot;voted_down_count&quot;:0,&quot;voted_up_count&quot;:0,&quot;shared&quot;:false,&quot;sponsored&quot;:false},&quot;seq&quot;:317,&quot;id&quot;:&quot;ea5a74d5-412b-4728-b2d5-6354e57070d7&quot;,&quot;files&quot;:[],&quot;item&quot;:{&quot;id&quot;:&quot;ea5a74d5-412b-4728-b2d5-6354e57070d7&quot;,&quot;type&quot;:&quot;article-journal&quot;,&quot;DOI&quot;:&quot;10.1017/s0033583500005126&quot;,&quot;container-title&quot;:&quot;Quarterly Reviews of Biophysics&quot;,&quot;container-title-short&quot;:&quot;Q Rev Biophys&quot;,&quot;title&quot;:&quot;Reverse-correlation methods in auditory research&quot;,&quot;abstract&quot;:&quot;Single unit recordings have provided us with a basis for understanding the auditory system, especially about how it behaves under stimulation with simple sounds such as clicks and tones. The experimental as well as the theoretical approach to single unit studies has been dichotomous. One approach, the more familiar, gives a representation of nervous system activity in the form of peri-stimulus-time (PST) histograms, period histograms, iso-intensity rate curves and frequency tuning curves. This approach observes the neural output of units in the various nuclei in the auditory nervous system, and, faced with the random way in which the neurons respond to sound, proceeds by repeatedly presenting the same stimulus in order to obtain averaged results. These are the various histogram procedures (Gerstein &amp; Kiang, 1960; Kiang et al. 1965).&quot;,&quot;ISSN&quot;:&quot;1469-8994&quot;,&quot;volume&quot;:&quot;16&quot;,&quot;issue&quot;:&quot;3&quot;,&quot;page&quot;:&quot;341-414&quot;,&quot;original-date&quot;:{&quot;0&quot;:&quot;1&quot;,&quot;1&quot;:&quot;9&quot;,&quot;2&quot;:&quot;8&quot;,&quot;3&quot;:&quot;3&quot;},&quot;issued&quot;:{&quot;year&quot;:1983},&quot;author&quot;:[{&quot;family&quot;:&quot;Eggermont&quot;,&quot;given&quot;:&quot;&quot;},{&quot;family&quot;:&quot;PIM&quot;,&quot;given&quot;:&quot;Johannesma&quot;},{&quot;family&quot;:&quot;AMHJ&quot;,&quot;given&quot;:&quot;Aertsen&quot;}],&quot;page-first&quot;:&quot;341&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333054649" value="[{&quot;collection_id&quot;:&quot;81b13dc0-f954-48b1-8a0b-a1d79d3d8d97&quot;,&quot;collection_group_id&quot;:null,&quot;deleted&quot;:false,&quot;item_type&quot;:&quot;article&quot;,&quot;data_version&quot;:1,&quot;article&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authors&quot;:[&quot;Jones JP&quot;,&quot;Palmer LA&quot;],&quot;issn&quot;:&quot;0022-3077&quot;,&quot;issue&quot;:&quot;6&quot;,&quot;journal&quot;:&quot;Journal of neurophysiology&quot;,&quot;journal_abbrev&quot;:&quot;J Neurophysiol&quot;,&quot;pagination&quot;:&quot;1233-58&quot;,&quot;title&quot;:&quot;An evaluation of the two-dimensional Gabor filter model of simple receptive fields in cat striate cortex.&quot;,&quot;volume&quot;:&quot;58&quot;,&quot;year&quot;:&quot;1987&quot;},&quot;ext_ids&quot;:{&quot;pmid&quot;:&quot;3437332&quot;,&quot;gsid&quot;:&quot;p8KUx0GD_YAJ:9294729524507099815&quot;},&quot;user_data&quot;:{&quot;created&quot;:&quot;2017-10-26T13:37:06Z&quot;,&quot;createdby&quot;:&quot;extension-chrome-v1.33&quot;,&quot;modified&quot;:&quot;2017-10-26T13:37:06Z&quot;,&quot;modifiedby&quot;:&quot;extension-chrome-v1.33&quot;,&quot;has_annotations&quot;:false,&quot;unread&quot;:true,&quot;voted_down_count&quot;:0,&quot;voted_up_count&quot;:0,&quot;shared&quot;:false,&quot;sponsored&quot;:false},&quot;seq&quot;:376,&quot;id&quot;:&quot;e8f4e2c4-8667-4bf2-9f30-aa2185991312&quot;,&quot;files&quot;:[{&quot;file_type&quot;:&quot;pdf&quot;,&quot;pages&quot;:26,&quot;sha256&quot;:&quot;d43b8911520a375751b2b186964f0cb30eabb99f9b32e98034494eeb9b8fa8ef&quot;,&quot;access_method&quot;:&quot;personal_library&quot;,&quot;size&quot;:4393489,&quot;created&quot;:&quot;2017-10-26T13:37:06Z&quot;,&quot;name&quot;:&quot;1233.full.pdf&quot;,&quot;type&quot;:&quot;article&quot;,&quot;source_url&quot;:&quot;http://jn.physiology.org/content/jn/58/6/1233.full.pdf&quot;}],&quot;pdf_hash&quot;:&quot;d43b8911520a375751b2b186964f0cb30eabb99f9b32e98034494eeb9b8fa8ef&quot;,&quot;item&quot;:{&quot;id&quot;:&quot;e8f4e2c4-8667-4bf2-9f30-aa2185991312&quot;,&quot;type&quot;:&quot;article-journal&quot;,&quot;container-title&quot;:&quot;Journal of neurophysiology&quot;,&quot;container-title-short&quot;:&quot;J Neurophysiol&quot;,&quot;title&quot;:&quot;An evaluation of the two-dimensional Gabor filter model of simple receptive fields in cat striate cortex.&quot;,&quot;abstract&quot;:&quot;1. Using the two-dimensional (2D) spatial and spectral response profiles described in the previous two reports, we test Daugman's generalization of Marcelja's hypothesis that simple receptive fields belong to a class of linear spatial filters analogous to those described by Gabor and referred to here as 2D Gabor filters. 2. In the space domain, we found 2D Gabor filters that fit the 2D spatial response profile of each simple cell in the least-squared error sense (with a simplex algorithm), and we show that the residual error is devoid of spatial structure and statistically indistinguishable from random error. 3. Although a rigorous statistical approach was not possible with our spectral data, we also found a Gabor function that fit the 2D spectral response profile of each simple cell and observed that the residual errors are everywhere small and unstructured. 4. As an assay of spatial linearity in two dimensions, on which the applicability of Gabor theory is dependent, we compare the filter parameters estimated from the independent 2D spatial and spectral measurements described above. Estimates of most parameters from the two domains are highly correlated, indicating that assumptions about spatial linearity are valid. 5. Finally, we show that the functional form of the 2D Gabor filter provides a concise mathematical expression, which incorporates the important spatial characteristics of simple receptive fields demonstrated in the previous two reports. Prominent here are 1) Cartesian separable spatial response profiles, 2) spatial receptive fields with staggered subregion placement, 3) Cartesian separable spectral response profiles, 4) spectral response profiles with axes of symmetry not including the origin, and 5) the uniform distribution of spatial phase angles. 6. We conclude that the Gabor function provides a useful and reasonably accurate description of most spatial aspects of simple receptive fields. Thus it seems that an optimal strategy has evolved for sampling images simultaneously in the 2D spatial and spatial frequency domains.&quot;,&quot;ISSN&quot;:&quot;0022-3077&quot;,&quot;volume&quot;:&quot;58&quot;,&quot;issue&quot;:&quot;6&quot;,&quot;page&quot;:&quot;1233-58&quot;,&quot;original-date&quot;:{&quot;0&quot;:&quot;1&quot;,&quot;1&quot;:&quot;9&quot;,&quot;2&quot;:&quot;8&quot;,&quot;3&quot;:&quot;7&quot;},&quot;issued&quot;:{&quot;year&quot;:1987},&quot;author&quot;:[{&quot;family&quot;:&quot;Jones&quot;,&quot;given&quot;:&quot;&quot;},{&quot;family&quot;:&quot;Palmer&quot;,&quot;given&quot;:&quot;&quot;}],&quot;page-first&quot;:&quot;1233&quot;}},{&quot;collection_id&quot;:&quot;81b13dc0-f954-48b1-8a0b-a1d79d3d8d97&quot;,&quot;collection_group_id&quot;:null,&quot;deleted&quot;:false,&quot;item_type&quot;:&quot;article&quot;,&quot;data_version&quot;:1,&quot;article&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authors&quot;:[&quot;Ringach DL&quot;,&quot;Sapiro G&quot;,&quot;Shapley R&quot;],&quot;issn&quot;:&quot;0042-6989&quot;,&quot;issue&quot;:&quot;17&quot;,&quot;journal&quot;:&quot;Vision Research&quot;,&quot;journal_abbrev&quot;:&quot;Vision Res&quot;,&quot;pagination&quot;:&quot;2455-2464&quot;,&quot;title&quot;:&quot;A subspace reverse-correlation technique for the study of visual neurons&quot;,&quot;volume&quot;:&quot;37&quot;,&quot;year&quot;:&quot;1997&quot;},&quot;ext_ids&quot;:{&quot;doi&quot;:&quot;10.1016/s0042-6989(96)00247-7&quot;,&quot;pmid&quot;:&quot;9381680&quot;,&quot;gsid&quot;:&quot;tpMNrTt14QsJ:856094303343973302&quot;},&quot;user_data&quot;:{&quot;created&quot;:&quot;2017-10-09T09:55:29Z&quot;,&quot;createdby&quot;:&quot;extension-chrome-v1.32&quot;,&quot;modified&quot;:&quot;2017-10-09T09:55:29Z&quot;,&quot;modifiedby&quot;:&quot;extension-chrome-v1.32&quot;,&quot;has_annotations&quot;:false,&quot;unread&quot;:true,&quot;voted_down_count&quot;:0,&quot;voted_up_count&quot;:0,&quot;shared&quot;:false,&quot;sponsored&quot;:false},&quot;drm&quot;:false,&quot;seq&quot;:319,&quot;id&quot;:&quot;6259f5c2-b0ac-42eb-9619-e41b5f7c09cd&quot;,&quot;files&quot;:[{&quot;drm&quot;:false,&quot;file_type&quot;:&quot;pdf&quot;,&quot;pages&quot;:10,&quot;sha1&quot;:&quot;6c80d18ebc727b17c0a29d6a94aade887ff512d5&quot;,&quot;sha256&quot;:&quot;61fc4743d5a71ea693e026e64fa504dcd596bb852a9631b6bf6820300346d65c&quot;,&quot;access_method&quot;:&quot;open_access&quot;,&quot;full_pdf_access&quot;:true,&quot;size&quot;:1128475,&quot;can_print&quot;:true,&quot;created&quot;:&quot;2017-10-09T09:55:29Z&quot;,&quot;name&quot;:&quot;A subspace reverse-correlation technique for the study of visual neurons.pdf&quot;,&quot;type&quot;:&quot;article&quot;}],&quot;pdf_hash&quot;:&quot;61fc4743d5a71ea693e026e64fa504dcd596bb852a9631b6bf6820300346d65c&quot;,&quot;item&quot;:{&quot;id&quot;:&quot;6259f5c2-b0ac-42eb-9619-e41b5f7c09cd&quot;,&quot;type&quot;:&quot;article-journal&quot;,&quot;DOI&quot;:&quot;10.1016/s0042-6989(96)00247-7&quot;,&quot;container-title&quot;:&quot;Vision Research&quot;,&quot;container-title-short&quot;:&quot;Vision Res&quot;,&quot;title&quot;:&quot;A subspace reverse-correlation technique for the study of visual neurons&quot;,&quot;abstract&quot;:&quot;A new discrete-time reverse-correlation scheme for the study of visual neurons is proposed. The visual stimulus is generated by drawing with uniform probability, at each refresh time, an image from a finite set S of orthonormal images. We show that if the neuron can be modeled as a spatiotemporal linear filter followed by a static nonlinearity, the cross-correlation between the input image sequence and the cell's spike train output gives the projection of the receptive field onto the subspace spanned by S. The technique has been applied to the analysis of simple cells in the primary visual cortex of cats and macaque monkeys. Experimental results are presented where S spans a subspace of spatially low-pass signals. Adbantages of the proposed scheme over standard white-noise techniques include improved signal to noise ratios, increased spatial resolution, and the possibility to restrict the study to particular subspaces of interest.&quot;,&quot;ISSN&quot;:&quot;0042-6989&quot;,&quot;volume&quot;:&quot;37&quot;,&quot;issue&quot;:&quot;17&quot;,&quot;page&quot;:&quot;2455-2464&quot;,&quot;original-date&quot;:{&quot;0&quot;:&quot;1&quot;,&quot;1&quot;:&quot;9&quot;,&quot;2&quot;:&quot;9&quot;,&quot;3&quot;:&quot;7&quot;},&quot;issued&quot;:{&quot;year&quot;:1997},&quot;author&quot;:[{&quot;family&quot;:&quot;Ringach&quot;,&quot;given&quot;:&quot;&quot;},{&quot;family&quot;:&quot;Sapiro&quot;,&quot;given&quot;:&quot;&quot;},{&quot;family&quot;:&quot;Shapley&quot;,&quot;given&quot;:&quot;&quot;}],&quot;page-first&quot;:&quot;2455&quot;}},{&quot;collection_id&quot;:&quot;81b13dc0-f954-48b1-8a0b-a1d79d3d8d97&quot;,&quot;collection_group_id&quot;:null,&quot;deleted&quot;:false,&quot;item_type&quot;:&quot;article&quot;,&quot;data_version&quot;:1,&quot;article&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authors&quot;:[&quot;Gosselin F&quot;,&quot;Schyns PG&quot;],&quot;issn&quot;:&quot;0042-6989&quot;,&quot;issue&quot;:&quot;17&quot;,&quot;journal&quot;:&quot;Vision Research&quot;,&quot;journal_abbrev&quot;:&quot;Vision Res&quot;,&quot;pagination&quot;:&quot;2261-2271&quot;,&quot;title&quot;:&quot;Bubbles: a technique to reveal the use of information in recognition tasks&quot;,&quot;volume&quot;:&quot;41&quot;,&quot;year&quot;:&quot;2001&quot;},&quot;ext_ids&quot;:{&quot;doi&quot;:&quot;10.1016/s0042-6989(01)00097-9&quot;,&quot;pmid&quot;:&quot;11448718&quot;},&quot;user_data&quot;:{&quot;created&quot;:&quot;2017-10-09T10:05:55Z&quot;,&quot;createdby&quot;:&quot;extension-chrome-v1.32&quot;,&quot;modified&quot;:&quot;2017-10-09T10:05:55Z&quot;,&quot;modifiedby&quot;:&quot;extension-chrome-v1.32&quot;,&quot;has_annotations&quot;:false,&quot;unread&quot;:true,&quot;voted_down_count&quot;:0,&quot;voted_up_count&quot;:0,&quot;shared&quot;:false,&quot;sponsored&quot;:false},&quot;drm&quot;:false,&quot;seq&quot;:321,&quot;id&quot;:&quot;78d87ba2-5d70-485f-a3db-d039848eaa0f&quot;,&quot;files&quot;:[{&quot;drm&quot;:false,&quot;file_type&quot;:&quot;pdf&quot;,&quot;pages&quot;:11,&quot;sha1&quot;:&quot;8fa0358434c64412b8e9aacbfd7498b294de33ce&quot;,&quot;sha256&quot;:&quot;f501386e4ea6b801b4a5e79947258cbe98f1a6205117c9fef60029caf16efce7&quot;,&quot;access_method&quot;:&quot;open_access&quot;,&quot;full_pdf_access&quot;:true,&quot;size&quot;:460464,&quot;can_print&quot;:true,&quot;created&quot;:&quot;2017-10-09T10:05:55Z&quot;,&quot;name&quot;:&quot;Bubbles: a technique to reveal the use of information in recognition tasks.pdf&quot;,&quot;type&quot;:&quot;article&quot;}],&quot;pdf_hash&quot;:&quot;f501386e4ea6b801b4a5e79947258cbe98f1a6205117c9fef60029caf16efce7&quot;,&quot;item&quot;:{&quot;id&quot;:&quot;78d87ba2-5d70-485f-a3db-d039848eaa0f&quot;,&quot;type&quot;:&quot;article-journal&quot;,&quot;DOI&quot;:&quot;10.1016/s0042-6989(01)00097-9&quot;,&quot;container-title&quot;:&quot;Vision Research&quot;,&quot;container-title-short&quot;:&quot;Vision Res&quot;,&quot;title&quot;:&quot;Bubbles: a technique to reveal the use of information in recognition tasks&quot;,&quot;abstract&quot;:&quot;Everyday, people flexibly perform different categorizations of common faces, objects and scenes. Intuition and scattered evidence suggest that these categorizations require the use of different visual information from the input. However, there is no unifying method, based on the categorization performance of subjects, that can isolate the information used. To this end, we developed Bubbles, a general technique that can assign the credit of human categorization performance to specific visual information. To illustrate the technique, we applied Bubbles on three categorization tasks (gender, expressive or not and identity) on the same set of faces, with human and ideal observers to compare the features they used.&quot;,&quot;ISSN&quot;:&quot;0042-6989&quot;,&quot;volume&quot;:&quot;41&quot;,&quot;issue&quot;:&quot;17&quot;,&quot;page&quot;:&quot;2261-2271&quot;,&quot;original-date&quot;:{&quot;0&quot;:&quot;2&quot;,&quot;1&quot;:&quot;0&quot;,&quot;2&quot;:&quot;0&quot;,&quot;3&quot;:&quot;1&quot;},&quot;issued&quot;:{&quot;year&quot;:2001},&quot;author&quot;:[{&quot;family&quot;:&quot;Gosselin&quot;,&quot;given&quot;:&quot;&quot;},{&quot;family&quot;:&quot;Schyns&quot;,&quot;given&quot;:&quot;&quot;}],&quot;page-first&quot;:&quot;2261&quot;}}]"/>
    <we:property name="-1068413899" value="[{&quot;collection_id&quot;:&quot;81b13dc0-f954-48b1-8a0b-a1d79d3d8d97&quot;,&quot;collection_group_id&quot;:null,&quot;deleted&quot;:false,&quot;item_type&quot;:&quot;article&quot;,&quot;data_version&quot;:1,&quot;article&quot;:{&quot;abstract&quot;:&quot;Currently there are no brief, self-administered instruments for measuring the degree to which an adult with normal intelligence has the traits associated with the autistic spectrum. In this paper, we report on a new instrument to assess this: the Autism-Spectrum Quotient (AQ). Individuals score in the range 0–50. Four groups of subjects were assessed: Group 1: 58 adults with Asperger syndrome (AS) or high-functioning autism (HFA); Group 2: 174 randomly selected controls. Group 3: 840 students in Cambridge University; and Group 4: 16 winners of the UK Mathematics Olympiad. The adults with AS/HFA had a mean AQ score of 35.8 (SD = 6.5), significantly higher than Group 2 controls (M = 16.4, SD = 6.3). 80% of the adults with AS/HFA scored 32+, versus 2% of controls. Among the controls, men scored slightly but significantly higher than women. No women scored extremely highly (AQ score 34+) whereas 4% of men did so. Twice as many men (40%) as women (21%) scored at intermediate levels (AQ score 20+). Among the AS/HFA group, male and female scores did not differ significantly. The students in Cambridge University did not differ from the randomly selected control group, but scientists (including mathematicians) scored significantly higher than both humanities and social sciences students, confirming an earlier study that autistic conditions are associated with scientific skills. Within the sciences, mathematicians scored highest. This was replicated in Group 4, the Mathematics Olympiad winners scoring significantly higher than the male Cambridge humanities students. 6% of the student sample scored 327plus; on the AQ. On interview, 11 out of 11 of these met three or more DSM-IV criteria for AS/HFA, and all were studying sciences/mathematics, and 7 of the 11 met threshold on these criteria. Test—retest and interrater reliability of the AQ was good. The AQ is thus a valuable instrument for rapidly quantifying where any given individual is situated on the continuum from autism to normality. Its potential for screening for autism spectrum conditions in adults of normal intelligence remains to be fully explored.&quot;,&quot;authors&quot;:[&quot;Baron-Cohen S&quot;,&quot;Wheelwright S&quot;,&quot;Skinner R&quot;,&quot;Martin J&quot;,&quot;Clubley E&quot;],&quot;issn&quot;:&quot;0162-3257&quot;,&quot;issue&quot;:&quot;1&quot;,&quot;journal&quot;:&quot;Journal of Autism and Developmental Disorders&quot;,&quot;journal_abbrev&quot;:&quot;J Autism Dev Disord&quot;,&quot;pagination&quot;:&quot;5-17&quot;,&quot;title&quot;:&quot;The autism-spectrum quotient (AQ): evidence from Asperger syndrome/high-functioning autism, males and females, scientists and mathematicians.&quot;,&quot;volume&quot;:&quot;31&quot;,&quot;year&quot;:&quot;2001&quot;},&quot;ext_ids&quot;:{&quot;doi&quot;:&quot;10.1023/a:1005653411471&quot;,&quot;pmid&quot;:&quot;11439754&quot;,&quot;gsid&quot;:&quot;h02TIe7g-5wJ:11311882202441272711&quot;},&quot;user_data&quot;:{&quot;created&quot;:&quot;2017-10-07T12:13:53Z&quot;,&quot;createdby&quot;:&quot;extension-chrome-v1.32&quot;,&quot;modified&quot;:&quot;2017-10-07T12:13:53Z&quot;,&quot;modifiedby&quot;:&quot;extension-chrome-v1.32&quot;,&quot;has_annotations&quot;:false,&quot;unread&quot;:true,&quot;voted_down_count&quot;:0,&quot;voted_up_count&quot;:0,&quot;shared&quot;:false,&quot;sponsored&quot;:false},&quot;seq&quot;:258,&quot;id&quot;:&quot;2174625d-0d65-441a-be6b-2d1d9f2fa0e4&quot;,&quot;files&quot;:[{&quot;file_type&quot;:&quot;pdf&quot;,&quot;pages&quot;:13,&quot;sha256&quot;:&quot;aba14469ffe1b9a9f86cecee6fc0425bddc6bf2c7b516840404bccaa068aa237&quot;,&quot;access_method&quot;:&quot;personal_library&quot;,&quot;size&quot;:57435,&quot;created&quot;:&quot;2017-10-07T12:13:53Z&quot;,&quot;name&quot;:&quot;baroncohenwheelwrightetal2001.pdf&quot;,&quot;type&quot;:&quot;article&quot;,&quot;source_url&quot;:&quot;https://autismodiario.org/wp-content/uploads/2011/09/BaronCohenWheelwrightEtAl2001.pdf&quot;}],&quot;pdf_hash&quot;:&quot;aba14469ffe1b9a9f86cecee6fc0425bddc6bf2c7b516840404bccaa068aa237&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e247585-cf42-4463-adf5-652922629a47">
  <we:reference id="WA104380917" version="1.0.1.0" store="en-GB" storeType="omex"/>
  <we:alternateReferences/>
  <we:properties>
    <we:property name="601918376" value="null"/>
    <we:property name="1018808734" value="null"/>
    <we:property name="1154881800" value="null"/>
    <we:property name="2141222267" value="null"/>
    <we:property name="-720518474" value="null"/>
    <we:property name="-1434276752" value="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84266-D527-4A35-A933-63F33D5B5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20007</Words>
  <Characters>114043</Characters>
  <Application>Microsoft Office Word</Application>
  <DocSecurity>0</DocSecurity>
  <Lines>950</Lines>
  <Paragraphs>267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University of Birmingham</Company>
  <LinksUpToDate>false</LinksUpToDate>
  <CharactersWithSpaces>133783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Arjen Alink</dc:creator>
  <cp:lastModifiedBy>Arjen Alink</cp:lastModifiedBy>
  <cp:revision>8</cp:revision>
  <cp:lastPrinted>2020-01-24T13:37:00Z</cp:lastPrinted>
  <dcterms:created xsi:type="dcterms:W3CDTF">2020-05-15T12:13:00Z</dcterms:created>
  <dcterms:modified xsi:type="dcterms:W3CDTF">2020-07-14T11:39:00Z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id="K7bOHiT2"/&gt;&lt;style id="http://www.zotero.org/styles/nature-communications"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value="true"/&gt;&lt;/prefs&gt;&lt;/data&gt;</vt:lpwstr>
  </property>
</Properties>
</file>