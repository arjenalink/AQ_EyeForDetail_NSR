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77772" w14:textId="444ABEC2" w:rsidR="00AB34D7" w:rsidRPr="00A04A57" w:rsidRDefault="00AB34D7" w:rsidP="001521BA">
      <w:pPr>
        <w:spacing w:line="360" w:lineRule="auto"/>
        <w:jc w:val="center"/>
        <w:rPr>
          <w:rFonts w:ascii="Times New Roman" w:hAnsi="Times New Roman" w:cs="Times New Roman"/>
          <w:b/>
          <w:sz w:val="24"/>
          <w:szCs w:val="24"/>
          <w:lang w:val="en-GB"/>
        </w:rPr>
      </w:pPr>
      <w:bookmarkStart w:id="0" w:name="_Hlk518999164"/>
      <w:r w:rsidRPr="00A04A57">
        <w:rPr>
          <w:rFonts w:ascii="Times New Roman" w:hAnsi="Times New Roman" w:cs="Times New Roman"/>
          <w:b/>
          <w:sz w:val="24"/>
          <w:szCs w:val="24"/>
          <w:lang w:val="en-GB"/>
        </w:rPr>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greater reliance on detail for image recognition </w:t>
      </w:r>
    </w:p>
    <w:p w14:paraId="60D0C684" w14:textId="0444CD5F" w:rsidR="002F52DA" w:rsidRPr="00A04A57" w:rsidRDefault="002F52DA" w:rsidP="001521BA">
      <w:pPr>
        <w:spacing w:line="360" w:lineRule="auto"/>
        <w:jc w:val="center"/>
        <w:rPr>
          <w:rFonts w:ascii="Times New Roman" w:hAnsi="Times New Roman" w:cs="Times New Roman"/>
          <w:b/>
          <w:sz w:val="24"/>
          <w:szCs w:val="24"/>
          <w:lang w:val="en-GB"/>
        </w:rPr>
      </w:pPr>
    </w:p>
    <w:bookmarkEnd w:id="0"/>
    <w:p w14:paraId="7602A229" w14:textId="0DF934E7" w:rsidR="0032357D" w:rsidRPr="00A04A57" w:rsidRDefault="00CF6485"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w:t>
      </w:r>
      <w:r w:rsidR="009A4385" w:rsidRPr="00A04A57">
        <w:rPr>
          <w:rFonts w:ascii="Times New Roman" w:hAnsi="Times New Roman" w:cs="Times New Roman"/>
          <w:i/>
          <w:sz w:val="24"/>
          <w:szCs w:val="24"/>
          <w:vertAlign w:val="superscript"/>
          <w:lang w:val="en-GB"/>
        </w:rPr>
        <w:t>1</w:t>
      </w:r>
      <w:r w:rsidRPr="00A04A57">
        <w:rPr>
          <w:rFonts w:ascii="Times New Roman" w:hAnsi="Times New Roman" w:cs="Times New Roman"/>
          <w:i/>
          <w:sz w:val="24"/>
          <w:szCs w:val="24"/>
          <w:lang w:val="en-GB"/>
        </w:rPr>
        <w:t xml:space="preserve"> &amp; Ian Charest</w:t>
      </w:r>
      <w:r w:rsidR="009A4385" w:rsidRPr="00A04A57">
        <w:rPr>
          <w:rFonts w:ascii="Times New Roman" w:hAnsi="Times New Roman" w:cs="Times New Roman"/>
          <w:i/>
          <w:sz w:val="24"/>
          <w:szCs w:val="24"/>
          <w:vertAlign w:val="superscript"/>
          <w:lang w:val="en-GB"/>
        </w:rPr>
        <w:t>2</w:t>
      </w:r>
    </w:p>
    <w:p w14:paraId="1EA32B50" w14:textId="42E44F8A" w:rsidR="0032357D" w:rsidRPr="00A04A57" w:rsidRDefault="0032357D" w:rsidP="001521BA">
      <w:pPr>
        <w:spacing w:after="0" w:line="360" w:lineRule="auto"/>
        <w:rPr>
          <w:rFonts w:ascii="Times New Roman" w:eastAsia="Calibri" w:hAnsi="Times New Roman" w:cs="Times New Roman"/>
          <w:b/>
          <w:bCs/>
          <w:color w:val="000000" w:themeColor="text1"/>
          <w:lang w:val="en-GB"/>
        </w:rPr>
      </w:pPr>
    </w:p>
    <w:p w14:paraId="4BCC3F05" w14:textId="68A7363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71D8D4CB" w14:textId="7C7E103B"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B544CE0" w14:textId="6D02848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4A35E01" w14:textId="414ACBCF"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D79ADFF" w14:textId="063DC5C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0ADA14B4" w14:textId="0883F69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4997648E" w14:textId="65091DC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9C80D6C" w14:textId="4BF91428"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D872D75" w14:textId="17A79925" w:rsidR="00AA1BF2" w:rsidRPr="00A04A57" w:rsidRDefault="00AA1BF2" w:rsidP="001521BA">
      <w:pPr>
        <w:spacing w:after="0" w:line="360" w:lineRule="auto"/>
        <w:rPr>
          <w:rFonts w:ascii="Times New Roman" w:eastAsia="Calibri" w:hAnsi="Times New Roman" w:cs="Times New Roman"/>
          <w:i/>
          <w:iCs/>
          <w:color w:val="000000" w:themeColor="text1"/>
          <w:lang w:val="en-GB"/>
        </w:rPr>
      </w:pPr>
    </w:p>
    <w:p w14:paraId="30909E67" w14:textId="677B195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1</w:t>
      </w:r>
      <w:r w:rsidRPr="00A04A57">
        <w:rPr>
          <w:rFonts w:ascii="Times New Roman" w:eastAsia="Calibri" w:hAnsi="Times New Roman" w:cs="Times New Roman"/>
          <w:i/>
          <w:iCs/>
          <w:color w:val="000000" w:themeColor="text1"/>
          <w:lang w:val="en-GB"/>
        </w:rPr>
        <w:t xml:space="preserve">University Medical </w:t>
      </w:r>
      <w:r w:rsidR="00F22E23" w:rsidRPr="00F22E23">
        <w:rPr>
          <w:rFonts w:ascii="Times New Roman" w:eastAsia="Calibri" w:hAnsi="Times New Roman" w:cs="Times New Roman"/>
          <w:i/>
          <w:iCs/>
          <w:color w:val="000000" w:themeColor="text1"/>
          <w:lang w:val="en-GB"/>
        </w:rPr>
        <w:t>Centre</w:t>
      </w:r>
      <w:r w:rsidRPr="00A04A57">
        <w:rPr>
          <w:rFonts w:ascii="Times New Roman" w:eastAsia="Calibri" w:hAnsi="Times New Roman" w:cs="Times New Roman"/>
          <w:i/>
          <w:iCs/>
          <w:color w:val="000000" w:themeColor="text1"/>
          <w:lang w:val="en-GB"/>
        </w:rPr>
        <w:t xml:space="preserve"> Hamburg-Eppendorf, Germany</w:t>
      </w:r>
    </w:p>
    <w:p w14:paraId="37199914" w14:textId="45680F4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2</w:t>
      </w:r>
      <w:r w:rsidRPr="00A04A57">
        <w:rPr>
          <w:rFonts w:ascii="Times New Roman" w:eastAsia="Calibri" w:hAnsi="Times New Roman" w:cs="Times New Roman"/>
          <w:i/>
          <w:iCs/>
          <w:color w:val="000000" w:themeColor="text1"/>
          <w:lang w:val="en-GB"/>
        </w:rPr>
        <w:t>University of Birmingham, United Kingdom</w:t>
      </w:r>
    </w:p>
    <w:p w14:paraId="29C0D10D" w14:textId="540A590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C06966C" w14:textId="24205DBC"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8A5094B" w14:textId="77777777" w:rsidR="00AA5141" w:rsidRPr="00A04A57" w:rsidRDefault="00AA5141" w:rsidP="001521BA">
      <w:pPr>
        <w:spacing w:after="0" w:line="360" w:lineRule="auto"/>
        <w:rPr>
          <w:rFonts w:ascii="Times New Roman" w:eastAsia="Calibri" w:hAnsi="Times New Roman" w:cs="Times New Roman"/>
          <w:b/>
          <w:bCs/>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Corresponding author</w:t>
      </w:r>
    </w:p>
    <w:p w14:paraId="0E623C2B"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Arjen Alink </w:t>
      </w:r>
    </w:p>
    <w:p w14:paraId="69AB00C1" w14:textId="77777777" w:rsidR="00AA5141" w:rsidRPr="00A04A57" w:rsidRDefault="008365C4" w:rsidP="001521BA">
      <w:pPr>
        <w:spacing w:after="0" w:line="360" w:lineRule="auto"/>
        <w:rPr>
          <w:rFonts w:ascii="Times New Roman" w:eastAsia="Calibri" w:hAnsi="Times New Roman" w:cs="Times New Roman"/>
          <w:color w:val="000000" w:themeColor="text1"/>
          <w:sz w:val="24"/>
          <w:szCs w:val="24"/>
          <w:lang w:val="en-GB"/>
        </w:rPr>
      </w:pPr>
      <w:hyperlink r:id="rId8" w:history="1">
        <w:r w:rsidR="00AA5141" w:rsidRPr="00A04A57">
          <w:rPr>
            <w:rFonts w:ascii="Times New Roman" w:eastAsia="Calibri" w:hAnsi="Times New Roman" w:cs="Times New Roman"/>
            <w:color w:val="000000" w:themeColor="text1"/>
            <w:sz w:val="24"/>
            <w:szCs w:val="24"/>
            <w:u w:val="single"/>
            <w:lang w:val="en-GB"/>
          </w:rPr>
          <w:t>a.alink@uke.de</w:t>
        </w:r>
      </w:hyperlink>
    </w:p>
    <w:p w14:paraId="6048E2B9"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p>
    <w:p w14:paraId="672EC1A6"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Acknowledgments</w:t>
      </w:r>
      <w:r w:rsidRPr="00A04A57">
        <w:rPr>
          <w:rFonts w:ascii="Times New Roman" w:eastAsia="Calibri" w:hAnsi="Times New Roman" w:cs="Times New Roman"/>
          <w:color w:val="000000" w:themeColor="text1"/>
          <w:sz w:val="24"/>
          <w:szCs w:val="24"/>
          <w:lang w:val="en-GB"/>
        </w:rPr>
        <w:t xml:space="preserve"> </w:t>
      </w:r>
    </w:p>
    <w:p w14:paraId="7E9F1DE0" w14:textId="7889110D" w:rsidR="001521BA"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This work was supported by a Marie Curie fellowship (753441) to A.A. and an ERC starter grant (ERC-StG-759432) to I.C. We thank Anisha </w:t>
      </w:r>
      <w:proofErr w:type="spellStart"/>
      <w:r w:rsidRPr="00A04A57">
        <w:rPr>
          <w:rFonts w:ascii="Times New Roman" w:eastAsia="Calibri" w:hAnsi="Times New Roman" w:cs="Times New Roman"/>
          <w:color w:val="000000" w:themeColor="text1"/>
          <w:sz w:val="24"/>
          <w:szCs w:val="24"/>
          <w:lang w:val="en-GB"/>
        </w:rPr>
        <w:t>Rungapillay</w:t>
      </w:r>
      <w:proofErr w:type="spellEnd"/>
      <w:r w:rsidRPr="00A04A57">
        <w:rPr>
          <w:rFonts w:ascii="Times New Roman" w:eastAsia="Calibri" w:hAnsi="Times New Roman" w:cs="Times New Roman"/>
          <w:color w:val="000000" w:themeColor="text1"/>
          <w:sz w:val="24"/>
          <w:szCs w:val="24"/>
          <w:lang w:val="en-GB"/>
        </w:rPr>
        <w:t xml:space="preserve">, Fiona Boxford, and Noor Hassan for their help in collecting the </w:t>
      </w:r>
      <w:r w:rsidR="00F22E23" w:rsidRPr="00F22E23">
        <w:rPr>
          <w:rFonts w:ascii="Times New Roman" w:eastAsia="Calibri" w:hAnsi="Times New Roman" w:cs="Times New Roman"/>
          <w:color w:val="000000" w:themeColor="text1"/>
          <w:sz w:val="24"/>
          <w:szCs w:val="24"/>
          <w:lang w:val="en-GB"/>
        </w:rPr>
        <w:t>behavioural</w:t>
      </w:r>
      <w:r w:rsidRPr="00A04A57">
        <w:rPr>
          <w:rFonts w:ascii="Times New Roman" w:eastAsia="Calibri" w:hAnsi="Times New Roman" w:cs="Times New Roman"/>
          <w:color w:val="000000" w:themeColor="text1"/>
          <w:sz w:val="24"/>
          <w:szCs w:val="24"/>
          <w:lang w:val="en-GB"/>
        </w:rPr>
        <w:t xml:space="preserve"> data.</w:t>
      </w:r>
    </w:p>
    <w:p w14:paraId="525526E5" w14:textId="77777777" w:rsidR="001521BA" w:rsidRPr="00A04A57" w:rsidRDefault="001521BA">
      <w:pPr>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br w:type="page"/>
      </w:r>
    </w:p>
    <w:p w14:paraId="31833293" w14:textId="4985FED5" w:rsidR="00E806D1" w:rsidRPr="00A04A57" w:rsidRDefault="00E806D1" w:rsidP="001521BA">
      <w:pPr>
        <w:spacing w:line="360" w:lineRule="auto"/>
        <w:jc w:val="center"/>
        <w:rPr>
          <w:rFonts w:ascii="Times New Roman" w:hAnsi="Times New Roman" w:cs="Times New Roman"/>
          <w:b/>
          <w:sz w:val="24"/>
          <w:szCs w:val="24"/>
          <w:lang w:val="en-GB"/>
        </w:rPr>
      </w:pPr>
      <w:r w:rsidRPr="00A04A57">
        <w:rPr>
          <w:rFonts w:ascii="Times New Roman" w:hAnsi="Times New Roman" w:cs="Times New Roman"/>
          <w:b/>
          <w:sz w:val="24"/>
          <w:szCs w:val="24"/>
          <w:lang w:val="en-GB"/>
        </w:rPr>
        <w:lastRenderedPageBreak/>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w:t>
      </w:r>
      <w:r w:rsidR="00696A48" w:rsidRPr="00A04A57">
        <w:rPr>
          <w:rFonts w:ascii="Times New Roman" w:hAnsi="Times New Roman" w:cs="Times New Roman"/>
          <w:b/>
          <w:sz w:val="24"/>
          <w:szCs w:val="24"/>
          <w:lang w:val="en-GB"/>
        </w:rPr>
        <w:t xml:space="preserve">greater </w:t>
      </w:r>
      <w:r w:rsidRPr="00A04A57">
        <w:rPr>
          <w:rFonts w:ascii="Times New Roman" w:hAnsi="Times New Roman" w:cs="Times New Roman"/>
          <w:b/>
          <w:sz w:val="24"/>
          <w:szCs w:val="24"/>
          <w:lang w:val="en-GB"/>
        </w:rPr>
        <w:t>reliance</w:t>
      </w:r>
      <w:r w:rsidR="002F52DA" w:rsidRPr="00A04A57">
        <w:rPr>
          <w:rFonts w:ascii="Times New Roman" w:hAnsi="Times New Roman" w:cs="Times New Roman"/>
          <w:b/>
          <w:sz w:val="24"/>
          <w:szCs w:val="24"/>
          <w:lang w:val="en-GB"/>
        </w:rPr>
        <w:t xml:space="preserve"> on detail for </w:t>
      </w:r>
      <w:r w:rsidRPr="00A04A57">
        <w:rPr>
          <w:rFonts w:ascii="Times New Roman" w:hAnsi="Times New Roman" w:cs="Times New Roman"/>
          <w:b/>
          <w:sz w:val="24"/>
          <w:szCs w:val="24"/>
          <w:lang w:val="en-GB"/>
        </w:rPr>
        <w:t xml:space="preserve">image recognition </w:t>
      </w:r>
    </w:p>
    <w:p w14:paraId="386C54E0" w14:textId="2945DF07" w:rsidR="0032357D" w:rsidRPr="00A04A57" w:rsidRDefault="0032357D" w:rsidP="001521BA">
      <w:pPr>
        <w:spacing w:line="360" w:lineRule="auto"/>
        <w:jc w:val="center"/>
        <w:rPr>
          <w:rFonts w:ascii="Times New Roman" w:hAnsi="Times New Roman" w:cs="Times New Roman"/>
          <w:b/>
          <w:sz w:val="24"/>
          <w:szCs w:val="24"/>
          <w:lang w:val="en-GB"/>
        </w:rPr>
      </w:pPr>
    </w:p>
    <w:p w14:paraId="2F00F6DC" w14:textId="77777777" w:rsidR="0032357D" w:rsidRPr="00A04A57" w:rsidRDefault="0032357D"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 &amp; Ian Charest</w:t>
      </w:r>
    </w:p>
    <w:p w14:paraId="2C090837" w14:textId="30505749" w:rsidR="00C5342E" w:rsidRPr="00A04A57" w:rsidRDefault="00C5342E"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Abstract</w:t>
      </w:r>
    </w:p>
    <w:p w14:paraId="3F287AC0" w14:textId="03C3C4B2" w:rsidR="008928CD" w:rsidRPr="00A04A57" w:rsidRDefault="00C63B0A"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 xml:space="preserve">Individuals with an autism spectrum disorder (ASD) diagnosis are often described as having an eye for detail. But </w:t>
      </w:r>
      <w:r w:rsidR="00442599" w:rsidRPr="00A04A57">
        <w:rPr>
          <w:rFonts w:ascii="Times New Roman" w:eastAsia="Times New Roman" w:hAnsi="Times New Roman" w:cs="Times New Roman"/>
          <w:b/>
          <w:bCs/>
          <w:sz w:val="24"/>
          <w:szCs w:val="24"/>
          <w:lang w:val="en-GB"/>
        </w:rPr>
        <w:t xml:space="preserve">it remains to be shown that </w:t>
      </w:r>
      <w:r w:rsidR="00AB34D7" w:rsidRPr="00A04A57">
        <w:rPr>
          <w:rFonts w:ascii="Times New Roman" w:eastAsia="Times New Roman" w:hAnsi="Times New Roman" w:cs="Times New Roman"/>
          <w:b/>
          <w:bCs/>
          <w:sz w:val="24"/>
          <w:szCs w:val="24"/>
          <w:lang w:val="en-GB"/>
        </w:rPr>
        <w:t>a</w:t>
      </w:r>
      <w:r w:rsidR="00442599" w:rsidRPr="00A04A57">
        <w:rPr>
          <w:rFonts w:ascii="Times New Roman" w:eastAsia="Times New Roman" w:hAnsi="Times New Roman" w:cs="Times New Roman"/>
          <w:b/>
          <w:bCs/>
          <w:sz w:val="24"/>
          <w:szCs w:val="24"/>
          <w:lang w:val="en-GB"/>
        </w:rPr>
        <w:t xml:space="preserve"> detail-focused processing bias is a ubiquitous property of vision in individuals with ASD.  </w:t>
      </w:r>
      <w:r w:rsidR="00CB2E95" w:rsidRPr="00A04A57">
        <w:rPr>
          <w:rFonts w:ascii="Times New Roman" w:eastAsia="Times New Roman" w:hAnsi="Times New Roman" w:cs="Times New Roman"/>
          <w:b/>
          <w:bCs/>
          <w:sz w:val="24"/>
          <w:szCs w:val="24"/>
          <w:lang w:val="en-GB"/>
        </w:rPr>
        <w:t xml:space="preserve">To </w:t>
      </w:r>
      <w:r w:rsidRPr="00A04A57">
        <w:rPr>
          <w:rFonts w:ascii="Times New Roman" w:eastAsia="Times New Roman" w:hAnsi="Times New Roman" w:cs="Times New Roman"/>
          <w:b/>
          <w:bCs/>
          <w:sz w:val="24"/>
          <w:szCs w:val="24"/>
          <w:lang w:val="en-GB"/>
        </w:rPr>
        <w:t>address this question</w:t>
      </w:r>
      <w:r w:rsidR="00CB2E95" w:rsidRPr="00A04A57">
        <w:rPr>
          <w:rFonts w:ascii="Times New Roman" w:eastAsia="Times New Roman" w:hAnsi="Times New Roman" w:cs="Times New Roman"/>
          <w:b/>
          <w:bCs/>
          <w:sz w:val="24"/>
          <w:szCs w:val="24"/>
          <w:lang w:val="en-GB"/>
        </w:rPr>
        <w:t xml:space="preserve">, we </w:t>
      </w:r>
      <w:r w:rsidR="00CD4104" w:rsidRPr="00A04A57">
        <w:rPr>
          <w:rFonts w:ascii="Times New Roman" w:eastAsia="Times New Roman" w:hAnsi="Times New Roman" w:cs="Times New Roman"/>
          <w:b/>
          <w:bCs/>
          <w:sz w:val="24"/>
          <w:szCs w:val="24"/>
          <w:lang w:val="en-GB"/>
        </w:rPr>
        <w:t xml:space="preserve">investigated whether a greater number of </w:t>
      </w:r>
      <w:r w:rsidR="00051692" w:rsidRPr="00A04A57">
        <w:rPr>
          <w:rFonts w:ascii="Times New Roman" w:eastAsia="Times New Roman" w:hAnsi="Times New Roman" w:cs="Times New Roman"/>
          <w:b/>
          <w:bCs/>
          <w:sz w:val="24"/>
          <w:szCs w:val="24"/>
          <w:lang w:val="en-GB"/>
        </w:rPr>
        <w:t>autistic</w:t>
      </w:r>
      <w:r w:rsidR="00CD4104" w:rsidRPr="00A04A57">
        <w:rPr>
          <w:rFonts w:ascii="Times New Roman" w:eastAsia="Times New Roman" w:hAnsi="Times New Roman" w:cs="Times New Roman"/>
          <w:b/>
          <w:bCs/>
          <w:sz w:val="24"/>
          <w:szCs w:val="24"/>
          <w:lang w:val="en-GB"/>
        </w:rPr>
        <w:t xml:space="preserve"> traits in neurotypical subjects is associated with an increased reliance on image details during a natural image recognition task. T</w:t>
      </w:r>
      <w:r w:rsidR="004C6268" w:rsidRPr="00A04A57">
        <w:rPr>
          <w:rFonts w:ascii="Times New Roman" w:eastAsia="Times New Roman" w:hAnsi="Times New Roman" w:cs="Times New Roman"/>
          <w:b/>
          <w:bCs/>
          <w:sz w:val="24"/>
          <w:szCs w:val="24"/>
          <w:lang w:val="en-GB"/>
        </w:rPr>
        <w:t>o</w:t>
      </w:r>
      <w:r w:rsidR="00CD4104" w:rsidRPr="00A04A57">
        <w:rPr>
          <w:rFonts w:ascii="Times New Roman" w:eastAsia="Times New Roman" w:hAnsi="Times New Roman" w:cs="Times New Roman"/>
          <w:b/>
          <w:bCs/>
          <w:sz w:val="24"/>
          <w:szCs w:val="24"/>
          <w:lang w:val="en-GB"/>
        </w:rPr>
        <w:t xml:space="preserve"> this end, we use a novel </w:t>
      </w:r>
      <w:r w:rsidR="001D33BE" w:rsidRPr="00A04A57">
        <w:rPr>
          <w:rFonts w:ascii="Times New Roman" w:eastAsia="Times New Roman" w:hAnsi="Times New Roman" w:cs="Times New Roman"/>
          <w:b/>
          <w:bCs/>
          <w:sz w:val="24"/>
          <w:szCs w:val="24"/>
          <w:lang w:val="en-GB"/>
        </w:rPr>
        <w:t xml:space="preserve">reverse correlation-based </w:t>
      </w:r>
      <w:r w:rsidR="00CD4104" w:rsidRPr="00A04A57">
        <w:rPr>
          <w:rFonts w:ascii="Times New Roman" w:eastAsia="Times New Roman" w:hAnsi="Times New Roman" w:cs="Times New Roman"/>
          <w:b/>
          <w:bCs/>
          <w:sz w:val="24"/>
          <w:szCs w:val="24"/>
          <w:lang w:val="en-GB"/>
        </w:rPr>
        <w:t>method (</w:t>
      </w:r>
      <w:r w:rsidR="001D33BE" w:rsidRPr="00A04A57">
        <w:rPr>
          <w:rFonts w:ascii="Times New Roman" w:eastAsia="Times New Roman" w:hAnsi="Times New Roman" w:cs="Times New Roman"/>
          <w:b/>
          <w:bCs/>
          <w:sz w:val="24"/>
          <w:szCs w:val="24"/>
          <w:lang w:val="en-GB"/>
        </w:rPr>
        <w:t>f</w:t>
      </w:r>
      <w:r w:rsidR="00CD4104" w:rsidRPr="00A04A57">
        <w:rPr>
          <w:rFonts w:ascii="Times New Roman" w:eastAsia="Times New Roman" w:hAnsi="Times New Roman" w:cs="Times New Roman"/>
          <w:b/>
          <w:bCs/>
          <w:sz w:val="24"/>
          <w:szCs w:val="24"/>
          <w:lang w:val="en-GB"/>
        </w:rPr>
        <w:t xml:space="preserve">eature </w:t>
      </w:r>
      <w:r w:rsidR="001D33BE" w:rsidRPr="00A04A57">
        <w:rPr>
          <w:rFonts w:ascii="Times New Roman" w:eastAsia="Times New Roman" w:hAnsi="Times New Roman" w:cs="Times New Roman"/>
          <w:b/>
          <w:bCs/>
          <w:sz w:val="24"/>
          <w:szCs w:val="24"/>
          <w:lang w:val="en-GB"/>
        </w:rPr>
        <w:t>d</w:t>
      </w:r>
      <w:r w:rsidR="00CD4104" w:rsidRPr="00A04A57">
        <w:rPr>
          <w:rFonts w:ascii="Times New Roman" w:eastAsia="Times New Roman" w:hAnsi="Times New Roman" w:cs="Times New Roman"/>
          <w:b/>
          <w:bCs/>
          <w:sz w:val="24"/>
          <w:szCs w:val="24"/>
          <w:lang w:val="en-GB"/>
        </w:rPr>
        <w:t xml:space="preserve">iagnosticity </w:t>
      </w:r>
      <w:r w:rsidR="001D33BE" w:rsidRPr="00A04A57">
        <w:rPr>
          <w:rFonts w:ascii="Times New Roman" w:eastAsia="Times New Roman" w:hAnsi="Times New Roman" w:cs="Times New Roman"/>
          <w:b/>
          <w:bCs/>
          <w:sz w:val="24"/>
          <w:szCs w:val="24"/>
          <w:lang w:val="en-GB"/>
        </w:rPr>
        <w:t>m</w:t>
      </w:r>
      <w:r w:rsidR="00CD4104" w:rsidRPr="00A04A57">
        <w:rPr>
          <w:rFonts w:ascii="Times New Roman" w:eastAsia="Times New Roman" w:hAnsi="Times New Roman" w:cs="Times New Roman"/>
          <w:b/>
          <w:bCs/>
          <w:sz w:val="24"/>
          <w:szCs w:val="24"/>
          <w:lang w:val="en-GB"/>
        </w:rPr>
        <w:t>apping</w:t>
      </w:r>
      <w:r w:rsidR="001D33BE" w:rsidRPr="00A04A57">
        <w:rPr>
          <w:rFonts w:ascii="Times New Roman" w:eastAsia="Times New Roman" w:hAnsi="Times New Roman" w:cs="Times New Roman"/>
          <w:b/>
          <w:bCs/>
          <w:sz w:val="24"/>
          <w:szCs w:val="24"/>
          <w:lang w:val="en-GB"/>
        </w:rPr>
        <w:t xml:space="preserve">) </w:t>
      </w:r>
      <w:r w:rsidR="00CD4104" w:rsidRPr="00A04A57">
        <w:rPr>
          <w:rFonts w:ascii="Times New Roman" w:eastAsia="Times New Roman" w:hAnsi="Times New Roman" w:cs="Times New Roman"/>
          <w:b/>
          <w:bCs/>
          <w:sz w:val="24"/>
          <w:szCs w:val="24"/>
          <w:lang w:val="en-GB"/>
        </w:rPr>
        <w:t xml:space="preserve">for measuring the relative importance of low-level image features for object recognition.  </w:t>
      </w:r>
      <w:r w:rsidR="008928CD" w:rsidRPr="00A04A57">
        <w:rPr>
          <w:rFonts w:ascii="Times New Roman" w:eastAsia="Times New Roman" w:hAnsi="Times New Roman" w:cs="Times New Roman"/>
          <w:b/>
          <w:bCs/>
          <w:sz w:val="24"/>
          <w:szCs w:val="24"/>
          <w:lang w:val="en-GB"/>
        </w:rPr>
        <w:t xml:space="preserve">The main finding of this study is that </w:t>
      </w:r>
      <w:r w:rsidR="00CD4104" w:rsidRPr="00A04A57">
        <w:rPr>
          <w:rFonts w:ascii="Times New Roman" w:eastAsia="Times New Roman" w:hAnsi="Times New Roman" w:cs="Times New Roman"/>
          <w:b/>
          <w:bCs/>
          <w:sz w:val="24"/>
          <w:szCs w:val="24"/>
          <w:lang w:val="en-GB"/>
        </w:rPr>
        <w:t xml:space="preserve">image recognition in participants with an above-median </w:t>
      </w:r>
      <w:r w:rsidR="008928CD" w:rsidRPr="00A04A57">
        <w:rPr>
          <w:rFonts w:ascii="Times New Roman" w:eastAsia="Times New Roman" w:hAnsi="Times New Roman" w:cs="Times New Roman"/>
          <w:b/>
          <w:bCs/>
          <w:sz w:val="24"/>
          <w:szCs w:val="24"/>
          <w:lang w:val="en-GB"/>
        </w:rPr>
        <w:t xml:space="preserve">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CD4104" w:rsidRPr="00A04A57">
        <w:rPr>
          <w:rFonts w:ascii="Times New Roman" w:eastAsia="Times New Roman" w:hAnsi="Times New Roman" w:cs="Times New Roman"/>
          <w:b/>
          <w:bCs/>
          <w:sz w:val="24"/>
          <w:szCs w:val="24"/>
          <w:lang w:val="en-GB"/>
        </w:rPr>
        <w:t xml:space="preserve">benefited more from the presence of high-spatial frequency image features. </w:t>
      </w:r>
      <w:r w:rsidRPr="00A04A57">
        <w:rPr>
          <w:rFonts w:ascii="Times New Roman" w:eastAsia="Times New Roman" w:hAnsi="Times New Roman" w:cs="Times New Roman"/>
          <w:b/>
          <w:bCs/>
          <w:sz w:val="24"/>
          <w:szCs w:val="24"/>
          <w:lang w:val="en-GB"/>
        </w:rPr>
        <w:t>Furthermore, we found that</w:t>
      </w:r>
      <w:r w:rsidR="008928CD" w:rsidRPr="00A04A57">
        <w:rPr>
          <w:rFonts w:ascii="Times New Roman" w:eastAsia="Times New Roman" w:hAnsi="Times New Roman" w:cs="Times New Roman"/>
          <w:b/>
          <w:bCs/>
          <w:sz w:val="24"/>
          <w:szCs w:val="24"/>
          <w:lang w:val="en-GB"/>
        </w:rPr>
        <w:t xml:space="preserve"> this</w:t>
      </w:r>
      <w:r w:rsidRPr="00A04A57">
        <w:rPr>
          <w:rFonts w:ascii="Times New Roman" w:eastAsia="Times New Roman" w:hAnsi="Times New Roman" w:cs="Times New Roman"/>
          <w:b/>
          <w:bCs/>
          <w:sz w:val="24"/>
          <w:szCs w:val="24"/>
          <w:lang w:val="en-GB"/>
        </w:rPr>
        <w:t xml:space="preserve"> reliance</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on</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detail </w:t>
      </w:r>
      <w:r w:rsidR="008928CD" w:rsidRPr="00A04A57">
        <w:rPr>
          <w:rFonts w:ascii="Times New Roman" w:eastAsia="Times New Roman" w:hAnsi="Times New Roman" w:cs="Times New Roman"/>
          <w:b/>
          <w:bCs/>
          <w:sz w:val="24"/>
          <w:szCs w:val="24"/>
          <w:lang w:val="en-GB"/>
        </w:rPr>
        <w:t xml:space="preserve">effect </w:t>
      </w:r>
      <w:r w:rsidRPr="00A04A57">
        <w:rPr>
          <w:rFonts w:ascii="Times New Roman" w:eastAsia="Times New Roman" w:hAnsi="Times New Roman" w:cs="Times New Roman"/>
          <w:b/>
          <w:bCs/>
          <w:sz w:val="24"/>
          <w:szCs w:val="24"/>
          <w:lang w:val="en-GB"/>
        </w:rPr>
        <w:t xml:space="preserve">was best predicted by the presence of the most clinically relevant </w:t>
      </w:r>
      <w:r w:rsidR="00051692" w:rsidRPr="00A04A57">
        <w:rPr>
          <w:rFonts w:ascii="Times New Roman" w:eastAsia="Times New Roman" w:hAnsi="Times New Roman" w:cs="Times New Roman"/>
          <w:b/>
          <w:bCs/>
          <w:sz w:val="24"/>
          <w:szCs w:val="24"/>
          <w:lang w:val="en-GB"/>
        </w:rPr>
        <w:t>autistic</w:t>
      </w:r>
      <w:r w:rsidR="000E4AA0" w:rsidRPr="00A04A57">
        <w:rPr>
          <w:rFonts w:ascii="Times New Roman" w:eastAsia="Times New Roman" w:hAnsi="Times New Roman" w:cs="Times New Roman"/>
          <w:b/>
          <w:bCs/>
          <w:sz w:val="24"/>
          <w:szCs w:val="24"/>
          <w:lang w:val="en-GB"/>
        </w:rPr>
        <w:t xml:space="preserve"> trait</w:t>
      </w:r>
      <w:r w:rsidRPr="00A04A57">
        <w:rPr>
          <w:rFonts w:ascii="Times New Roman" w:eastAsia="Times New Roman" w:hAnsi="Times New Roman" w:cs="Times New Roman"/>
          <w:b/>
          <w:bCs/>
          <w:sz w:val="24"/>
          <w:szCs w:val="24"/>
          <w:lang w:val="en-GB"/>
        </w:rPr>
        <w:t>s</w:t>
      </w:r>
      <w:r w:rsidR="00DA7DAA"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 Therefore, our findings </w:t>
      </w:r>
      <w:r w:rsidR="008928CD" w:rsidRPr="00A04A57">
        <w:rPr>
          <w:rFonts w:ascii="Times New Roman" w:eastAsia="Times New Roman" w:hAnsi="Times New Roman" w:cs="Times New Roman"/>
          <w:b/>
          <w:bCs/>
          <w:sz w:val="24"/>
          <w:szCs w:val="24"/>
          <w:lang w:val="en-GB"/>
        </w:rPr>
        <w:t>suggest that</w:t>
      </w:r>
      <w:r w:rsidR="001D33BE" w:rsidRPr="00A04A57">
        <w:rPr>
          <w:rFonts w:ascii="Times New Roman" w:eastAsia="Times New Roman" w:hAnsi="Times New Roman" w:cs="Times New Roman"/>
          <w:b/>
          <w:bCs/>
          <w:sz w:val="24"/>
          <w:szCs w:val="24"/>
          <w:lang w:val="en-GB"/>
        </w:rPr>
        <w:t xml:space="preserve"> a greater 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1D33BE" w:rsidRPr="00A04A57">
        <w:rPr>
          <w:rFonts w:ascii="Times New Roman" w:eastAsia="Times New Roman" w:hAnsi="Times New Roman" w:cs="Times New Roman"/>
          <w:b/>
          <w:bCs/>
          <w:sz w:val="24"/>
          <w:szCs w:val="24"/>
          <w:lang w:val="en-GB"/>
        </w:rPr>
        <w:t xml:space="preserve">in neurotypical individuals is </w:t>
      </w:r>
      <w:r w:rsidR="008928CD" w:rsidRPr="00A04A57">
        <w:rPr>
          <w:rFonts w:ascii="Times New Roman" w:eastAsia="Times New Roman" w:hAnsi="Times New Roman" w:cs="Times New Roman"/>
          <w:b/>
          <w:bCs/>
          <w:sz w:val="24"/>
          <w:szCs w:val="24"/>
          <w:lang w:val="en-GB"/>
        </w:rPr>
        <w:t xml:space="preserve">associated with a more detail-oriented visual information processing strategy and that this </w:t>
      </w:r>
      <w:r w:rsidR="001D33BE" w:rsidRPr="00A04A57">
        <w:rPr>
          <w:rFonts w:ascii="Times New Roman" w:eastAsia="Times New Roman" w:hAnsi="Times New Roman" w:cs="Times New Roman"/>
          <w:b/>
          <w:bCs/>
          <w:sz w:val="24"/>
          <w:szCs w:val="24"/>
          <w:lang w:val="en-GB"/>
        </w:rPr>
        <w:t xml:space="preserve">effect </w:t>
      </w:r>
      <w:r w:rsidR="008928CD" w:rsidRPr="00A04A57">
        <w:rPr>
          <w:rFonts w:ascii="Times New Roman" w:eastAsia="Times New Roman" w:hAnsi="Times New Roman" w:cs="Times New Roman"/>
          <w:b/>
          <w:bCs/>
          <w:sz w:val="24"/>
          <w:szCs w:val="24"/>
          <w:lang w:val="en-GB"/>
        </w:rPr>
        <w:t xml:space="preserve">might generalize to a clinical ASD population.   </w:t>
      </w:r>
    </w:p>
    <w:p w14:paraId="3CBCA694" w14:textId="24004D2D" w:rsidR="008928CD" w:rsidRPr="00A04A57" w:rsidRDefault="008928CD" w:rsidP="001521BA">
      <w:pPr>
        <w:spacing w:line="360" w:lineRule="auto"/>
        <w:jc w:val="both"/>
        <w:rPr>
          <w:rFonts w:ascii="Times New Roman" w:eastAsia="Times New Roman" w:hAnsi="Times New Roman" w:cs="Times New Roman"/>
          <w:b/>
          <w:bCs/>
          <w:sz w:val="24"/>
          <w:szCs w:val="24"/>
          <w:lang w:val="en-GB"/>
        </w:rPr>
      </w:pPr>
    </w:p>
    <w:p w14:paraId="4859614F" w14:textId="0295B477" w:rsidR="00C5342E" w:rsidRPr="00A04A57" w:rsidRDefault="00C5342E" w:rsidP="00C5342E">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Introduction</w:t>
      </w:r>
    </w:p>
    <w:p w14:paraId="76A1A833" w14:textId="7DE53CD5" w:rsidR="001A11E1" w:rsidRPr="00A04A57" w:rsidRDefault="002559B4" w:rsidP="001521BA">
      <w:pPr>
        <w:spacing w:line="360" w:lineRule="auto"/>
        <w:jc w:val="both"/>
        <w:rPr>
          <w:rFonts w:ascii="Times New Roman" w:hAnsi="Times New Roman" w:cs="Times New Roman"/>
          <w:color w:val="010101"/>
          <w:sz w:val="24"/>
          <w:szCs w:val="24"/>
          <w:shd w:val="clear" w:color="auto" w:fill="FFFFFF"/>
          <w:lang w:val="en-GB"/>
        </w:rPr>
      </w:pPr>
      <w:bookmarkStart w:id="1" w:name="_Hlk519086392"/>
      <w:r w:rsidRPr="00A04A57">
        <w:rPr>
          <w:rFonts w:ascii="Times New Roman" w:eastAsia="Times New Roman" w:hAnsi="Times New Roman" w:cs="Times New Roman"/>
          <w:sz w:val="24"/>
          <w:szCs w:val="24"/>
          <w:lang w:val="en-GB"/>
        </w:rPr>
        <w:t>Autism is a developmental disorder, now referred to as autism spectrum disorder (ASD), that manifests itself in a variety of forms</w:t>
      </w:r>
      <w:r w:rsidR="0085555B" w:rsidRPr="00A04A57">
        <w:rPr>
          <w:rFonts w:ascii="Times New Roman" w:eastAsia="Times New Roman" w:hAnsi="Times New Roman" w:cs="Times New Roman"/>
          <w:sz w:val="24"/>
          <w:szCs w:val="24"/>
          <w:lang w:val="en-GB"/>
        </w:rPr>
        <w:t>.</w:t>
      </w:r>
      <w:r w:rsidRPr="00A04A57">
        <w:rPr>
          <w:rFonts w:ascii="Times New Roman" w:eastAsia="Times New Roman" w:hAnsi="Times New Roman" w:cs="Times New Roman"/>
          <w:sz w:val="24"/>
          <w:szCs w:val="24"/>
          <w:lang w:val="en-GB"/>
        </w:rPr>
        <w:t xml:space="preserve"> Diagnostic criteria for ASD include persistent deficits in social interactions and communication and </w:t>
      </w:r>
      <w:r w:rsidRPr="00A04A57">
        <w:rPr>
          <w:rFonts w:ascii="Times New Roman" w:hAnsi="Times New Roman" w:cs="Times New Roman"/>
          <w:color w:val="010101"/>
          <w:sz w:val="24"/>
          <w:szCs w:val="24"/>
          <w:shd w:val="clear" w:color="auto" w:fill="FFFFFF"/>
          <w:lang w:val="en-GB"/>
        </w:rPr>
        <w:t>repetitive patterns of behavior</w:t>
      </w:r>
      <w:r w:rsidR="00ED5A89"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{"citationID":"qkVRgWhX","properties":{"formattedCitation":"\\super 1\\nosupersub{}","plainCitation":"1","noteIndex":0},"citationItems":[{"id":4642,"uris":["http://zotero.org/users/3718395/items/IA8VRWHU"],"uri":["http://zotero.org/users/3718395/items/IA8VRWHU"],"itemData":{"id":4642,"type":"book","publisher":"American Psychiatric Pub","source":"Google Scholar","title":"Diagnostic and statistical manual of mental disorders (DSM-5®)","author":[{"family":"Association","given":"American Psychiatric"}],"issued":{"date-parts":[["2013"]]}}}],"schema":"https://github.com/citation-style-language/schema/raw/master/csl-citation.json"} </w:instrText>
      </w:r>
      <w:r w:rsidR="00ED5A89"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1</w:t>
      </w:r>
      <w:r w:rsidR="00ED5A89" w:rsidRPr="00A04A57">
        <w:rPr>
          <w:rFonts w:ascii="Times New Roman" w:hAnsi="Times New Roman" w:cs="Times New Roman"/>
          <w:color w:val="010101"/>
          <w:sz w:val="24"/>
          <w:szCs w:val="24"/>
          <w:shd w:val="clear" w:color="auto" w:fill="FFFFFF"/>
          <w:lang w:val="en-GB"/>
        </w:rPr>
        <w:fldChar w:fldCharType="end"/>
      </w:r>
      <w:r w:rsidRPr="00A04A57">
        <w:rPr>
          <w:rFonts w:ascii="Times New Roman" w:hAnsi="Times New Roman" w:cs="Times New Roman"/>
          <w:color w:val="010101"/>
          <w:sz w:val="24"/>
          <w:szCs w:val="24"/>
          <w:shd w:val="clear" w:color="auto" w:fill="FFFFFF"/>
          <w:lang w:val="en-GB"/>
        </w:rPr>
        <w:t xml:space="preserve">. An intriguing aspect of ASD is that it </w:t>
      </w:r>
      <w:r w:rsidR="001A11E1" w:rsidRPr="00A04A57">
        <w:rPr>
          <w:rFonts w:ascii="Times New Roman" w:hAnsi="Times New Roman" w:cs="Times New Roman"/>
          <w:color w:val="010101"/>
          <w:sz w:val="24"/>
          <w:szCs w:val="24"/>
          <w:shd w:val="clear" w:color="auto" w:fill="FFFFFF"/>
          <w:lang w:val="en-GB"/>
        </w:rPr>
        <w:t>is</w:t>
      </w:r>
      <w:r w:rsidRPr="00A04A57">
        <w:rPr>
          <w:rFonts w:ascii="Times New Roman" w:hAnsi="Times New Roman" w:cs="Times New Roman"/>
          <w:color w:val="010101"/>
          <w:sz w:val="24"/>
          <w:szCs w:val="24"/>
          <w:shd w:val="clear" w:color="auto" w:fill="FFFFFF"/>
          <w:lang w:val="en-GB"/>
        </w:rPr>
        <w:t xml:space="preserve"> also</w:t>
      </w:r>
      <w:r w:rsidR="001A11E1"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associated with superior performance </w:t>
      </w:r>
      <w:r w:rsidR="00447F84" w:rsidRPr="00A04A57">
        <w:rPr>
          <w:rFonts w:ascii="Times New Roman" w:hAnsi="Times New Roman" w:cs="Times New Roman"/>
          <w:color w:val="010101"/>
          <w:sz w:val="24"/>
          <w:szCs w:val="24"/>
          <w:shd w:val="clear" w:color="auto" w:fill="FFFFFF"/>
          <w:lang w:val="en-GB"/>
        </w:rPr>
        <w:t xml:space="preserve">for tasks </w:t>
      </w:r>
      <w:r w:rsidR="001A11E1" w:rsidRPr="00A04A57">
        <w:rPr>
          <w:rFonts w:ascii="Times New Roman" w:hAnsi="Times New Roman" w:cs="Times New Roman"/>
          <w:color w:val="010101"/>
          <w:sz w:val="24"/>
          <w:szCs w:val="24"/>
          <w:shd w:val="clear" w:color="auto" w:fill="FFFFFF"/>
          <w:lang w:val="en-GB"/>
        </w:rPr>
        <w:t xml:space="preserve">that involve </w:t>
      </w:r>
      <w:r w:rsidR="0085555B" w:rsidRPr="00A04A57">
        <w:rPr>
          <w:rFonts w:ascii="Times New Roman" w:hAnsi="Times New Roman" w:cs="Times New Roman"/>
          <w:color w:val="010101"/>
          <w:sz w:val="24"/>
          <w:szCs w:val="24"/>
          <w:shd w:val="clear" w:color="auto" w:fill="FFFFFF"/>
          <w:lang w:val="en-GB"/>
        </w:rPr>
        <w:t>the</w:t>
      </w:r>
      <w:r w:rsidR="001A11E1" w:rsidRPr="00A04A57">
        <w:rPr>
          <w:rFonts w:ascii="Times New Roman" w:hAnsi="Times New Roman" w:cs="Times New Roman"/>
          <w:color w:val="010101"/>
          <w:sz w:val="24"/>
          <w:szCs w:val="24"/>
          <w:shd w:val="clear" w:color="auto" w:fill="FFFFFF"/>
          <w:lang w:val="en-GB"/>
        </w:rPr>
        <w:t xml:space="preserve"> processing of visual </w:t>
      </w:r>
      <w:r w:rsidR="00447F84" w:rsidRPr="00A04A57">
        <w:rPr>
          <w:rFonts w:ascii="Times New Roman" w:hAnsi="Times New Roman" w:cs="Times New Roman"/>
          <w:color w:val="010101"/>
          <w:sz w:val="24"/>
          <w:szCs w:val="24"/>
          <w:shd w:val="clear" w:color="auto" w:fill="FFFFFF"/>
          <w:lang w:val="en-GB"/>
        </w:rPr>
        <w:t xml:space="preserve">detail. </w:t>
      </w:r>
      <w:bookmarkStart w:id="2" w:name="_Hlk39399631"/>
      <w:r w:rsidR="00447F84" w:rsidRPr="00A04A57">
        <w:rPr>
          <w:rFonts w:ascii="Times New Roman" w:hAnsi="Times New Roman" w:cs="Times New Roman"/>
          <w:color w:val="010101"/>
          <w:sz w:val="24"/>
          <w:szCs w:val="24"/>
          <w:shd w:val="clear" w:color="auto" w:fill="FFFFFF"/>
          <w:lang w:val="en-GB"/>
        </w:rPr>
        <w:t>For example,</w:t>
      </w:r>
      <w:r w:rsidR="001A11E1" w:rsidRPr="00A04A57">
        <w:rPr>
          <w:rFonts w:ascii="Times New Roman" w:hAnsi="Times New Roman" w:cs="Times New Roman"/>
          <w:color w:val="010101"/>
          <w:sz w:val="24"/>
          <w:szCs w:val="24"/>
          <w:shd w:val="clear" w:color="auto" w:fill="FFFFFF"/>
          <w:lang w:val="en-GB"/>
        </w:rPr>
        <w:t xml:space="preserve"> ASD has been associated with superior performance for the embedded figures test</w:t>
      </w:r>
      <w:r w:rsidR="0023096D"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{"citationID":"Uz7fXo8N","properties":{"formattedCitation":"\\super 2\\uc0\\u8211{}4\\nosupersub{}","plainCitation":"2–4","noteIndex":0},"citationItems":[{"id":4647,"uris":["http://zotero.org/users/3718395/items/J9JBYYEZ"],"uri":["http://zotero.org/users/3718395/items/J9JBYYEZ"],"itemData":{"id":4647,"type":"article-journal","container-title":"Journal of Autism and Developmental Disorders","issue":"8","page":"1493–1504","source":"Google Scholar","title":"Gestalt perception and local-global processing in high-functioning autism","volume":"37","author":[{"family":"Bölte","given":"Sven"},{"family":"Holtmann","given":"Martin"},{"family":"Poustka","given":"Fritz"},{"family":"Scheurich","given":"Armin"},{"family":"Schmidt","given":"Lutz"}],"issued":{"date-parts":[["2007"]]}}},{"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23096D"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2–4</w:t>
      </w:r>
      <w:r w:rsidR="0023096D" w:rsidRPr="00A04A57">
        <w:rPr>
          <w:rFonts w:ascii="Times New Roman" w:hAnsi="Times New Roman" w:cs="Times New Roman"/>
          <w:color w:val="010101"/>
          <w:sz w:val="24"/>
          <w:szCs w:val="24"/>
          <w:shd w:val="clear" w:color="auto" w:fill="FFFFFF"/>
          <w:lang w:val="en-GB"/>
        </w:rPr>
        <w:fldChar w:fldCharType="end"/>
      </w:r>
      <w:r w:rsidR="00297DA0" w:rsidRPr="00A04A57">
        <w:rPr>
          <w:rFonts w:ascii="Times New Roman" w:hAnsi="Times New Roman" w:cs="Times New Roman"/>
          <w:color w:val="010101"/>
          <w:sz w:val="24"/>
          <w:szCs w:val="24"/>
          <w:shd w:val="clear" w:color="auto" w:fill="FFFFFF"/>
          <w:lang w:val="en-GB"/>
        </w:rPr>
        <w:t xml:space="preserve">, which </w:t>
      </w:r>
      <w:r w:rsidR="00BA207C" w:rsidRPr="00A04A57">
        <w:rPr>
          <w:rFonts w:ascii="Times New Roman" w:hAnsi="Times New Roman" w:cs="Times New Roman"/>
          <w:color w:val="010101"/>
          <w:sz w:val="24"/>
          <w:szCs w:val="24"/>
          <w:shd w:val="clear" w:color="auto" w:fill="FFFFFF"/>
          <w:lang w:val="en-GB"/>
        </w:rPr>
        <w:t xml:space="preserve">involves searching for </w:t>
      </w:r>
      <w:r w:rsidR="00297DA0" w:rsidRPr="00A04A57">
        <w:rPr>
          <w:rFonts w:ascii="Times New Roman" w:hAnsi="Times New Roman" w:cs="Times New Roman"/>
          <w:color w:val="010101"/>
          <w:sz w:val="24"/>
          <w:szCs w:val="24"/>
          <w:shd w:val="clear" w:color="auto" w:fill="FFFFFF"/>
          <w:lang w:val="en-GB"/>
        </w:rPr>
        <w:t xml:space="preserve">a </w:t>
      </w:r>
      <w:r w:rsidR="00BA207C" w:rsidRPr="00A04A57">
        <w:rPr>
          <w:rFonts w:ascii="Times New Roman" w:hAnsi="Times New Roman" w:cs="Times New Roman"/>
          <w:color w:val="010101"/>
          <w:sz w:val="24"/>
          <w:szCs w:val="24"/>
          <w:shd w:val="clear" w:color="auto" w:fill="FFFFFF"/>
          <w:lang w:val="en-GB"/>
        </w:rPr>
        <w:t>simple</w:t>
      </w:r>
      <w:r w:rsidR="00B23725" w:rsidRPr="00A04A57">
        <w:rPr>
          <w:rFonts w:ascii="Times New Roman" w:hAnsi="Times New Roman" w:cs="Times New Roman"/>
          <w:color w:val="010101"/>
          <w:sz w:val="24"/>
          <w:szCs w:val="24"/>
          <w:shd w:val="clear" w:color="auto" w:fill="FFFFFF"/>
          <w:lang w:val="en-GB"/>
        </w:rPr>
        <w:t xml:space="preserve"> shape</w:t>
      </w:r>
      <w:r w:rsidR="00297DA0" w:rsidRPr="00A04A57">
        <w:rPr>
          <w:rFonts w:ascii="Times New Roman" w:hAnsi="Times New Roman" w:cs="Times New Roman"/>
          <w:color w:val="010101"/>
          <w:sz w:val="24"/>
          <w:szCs w:val="24"/>
          <w:shd w:val="clear" w:color="auto" w:fill="FFFFFF"/>
          <w:lang w:val="en-GB"/>
        </w:rPr>
        <w:t xml:space="preserve"> </w:t>
      </w:r>
      <w:r w:rsidR="00B23725" w:rsidRPr="00A04A57">
        <w:rPr>
          <w:rFonts w:ascii="Times New Roman" w:hAnsi="Times New Roman" w:cs="Times New Roman"/>
          <w:color w:val="010101"/>
          <w:sz w:val="24"/>
          <w:szCs w:val="24"/>
          <w:shd w:val="clear" w:color="auto" w:fill="FFFFFF"/>
          <w:lang w:val="en-GB"/>
        </w:rPr>
        <w:t xml:space="preserve">contained by </w:t>
      </w:r>
      <w:r w:rsidR="00297DA0" w:rsidRPr="00A04A57">
        <w:rPr>
          <w:rFonts w:ascii="Times New Roman" w:hAnsi="Times New Roman" w:cs="Times New Roman"/>
          <w:color w:val="010101"/>
          <w:sz w:val="24"/>
          <w:szCs w:val="24"/>
          <w:shd w:val="clear" w:color="auto" w:fill="FFFFFF"/>
          <w:lang w:val="en-GB"/>
        </w:rPr>
        <w:t xml:space="preserve">a complex figure, </w:t>
      </w:r>
      <w:r w:rsidR="001A11E1" w:rsidRPr="00A04A57">
        <w:rPr>
          <w:rFonts w:ascii="Times New Roman" w:hAnsi="Times New Roman" w:cs="Times New Roman"/>
          <w:color w:val="010101"/>
          <w:sz w:val="24"/>
          <w:szCs w:val="24"/>
          <w:shd w:val="clear" w:color="auto" w:fill="FFFFFF"/>
          <w:lang w:val="en-GB"/>
        </w:rPr>
        <w:t xml:space="preserve"> and </w:t>
      </w:r>
      <w:r w:rsidR="00BA207C" w:rsidRPr="00A04A57">
        <w:rPr>
          <w:rFonts w:ascii="Times New Roman" w:hAnsi="Times New Roman" w:cs="Times New Roman"/>
          <w:color w:val="010101"/>
          <w:sz w:val="24"/>
          <w:szCs w:val="24"/>
          <w:shd w:val="clear" w:color="auto" w:fill="FFFFFF"/>
          <w:lang w:val="en-GB"/>
        </w:rPr>
        <w:t>faster identification of</w:t>
      </w:r>
      <w:r w:rsidR="001A11E1" w:rsidRPr="00A04A57">
        <w:rPr>
          <w:rFonts w:ascii="Times New Roman" w:hAnsi="Times New Roman" w:cs="Times New Roman"/>
          <w:color w:val="010101"/>
          <w:sz w:val="24"/>
          <w:szCs w:val="24"/>
          <w:shd w:val="clear" w:color="auto" w:fill="FFFFFF"/>
          <w:lang w:val="en-GB"/>
        </w:rPr>
        <w:t xml:space="preserve"> the odd-man-out in cluttered displays</w:t>
      </w:r>
      <w:r w:rsidR="00107C87"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{"citationID":"Xe82P6WM","properties":{"formattedCitation":"\\super 5\\uc0\\u8211{}7\\nosupersub{}","plainCitation":"5–7","noteIndex":0},"citationItems":[{"id":4655,"uris":["http://zotero.org/users/3718395/items/ADY4SAL8"],"uri":["http://zotero.org/users/3718395/items/ADY4SAL8"],"itemData":{"id":4655,"type":"article-journal","container-title":"Autism","issue":"3","page":"229–248","source":"Google Scholar","title":"Superior visual search in adults with autism","volume":"8","author":[{"family":"O’riordan","given":"Michelle A."}],"issued":{"date-parts":[["2004"]]}}},{"id":4650,"uris":["http://zotero.org/users/3718395/items/VMTQXFR3"],"uri":["http://zotero.org/users/3718395/items/VMTQXFR3"],"itemData":{"id":4650,"type":"article-journal","container-title":"Journal of Experimental Psychology: Human Perception and Performance","issue":"3","page":"719","source":"Google Scholar","title":"Superior visual search in autism.","volume":"27","author":[{"family":"O'riordan","given":"Michelle A."},{"family":"Plaisted","given":"Kate C."},{"family":"Driver","given":"Jon"},{"family":"Baron-Cohen","given":"Simon"}],"issued":{"date-parts":[["2001"]]}}},{"id":4653,"uris":["http://zotero.org/users/3718395/items/5VQBH4DS"],"uri":["http://zotero.org/users/3718395/items/5VQBH4DS"],"itemData":{"id":4653,"type":"article-journal","container-title":"The Journal of Child Psychology and Psychiatry and Allied Disciplines","issue":"5","page":"777–783","source":"Google Scholar","title":"Enhanced visual search for a conjunctive target in autism: A research note","title-short":"Enhanced visual search for a conjunctive target in autism","volume":"39","author":[{"family":"Plaisted","given":"Kate"},{"family":"O'Riordan","given":"Michelle"},{"family":"Baron-Cohen","given":"Simon"}],"issued":{"date-parts":[["1998"]]}}}],"schema":"https://github.com/citation-style-language/schema/raw/master/csl-citation.json"} </w:instrText>
      </w:r>
      <w:r w:rsidR="00107C87"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5–7</w:t>
      </w:r>
      <w:r w:rsidR="00107C87" w:rsidRPr="00A04A57">
        <w:rPr>
          <w:rFonts w:ascii="Times New Roman" w:hAnsi="Times New Roman" w:cs="Times New Roman"/>
          <w:color w:val="010101"/>
          <w:sz w:val="24"/>
          <w:szCs w:val="24"/>
          <w:shd w:val="clear" w:color="auto" w:fill="FFFFFF"/>
          <w:lang w:val="en-GB"/>
        </w:rPr>
        <w:fldChar w:fldCharType="end"/>
      </w:r>
      <w:r w:rsidR="001A11E1" w:rsidRPr="00A04A57">
        <w:rPr>
          <w:rFonts w:ascii="Times New Roman" w:hAnsi="Times New Roman" w:cs="Times New Roman"/>
          <w:color w:val="010101"/>
          <w:sz w:val="24"/>
          <w:szCs w:val="24"/>
          <w:shd w:val="clear" w:color="auto" w:fill="FFFFFF"/>
          <w:lang w:val="en-GB"/>
        </w:rPr>
        <w:t xml:space="preserve">. </w:t>
      </w:r>
      <w:bookmarkEnd w:id="2"/>
      <w:r w:rsidR="001A11E1" w:rsidRPr="00A04A57">
        <w:rPr>
          <w:rFonts w:ascii="Times New Roman" w:hAnsi="Times New Roman" w:cs="Times New Roman"/>
          <w:color w:val="010101"/>
          <w:sz w:val="24"/>
          <w:szCs w:val="24"/>
          <w:shd w:val="clear" w:color="auto" w:fill="FFFFFF"/>
          <w:lang w:val="en-GB"/>
        </w:rPr>
        <w:t>A well-known, albeit unrepresentative, case of ASD-related enhanced processing of visual detail is the savant ability of Stephen Wiltshire, who is able to draw highly detailed urban landscapes after having seen his subject only briefly [</w:t>
      </w:r>
      <w:hyperlink r:id="rId9" w:history="1">
        <w:r w:rsidR="006E1480" w:rsidRPr="00A04A57">
          <w:rPr>
            <w:rStyle w:val="Hyperlink"/>
            <w:rFonts w:ascii="Times New Roman" w:hAnsi="Times New Roman" w:cs="Times New Roman"/>
            <w:sz w:val="24"/>
            <w:szCs w:val="24"/>
            <w:shd w:val="clear" w:color="auto" w:fill="FFFFFF"/>
            <w:lang w:val="en-GB"/>
          </w:rPr>
          <w:t>www.stephenwiltshire.com</w:t>
        </w:r>
      </w:hyperlink>
      <w:r w:rsidR="005A14C7" w:rsidRPr="00A04A57">
        <w:rPr>
          <w:rFonts w:ascii="Times New Roman" w:hAnsi="Times New Roman" w:cs="Times New Roman"/>
          <w:color w:val="010101"/>
          <w:sz w:val="24"/>
          <w:szCs w:val="24"/>
          <w:shd w:val="clear" w:color="auto" w:fill="FFFFFF"/>
          <w:lang w:val="en-GB"/>
        </w:rPr>
        <w:t>]</w:t>
      </w:r>
      <w:r w:rsidR="001A11E1" w:rsidRPr="00A04A57">
        <w:rPr>
          <w:rFonts w:ascii="Times New Roman" w:hAnsi="Times New Roman" w:cs="Times New Roman"/>
          <w:color w:val="010101"/>
          <w:sz w:val="24"/>
          <w:szCs w:val="24"/>
          <w:shd w:val="clear" w:color="auto" w:fill="FFFFFF"/>
          <w:lang w:val="en-GB"/>
        </w:rPr>
        <w:t>.</w:t>
      </w:r>
    </w:p>
    <w:p w14:paraId="00D27776" w14:textId="2A1D1355" w:rsidR="00BF5A92" w:rsidRPr="00A04A57" w:rsidRDefault="006E1480" w:rsidP="001521BA">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t xml:space="preserve">In short, ASD has been associated with having an eye for detail. </w:t>
      </w:r>
      <w:r w:rsidR="008F0044" w:rsidRPr="00A04A57">
        <w:rPr>
          <w:rFonts w:ascii="Times New Roman" w:hAnsi="Times New Roman" w:cs="Times New Roman"/>
          <w:color w:val="010101"/>
          <w:sz w:val="24"/>
          <w:szCs w:val="24"/>
          <w:shd w:val="clear" w:color="auto" w:fill="FFFFFF"/>
          <w:lang w:val="en-GB"/>
        </w:rPr>
        <w:t>This</w:t>
      </w:r>
      <w:r w:rsidR="001D33BE" w:rsidRPr="00A04A57">
        <w:rPr>
          <w:rFonts w:ascii="Times New Roman" w:hAnsi="Times New Roman" w:cs="Times New Roman"/>
          <w:color w:val="010101"/>
          <w:sz w:val="24"/>
          <w:szCs w:val="24"/>
          <w:shd w:val="clear" w:color="auto" w:fill="FFFFFF"/>
          <w:lang w:val="en-GB"/>
        </w:rPr>
        <w:t>,</w:t>
      </w:r>
      <w:r w:rsidR="008F0044" w:rsidRPr="00A04A57">
        <w:rPr>
          <w:rFonts w:ascii="Times New Roman" w:hAnsi="Times New Roman" w:cs="Times New Roman"/>
          <w:color w:val="010101"/>
          <w:sz w:val="24"/>
          <w:szCs w:val="24"/>
          <w:shd w:val="clear" w:color="auto" w:fill="FFFFFF"/>
          <w:lang w:val="en-GB"/>
        </w:rPr>
        <w:t xml:space="preserve"> h</w:t>
      </w:r>
      <w:r w:rsidRPr="00A04A57">
        <w:rPr>
          <w:rFonts w:ascii="Times New Roman" w:hAnsi="Times New Roman" w:cs="Times New Roman"/>
          <w:color w:val="010101"/>
          <w:sz w:val="24"/>
          <w:szCs w:val="24"/>
          <w:shd w:val="clear" w:color="auto" w:fill="FFFFFF"/>
          <w:lang w:val="en-GB"/>
        </w:rPr>
        <w:t>owever,</w:t>
      </w:r>
      <w:r w:rsidR="008F0044" w:rsidRPr="00A04A57">
        <w:rPr>
          <w:rFonts w:ascii="Times New Roman" w:hAnsi="Times New Roman" w:cs="Times New Roman"/>
          <w:color w:val="010101"/>
          <w:sz w:val="24"/>
          <w:szCs w:val="24"/>
          <w:shd w:val="clear" w:color="auto" w:fill="FFFFFF"/>
          <w:lang w:val="en-GB"/>
        </w:rPr>
        <w:t xml:space="preserve"> has been argued to come at the cost of </w:t>
      </w:r>
      <w:r w:rsidR="00A32E40" w:rsidRPr="00A04A57">
        <w:rPr>
          <w:rFonts w:ascii="Times New Roman" w:hAnsi="Times New Roman" w:cs="Times New Roman"/>
          <w:color w:val="010101"/>
          <w:sz w:val="24"/>
          <w:szCs w:val="24"/>
          <w:shd w:val="clear" w:color="auto" w:fill="FFFFFF"/>
          <w:lang w:val="en-GB"/>
        </w:rPr>
        <w:t>a reduced ability to ‘see th</w:t>
      </w:r>
      <w:r w:rsidR="008F0044" w:rsidRPr="00A04A57">
        <w:rPr>
          <w:rFonts w:ascii="Times New Roman" w:hAnsi="Times New Roman" w:cs="Times New Roman"/>
          <w:color w:val="010101"/>
          <w:sz w:val="24"/>
          <w:szCs w:val="24"/>
          <w:shd w:val="clear" w:color="auto" w:fill="FFFFFF"/>
          <w:lang w:val="en-GB"/>
        </w:rPr>
        <w:t xml:space="preserve">e big picture’ according to the </w:t>
      </w:r>
      <w:r w:rsidR="008F0044" w:rsidRPr="00A04A57">
        <w:rPr>
          <w:rFonts w:ascii="Times New Roman" w:hAnsi="Times New Roman" w:cs="Times New Roman"/>
          <w:color w:val="010101"/>
          <w:sz w:val="24"/>
          <w:szCs w:val="24"/>
          <w:shd w:val="clear" w:color="auto" w:fill="FFFFFF"/>
          <w:lang w:val="en-GB"/>
        </w:rPr>
        <w:lastRenderedPageBreak/>
        <w:t xml:space="preserve">influential </w:t>
      </w:r>
      <w:r w:rsidR="007779D1" w:rsidRPr="00A04A57">
        <w:rPr>
          <w:rFonts w:ascii="Times New Roman" w:hAnsi="Times New Roman" w:cs="Times New Roman"/>
          <w:color w:val="010101"/>
          <w:sz w:val="24"/>
          <w:szCs w:val="24"/>
          <w:shd w:val="clear" w:color="auto" w:fill="FFFFFF"/>
          <w:lang w:val="en-GB"/>
        </w:rPr>
        <w:t>w</w:t>
      </w:r>
      <w:r w:rsidR="008F0044" w:rsidRPr="00A04A57">
        <w:rPr>
          <w:rFonts w:ascii="Times New Roman" w:hAnsi="Times New Roman" w:cs="Times New Roman"/>
          <w:color w:val="010101"/>
          <w:sz w:val="24"/>
          <w:szCs w:val="24"/>
          <w:shd w:val="clear" w:color="auto" w:fill="FFFFFF"/>
          <w:lang w:val="en-GB"/>
        </w:rPr>
        <w:t xml:space="preserve">eak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entral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oherence </w:t>
      </w:r>
      <w:r w:rsidR="007779D1" w:rsidRPr="00A04A57">
        <w:rPr>
          <w:rFonts w:ascii="Times New Roman" w:hAnsi="Times New Roman" w:cs="Times New Roman"/>
          <w:color w:val="010101"/>
          <w:sz w:val="24"/>
          <w:szCs w:val="24"/>
          <w:shd w:val="clear" w:color="auto" w:fill="FFFFFF"/>
          <w:lang w:val="en-GB"/>
        </w:rPr>
        <w:t xml:space="preserve">(WCC) </w:t>
      </w:r>
      <w:r w:rsidR="008F0044" w:rsidRPr="00A04A57">
        <w:rPr>
          <w:rFonts w:ascii="Times New Roman" w:hAnsi="Times New Roman" w:cs="Times New Roman"/>
          <w:color w:val="010101"/>
          <w:sz w:val="24"/>
          <w:szCs w:val="24"/>
          <w:shd w:val="clear" w:color="auto" w:fill="FFFFFF"/>
          <w:lang w:val="en-GB"/>
        </w:rPr>
        <w:t>theory</w:t>
      </w:r>
      <w:r w:rsidR="0010074A" w:rsidRPr="00A04A57">
        <w:rPr>
          <w:rFonts w:ascii="Times New Roman" w:hAnsi="Times New Roman" w:cs="Times New Roman"/>
          <w:color w:val="010101"/>
          <w:sz w:val="24"/>
          <w:szCs w:val="24"/>
          <w:shd w:val="clear" w:color="auto" w:fill="FFFFFF"/>
          <w:lang w:val="en-GB"/>
        </w:rPr>
        <w:fldChar w:fldCharType="begin"/>
      </w:r>
      <w:r w:rsidR="006533BE" w:rsidRPr="00A04A57">
        <w:rPr>
          <w:rFonts w:ascii="Times New Roman" w:hAnsi="Times New Roman" w:cs="Times New Roman"/>
          <w:color w:val="010101"/>
          <w:sz w:val="24"/>
          <w:szCs w:val="24"/>
          <w:shd w:val="clear" w:color="auto" w:fill="FFFFFF"/>
          <w:lang w:val="en-GB"/>
        </w:rPr>
        <w:instrText xml:space="preserve"> ADDIN ZOTERO_ITEM CSL_CITATION {"citationID":"Etlve7kX","properties":{"formattedCitation":"\\super 8,9\\nosupersub{}","plainCitation":"8,9","noteIndex":0},"citationItems":[{"id":4660,"uris":["http://zotero.org/users/3718395/items/PMTGVZSA"],"uri":["http://zotero.org/users/3718395/items/PMTGVZSA"],"itemData":{"id":4660,"type":"article-journal","container-title":"Cognition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6533BE" w:rsidRPr="00A04A57">
        <w:rPr>
          <w:rFonts w:ascii="Times New Roman" w:hAnsi="Times New Roman" w:cs="Times New Roman"/>
          <w:sz w:val="24"/>
          <w:szCs w:val="24"/>
          <w:vertAlign w:val="superscript"/>
          <w:lang w:val="en-GB"/>
        </w:rPr>
        <w:t>8,9</w:t>
      </w:r>
      <w:r w:rsidR="0010074A" w:rsidRPr="00A04A57">
        <w:rPr>
          <w:rFonts w:ascii="Times New Roman" w:hAnsi="Times New Roman" w:cs="Times New Roman"/>
          <w:color w:val="010101"/>
          <w:sz w:val="24"/>
          <w:szCs w:val="24"/>
          <w:shd w:val="clear" w:color="auto" w:fill="FFFFFF"/>
          <w:lang w:val="en-GB"/>
        </w:rPr>
        <w:fldChar w:fldCharType="end"/>
      </w:r>
      <w:r w:rsidR="008F0044" w:rsidRPr="00A04A57">
        <w:rPr>
          <w:rFonts w:ascii="Times New Roman" w:hAnsi="Times New Roman" w:cs="Times New Roman"/>
          <w:color w:val="010101"/>
          <w:sz w:val="24"/>
          <w:szCs w:val="24"/>
          <w:shd w:val="clear" w:color="auto" w:fill="FFFFFF"/>
          <w:lang w:val="en-GB"/>
        </w:rPr>
        <w:t xml:space="preserve">. </w:t>
      </w:r>
      <w:bookmarkStart w:id="3" w:name="_Hlk39398879"/>
      <w:r w:rsidR="00A32E40" w:rsidRPr="00A04A57">
        <w:rPr>
          <w:rFonts w:ascii="Times New Roman" w:hAnsi="Times New Roman" w:cs="Times New Roman"/>
          <w:color w:val="010101"/>
          <w:sz w:val="24"/>
          <w:szCs w:val="24"/>
          <w:shd w:val="clear" w:color="auto" w:fill="FFFFFF"/>
          <w:lang w:val="en-GB"/>
        </w:rPr>
        <w:t>T</w:t>
      </w:r>
      <w:r w:rsidR="007779D1" w:rsidRPr="00A04A57">
        <w:rPr>
          <w:rFonts w:ascii="Times New Roman" w:hAnsi="Times New Roman" w:cs="Times New Roman"/>
          <w:color w:val="010101"/>
          <w:sz w:val="24"/>
          <w:szCs w:val="24"/>
          <w:shd w:val="clear" w:color="auto" w:fill="FFFFFF"/>
          <w:lang w:val="en-GB"/>
        </w:rPr>
        <w:t xml:space="preserve">he original </w:t>
      </w:r>
      <w:r w:rsidR="00A32E40" w:rsidRPr="00A04A57">
        <w:rPr>
          <w:rFonts w:ascii="Times New Roman" w:hAnsi="Times New Roman" w:cs="Times New Roman"/>
          <w:color w:val="010101"/>
          <w:sz w:val="24"/>
          <w:szCs w:val="24"/>
          <w:shd w:val="clear" w:color="auto" w:fill="FFFFFF"/>
          <w:lang w:val="en-GB"/>
        </w:rPr>
        <w:t xml:space="preserve">WCC </w:t>
      </w:r>
      <w:r w:rsidR="007779D1" w:rsidRPr="00A04A57">
        <w:rPr>
          <w:rFonts w:ascii="Times New Roman" w:hAnsi="Times New Roman" w:cs="Times New Roman"/>
          <w:color w:val="010101"/>
          <w:sz w:val="24"/>
          <w:szCs w:val="24"/>
          <w:shd w:val="clear" w:color="auto" w:fill="FFFFFF"/>
          <w:lang w:val="en-GB"/>
        </w:rPr>
        <w:t>formulation</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{"citationID":"kGxe1qb9","properties":{"formattedCitation":"\\super 10\\nosupersub{}","plainCitation":"10","noteIndex":0},"citationItems":[{"id":4665,"uris":["http://zotero.org/users/3718395/items/XL4HREV9"],"uri":["http://zotero.org/users/3718395/items/XL4HREV9"],"itemData":{"id":4665,"type":"article-journal","container-title":"British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10</w:t>
      </w:r>
      <w:r w:rsidR="0010074A" w:rsidRPr="00A04A57">
        <w:rPr>
          <w:rFonts w:ascii="Times New Roman" w:hAnsi="Times New Roman" w:cs="Times New Roman"/>
          <w:color w:val="010101"/>
          <w:sz w:val="24"/>
          <w:szCs w:val="24"/>
          <w:shd w:val="clear" w:color="auto" w:fill="FFFFFF"/>
          <w:lang w:val="en-GB"/>
        </w:rPr>
        <w:fldChar w:fldCharType="end"/>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 xml:space="preserve">proposed that </w:t>
      </w:r>
      <w:r w:rsidR="0085555B" w:rsidRPr="00A04A57">
        <w:rPr>
          <w:rFonts w:ascii="Times New Roman" w:hAnsi="Times New Roman" w:cs="Times New Roman"/>
          <w:color w:val="010101"/>
          <w:sz w:val="24"/>
          <w:szCs w:val="24"/>
          <w:shd w:val="clear" w:color="auto" w:fill="FFFFFF"/>
          <w:lang w:val="en-GB"/>
        </w:rPr>
        <w:t xml:space="preserve">a </w:t>
      </w:r>
      <w:r w:rsidR="007779D1" w:rsidRPr="00A04A57">
        <w:rPr>
          <w:rFonts w:ascii="Times New Roman" w:hAnsi="Times New Roman" w:cs="Times New Roman"/>
          <w:color w:val="010101"/>
          <w:sz w:val="24"/>
          <w:szCs w:val="24"/>
          <w:shd w:val="clear" w:color="auto" w:fill="FFFFFF"/>
          <w:lang w:val="en-GB"/>
        </w:rPr>
        <w:t xml:space="preserve">bias towards processing details might underlie deficits in social </w:t>
      </w:r>
      <w:r w:rsidR="00A32E40" w:rsidRPr="00A04A57">
        <w:rPr>
          <w:rFonts w:ascii="Times New Roman" w:hAnsi="Times New Roman" w:cs="Times New Roman"/>
          <w:color w:val="010101"/>
          <w:sz w:val="24"/>
          <w:szCs w:val="24"/>
          <w:shd w:val="clear" w:color="auto" w:fill="FFFFFF"/>
          <w:lang w:val="en-GB"/>
        </w:rPr>
        <w:t xml:space="preserve">functioning </w:t>
      </w:r>
      <w:r w:rsidR="007779D1" w:rsidRPr="00A04A57">
        <w:rPr>
          <w:rFonts w:ascii="Times New Roman" w:hAnsi="Times New Roman" w:cs="Times New Roman"/>
          <w:color w:val="010101"/>
          <w:sz w:val="24"/>
          <w:szCs w:val="24"/>
          <w:shd w:val="clear" w:color="auto" w:fill="FFFFFF"/>
          <w:lang w:val="en-GB"/>
        </w:rPr>
        <w:t>central to ASD</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{"citationID":"vlNAu74o","properties":{"formattedCitation":"\\super 11\\nosupersub{}","plainCitation":"11","noteIndex":0},"citationItems":[{"id":4663,"uris":["http://zotero.org/users/3718395/items/RWUQMTVZ"],"uri":["http://zotero.org/users/3718395/items/RWUQMTVZ"],"itemData":{"id":4663,"type":"book","publisher":"MIT press","source":"Google Scholar","title":"Mindblindness: An essay on autism and theory of mind","title-short":"Mindblindness","author":[{"family":"Baron-Cohen","given":"Simon"}],"issued":{"date-parts":[["1997"]]}}}],"schema":"https://github.com/citation-style-language/schema/raw/master/csl-citation.json"}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11</w:t>
      </w:r>
      <w:r w:rsidR="0010074A" w:rsidRPr="00A04A57">
        <w:rPr>
          <w:rFonts w:ascii="Times New Roman" w:hAnsi="Times New Roman" w:cs="Times New Roman"/>
          <w:color w:val="010101"/>
          <w:sz w:val="24"/>
          <w:szCs w:val="24"/>
          <w:shd w:val="clear" w:color="auto" w:fill="FFFFFF"/>
          <w:lang w:val="en-GB"/>
        </w:rPr>
        <w:fldChar w:fldCharType="end"/>
      </w:r>
      <w:r w:rsidR="006020DA" w:rsidRPr="00A04A57">
        <w:rPr>
          <w:rFonts w:ascii="Times New Roman" w:hAnsi="Times New Roman" w:cs="Times New Roman"/>
          <w:color w:val="010101"/>
          <w:sz w:val="24"/>
          <w:szCs w:val="24"/>
          <w:shd w:val="clear" w:color="auto" w:fill="FFFFFF"/>
          <w:lang w:val="en-GB"/>
        </w:rPr>
        <w:t>:</w:t>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a focus on details could cause individuals with ASD to miss socially meaningful cues</w:t>
      </w:r>
      <w:r w:rsidR="00B0002E" w:rsidRPr="00A04A57">
        <w:rPr>
          <w:rFonts w:ascii="Times New Roman" w:hAnsi="Times New Roman" w:cs="Times New Roman"/>
          <w:color w:val="010101"/>
          <w:sz w:val="24"/>
          <w:szCs w:val="24"/>
          <w:shd w:val="clear" w:color="auto" w:fill="FFFFFF"/>
          <w:lang w:val="en-GB"/>
        </w:rPr>
        <w:t xml:space="preserve"> that are global in nature, like facial expressions</w:t>
      </w:r>
      <w:r w:rsidR="00B0002E"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{"citationID":"kyzpWFxg","properties":{"formattedCitation":"\\super 12\\nosupersub{}","plainCitation":"12","noteIndex":0},"citationItems":[{"id":5022,"uris":["http://zotero.org/users/3718395/items/ZUFP677T"],"uri":["http://zotero.org/users/3718395/items/ZUFP677T"],"itemData":{"id":5022,"type":"article-journal","abstract":"Global information processing and perception of facial age and emotional expression was studied in children with autism, language disorders, mental retardation, and a clinical control group. Children were given a global–local task and asked to recognize age and emotion in human and canine faces. Children with autism made fewer global responses and more errors when recognizing human and canine emotions and canine age than children without autism. Significant relationships were found between global information processing and the recognition of human and canine emotions and canine age. Results are discussed with respect to the relationship between global information processing and face perception and neural structures underlying these abilities.","container-title":"Journal of Autism and Developmental Disorders","DOI":"10.1007/s10803-005-0023-8","ISSN":"1573-3432","issue":"6","journalAbbreviation":"J Autism Dev Disord","language":"en","page":"773","source":"Springer Link","title":"Global–Local Precedence in the Perception of Facial Age and Emotional Expression by Children with Autism and Other Developmental Disabilities","volume":"35","author":[{"family":"Gross","given":"Thomas F."}],"issued":{"date-parts":[["2005",11,8]]}}}],"schema":"https://github.com/citation-style-language/schema/raw/master/csl-citation.json"} </w:instrText>
      </w:r>
      <w:r w:rsidR="00B0002E"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12</w:t>
      </w:r>
      <w:r w:rsidR="00B0002E" w:rsidRPr="00A04A57">
        <w:rPr>
          <w:rFonts w:ascii="Times New Roman" w:hAnsi="Times New Roman" w:cs="Times New Roman"/>
          <w:color w:val="010101"/>
          <w:sz w:val="24"/>
          <w:szCs w:val="24"/>
          <w:shd w:val="clear" w:color="auto" w:fill="FFFFFF"/>
          <w:lang w:val="en-GB"/>
        </w:rPr>
        <w:fldChar w:fldCharType="end"/>
      </w:r>
      <w:r w:rsidR="00A32E40" w:rsidRPr="00A04A57">
        <w:rPr>
          <w:rFonts w:ascii="Times New Roman" w:hAnsi="Times New Roman" w:cs="Times New Roman"/>
          <w:color w:val="010101"/>
          <w:sz w:val="24"/>
          <w:szCs w:val="24"/>
          <w:shd w:val="clear" w:color="auto" w:fill="FFFFFF"/>
          <w:lang w:val="en-GB"/>
        </w:rPr>
        <w:t xml:space="preserve">. </w:t>
      </w:r>
      <w:bookmarkEnd w:id="3"/>
      <w:r w:rsidR="007779D1" w:rsidRPr="00A04A57">
        <w:rPr>
          <w:rFonts w:ascii="Times New Roman" w:hAnsi="Times New Roman" w:cs="Times New Roman"/>
          <w:color w:val="010101"/>
          <w:sz w:val="24"/>
          <w:szCs w:val="24"/>
          <w:shd w:val="clear" w:color="auto" w:fill="FFFFFF"/>
          <w:lang w:val="en-GB"/>
        </w:rPr>
        <w:t>However</w:t>
      </w:r>
      <w:r w:rsidR="00213E36" w:rsidRPr="00A04A57">
        <w:rPr>
          <w:rFonts w:ascii="Times New Roman" w:hAnsi="Times New Roman" w:cs="Times New Roman"/>
          <w:color w:val="010101"/>
          <w:sz w:val="24"/>
          <w:szCs w:val="24"/>
          <w:shd w:val="clear" w:color="auto" w:fill="FFFFFF"/>
          <w:lang w:val="en-GB"/>
        </w:rPr>
        <w:t xml:space="preserve">, </w:t>
      </w:r>
      <w:r w:rsidR="00F369CC" w:rsidRPr="00A04A57">
        <w:rPr>
          <w:rFonts w:ascii="Times New Roman" w:hAnsi="Times New Roman" w:cs="Times New Roman"/>
          <w:color w:val="010101"/>
          <w:sz w:val="24"/>
          <w:szCs w:val="24"/>
          <w:shd w:val="clear" w:color="auto" w:fill="FFFFFF"/>
          <w:lang w:val="en-GB"/>
        </w:rPr>
        <w:t xml:space="preserve">a string of studies finding no evidence </w:t>
      </w:r>
      <w:r w:rsidR="000B2105" w:rsidRPr="00A04A57">
        <w:rPr>
          <w:rFonts w:ascii="Times New Roman" w:hAnsi="Times New Roman" w:cs="Times New Roman"/>
          <w:color w:val="010101"/>
          <w:sz w:val="24"/>
          <w:szCs w:val="24"/>
          <w:shd w:val="clear" w:color="auto" w:fill="FFFFFF"/>
          <w:lang w:val="en-GB"/>
        </w:rPr>
        <w:t xml:space="preserve">for a relationship between </w:t>
      </w:r>
      <w:r w:rsidR="00A32E40" w:rsidRPr="00A04A57">
        <w:rPr>
          <w:rFonts w:ascii="Times New Roman" w:hAnsi="Times New Roman" w:cs="Times New Roman"/>
          <w:color w:val="010101"/>
          <w:sz w:val="24"/>
          <w:szCs w:val="24"/>
          <w:shd w:val="clear" w:color="auto" w:fill="FFFFFF"/>
          <w:lang w:val="en-GB"/>
        </w:rPr>
        <w:t xml:space="preserve">perceptual </w:t>
      </w:r>
      <w:r w:rsidR="000B2105" w:rsidRPr="00A04A57">
        <w:rPr>
          <w:rFonts w:ascii="Times New Roman" w:hAnsi="Times New Roman" w:cs="Times New Roman"/>
          <w:color w:val="010101"/>
          <w:sz w:val="24"/>
          <w:szCs w:val="24"/>
          <w:shd w:val="clear" w:color="auto" w:fill="FFFFFF"/>
          <w:lang w:val="en-GB"/>
        </w:rPr>
        <w:t>measures of weak central coherence and measures of theory of mind and social skills</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{"citationID":"Ul6wx1Fk","properties":{"formattedCitation":"\\super 13\\uc0\\u8211{}17\\nosupersub{}","plainCitation":"13–17","noteIndex":0},"citationItems":[{"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13–17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213E36" w:rsidRPr="00A04A57">
        <w:rPr>
          <w:rFonts w:ascii="Times New Roman" w:hAnsi="Times New Roman" w:cs="Times New Roman"/>
          <w:color w:val="010101"/>
          <w:sz w:val="24"/>
          <w:szCs w:val="24"/>
          <w:shd w:val="clear" w:color="auto" w:fill="FFFFFF"/>
          <w:lang w:val="en-GB"/>
        </w:rPr>
        <w:t>led to a revis</w:t>
      </w:r>
      <w:r w:rsidR="00756B63" w:rsidRPr="00A04A57">
        <w:rPr>
          <w:rFonts w:ascii="Times New Roman" w:hAnsi="Times New Roman" w:cs="Times New Roman"/>
          <w:color w:val="010101"/>
          <w:sz w:val="24"/>
          <w:szCs w:val="24"/>
          <w:shd w:val="clear" w:color="auto" w:fill="FFFFFF"/>
          <w:lang w:val="en-GB"/>
        </w:rPr>
        <w:t xml:space="preserve">ed version </w:t>
      </w:r>
      <w:r w:rsidR="00213E36" w:rsidRPr="00A04A57">
        <w:rPr>
          <w:rFonts w:ascii="Times New Roman" w:hAnsi="Times New Roman" w:cs="Times New Roman"/>
          <w:color w:val="010101"/>
          <w:sz w:val="24"/>
          <w:szCs w:val="24"/>
          <w:shd w:val="clear" w:color="auto" w:fill="FFFFFF"/>
          <w:lang w:val="en-GB"/>
        </w:rPr>
        <w:t>of WCC</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{"citationID":"HbDd4Jsm","properties":{"formattedCitation":"\\super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756B63" w:rsidRPr="00A04A57">
        <w:rPr>
          <w:rFonts w:ascii="Times New Roman" w:hAnsi="Times New Roman" w:cs="Times New Roman"/>
          <w:color w:val="010101"/>
          <w:sz w:val="24"/>
          <w:szCs w:val="24"/>
          <w:shd w:val="clear" w:color="auto" w:fill="FFFFFF"/>
          <w:lang w:val="en-GB"/>
        </w:rPr>
        <w:t>suggest</w:t>
      </w:r>
      <w:r w:rsidR="00F369CC" w:rsidRPr="00A04A57">
        <w:rPr>
          <w:rFonts w:ascii="Times New Roman" w:hAnsi="Times New Roman" w:cs="Times New Roman"/>
          <w:color w:val="010101"/>
          <w:sz w:val="24"/>
          <w:szCs w:val="24"/>
          <w:shd w:val="clear" w:color="auto" w:fill="FFFFFF"/>
          <w:lang w:val="en-GB"/>
        </w:rPr>
        <w:t>ing</w:t>
      </w:r>
      <w:r w:rsidR="00756B63" w:rsidRPr="00A04A57">
        <w:rPr>
          <w:rFonts w:ascii="Times New Roman" w:hAnsi="Times New Roman" w:cs="Times New Roman"/>
          <w:color w:val="010101"/>
          <w:sz w:val="24"/>
          <w:szCs w:val="24"/>
          <w:shd w:val="clear" w:color="auto" w:fill="FFFFFF"/>
          <w:lang w:val="en-GB"/>
        </w:rPr>
        <w:t xml:space="preserve"> that </w:t>
      </w:r>
      <w:r w:rsidR="00F369CC" w:rsidRPr="00A04A57">
        <w:rPr>
          <w:rFonts w:ascii="Times New Roman" w:hAnsi="Times New Roman" w:cs="Times New Roman"/>
          <w:color w:val="010101"/>
          <w:sz w:val="24"/>
          <w:szCs w:val="24"/>
          <w:shd w:val="clear" w:color="auto" w:fill="FFFFFF"/>
          <w:lang w:val="en-GB"/>
        </w:rPr>
        <w:t>a</w:t>
      </w:r>
      <w:r w:rsidR="00756B63" w:rsidRPr="00A04A57">
        <w:rPr>
          <w:rFonts w:ascii="Times New Roman" w:hAnsi="Times New Roman" w:cs="Times New Roman"/>
          <w:color w:val="010101"/>
          <w:sz w:val="24"/>
          <w:szCs w:val="24"/>
          <w:shd w:val="clear" w:color="auto" w:fill="FFFFFF"/>
          <w:lang w:val="en-GB"/>
        </w:rPr>
        <w:t xml:space="preserve"> bias towards processing details and social deficits might be two distinct aspects of ASD. </w:t>
      </w:r>
      <w:r w:rsidR="00DD7042" w:rsidRPr="00A04A57">
        <w:rPr>
          <w:rFonts w:ascii="Times New Roman" w:hAnsi="Times New Roman" w:cs="Times New Roman"/>
          <w:color w:val="010101"/>
          <w:sz w:val="24"/>
          <w:szCs w:val="24"/>
          <w:shd w:val="clear" w:color="auto" w:fill="FFFFFF"/>
          <w:lang w:val="en-GB"/>
        </w:rPr>
        <w:t>Consequently</w:t>
      </w:r>
      <w:r w:rsidR="00756B63" w:rsidRPr="00A04A57">
        <w:rPr>
          <w:rFonts w:ascii="Times New Roman" w:hAnsi="Times New Roman" w:cs="Times New Roman"/>
          <w:color w:val="010101"/>
          <w:sz w:val="24"/>
          <w:szCs w:val="24"/>
          <w:shd w:val="clear" w:color="auto" w:fill="FFFFFF"/>
          <w:lang w:val="en-GB"/>
        </w:rPr>
        <w:t xml:space="preserve">, </w:t>
      </w:r>
      <w:proofErr w:type="spellStart"/>
      <w:r w:rsidR="005A3FD1" w:rsidRPr="00A04A57">
        <w:rPr>
          <w:rFonts w:ascii="Times New Roman" w:hAnsi="Times New Roman" w:cs="Times New Roman"/>
          <w:lang w:val="en-GB"/>
        </w:rPr>
        <w:t>Happé</w:t>
      </w:r>
      <w:proofErr w:type="spellEnd"/>
      <w:r w:rsidR="00756B63" w:rsidRPr="00A04A57">
        <w:rPr>
          <w:rFonts w:ascii="Times New Roman" w:hAnsi="Times New Roman" w:cs="Times New Roman"/>
          <w:color w:val="010101"/>
          <w:sz w:val="24"/>
          <w:szCs w:val="24"/>
          <w:shd w:val="clear" w:color="auto" w:fill="FFFFFF"/>
          <w:lang w:val="en-GB"/>
        </w:rPr>
        <w:t xml:space="preserve"> and Frith</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{"citationID":"2qBLamK4","properties":{"formattedCitation":"\\super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756B63" w:rsidRPr="00A04A57">
        <w:rPr>
          <w:rFonts w:ascii="Times New Roman" w:hAnsi="Times New Roman" w:cs="Times New Roman"/>
          <w:color w:val="010101"/>
          <w:sz w:val="24"/>
          <w:szCs w:val="24"/>
          <w:shd w:val="clear" w:color="auto" w:fill="FFFFFF"/>
          <w:lang w:val="en-GB"/>
        </w:rPr>
        <w:t xml:space="preserve"> pointed out that the</w:t>
      </w:r>
      <w:r w:rsidR="00756B63" w:rsidRPr="00A04A57">
        <w:rPr>
          <w:rFonts w:ascii="Times New Roman" w:hAnsi="Times New Roman" w:cs="Times New Roman"/>
          <w:sz w:val="24"/>
          <w:szCs w:val="24"/>
          <w:lang w:val="en-GB"/>
        </w:rPr>
        <w:t xml:space="preserve"> </w:t>
      </w:r>
      <w:r w:rsidR="00DD7042" w:rsidRPr="00A04A57">
        <w:rPr>
          <w:rFonts w:ascii="Times New Roman" w:hAnsi="Times New Roman" w:cs="Times New Roman"/>
          <w:sz w:val="24"/>
          <w:szCs w:val="24"/>
          <w:lang w:val="en-GB"/>
        </w:rPr>
        <w:t xml:space="preserve">future </w:t>
      </w:r>
      <w:r w:rsidR="00756B63" w:rsidRPr="00A04A57">
        <w:rPr>
          <w:rFonts w:ascii="Times New Roman" w:hAnsi="Times New Roman" w:cs="Times New Roman"/>
          <w:color w:val="010101"/>
          <w:sz w:val="24"/>
          <w:szCs w:val="24"/>
          <w:shd w:val="clear" w:color="auto" w:fill="FFFFFF"/>
          <w:lang w:val="en-GB"/>
        </w:rPr>
        <w:t>veracity of WCC critically depends on establish</w:t>
      </w:r>
      <w:r w:rsidR="00F369CC" w:rsidRPr="00A04A57">
        <w:rPr>
          <w:rFonts w:ascii="Times New Roman" w:hAnsi="Times New Roman" w:cs="Times New Roman"/>
          <w:color w:val="010101"/>
          <w:sz w:val="24"/>
          <w:szCs w:val="24"/>
          <w:shd w:val="clear" w:color="auto" w:fill="FFFFFF"/>
          <w:lang w:val="en-GB"/>
        </w:rPr>
        <w:t>ing a</w:t>
      </w:r>
      <w:r w:rsidR="00756B63"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relationship</w:t>
      </w:r>
      <w:r w:rsidR="00756B63" w:rsidRPr="00A04A57">
        <w:rPr>
          <w:rFonts w:ascii="Times New Roman" w:hAnsi="Times New Roman" w:cs="Times New Roman"/>
          <w:color w:val="010101"/>
          <w:sz w:val="24"/>
          <w:szCs w:val="24"/>
          <w:shd w:val="clear" w:color="auto" w:fill="FFFFFF"/>
          <w:lang w:val="en-GB"/>
        </w:rPr>
        <w:t xml:space="preserve"> between </w:t>
      </w:r>
      <w:r w:rsidR="00F369CC" w:rsidRPr="00A04A57">
        <w:rPr>
          <w:rFonts w:ascii="Times New Roman" w:hAnsi="Times New Roman" w:cs="Times New Roman"/>
          <w:color w:val="010101"/>
          <w:sz w:val="24"/>
          <w:szCs w:val="24"/>
          <w:shd w:val="clear" w:color="auto" w:fill="FFFFFF"/>
          <w:lang w:val="en-GB"/>
        </w:rPr>
        <w:t>a detail-focused processing bias</w:t>
      </w:r>
      <w:r w:rsidR="00756B63" w:rsidRPr="00A04A57">
        <w:rPr>
          <w:rFonts w:ascii="Times New Roman" w:hAnsi="Times New Roman" w:cs="Times New Roman"/>
          <w:color w:val="010101"/>
          <w:sz w:val="24"/>
          <w:szCs w:val="24"/>
          <w:shd w:val="clear" w:color="auto" w:fill="FFFFFF"/>
          <w:lang w:val="en-GB"/>
        </w:rPr>
        <w:t xml:space="preserve"> and real-life abilities and difficulties</w:t>
      </w:r>
      <w:r w:rsidR="00F369CC" w:rsidRPr="00A04A57">
        <w:rPr>
          <w:rFonts w:ascii="Times New Roman" w:hAnsi="Times New Roman" w:cs="Times New Roman"/>
          <w:color w:val="010101"/>
          <w:sz w:val="24"/>
          <w:szCs w:val="24"/>
          <w:shd w:val="clear" w:color="auto" w:fill="FFFFFF"/>
          <w:lang w:val="en-GB"/>
        </w:rPr>
        <w:t xml:space="preserve"> in ASD individuals.</w:t>
      </w:r>
      <w:r w:rsidR="005713B1" w:rsidRPr="00A04A57">
        <w:rPr>
          <w:rFonts w:ascii="Times New Roman" w:hAnsi="Times New Roman" w:cs="Times New Roman"/>
          <w:color w:val="010101"/>
          <w:sz w:val="24"/>
          <w:szCs w:val="24"/>
          <w:shd w:val="clear" w:color="auto" w:fill="FFFFFF"/>
          <w:lang w:val="en-GB"/>
        </w:rPr>
        <w:t xml:space="preserve"> One way of supporting the feasibility of such a relationship would </w:t>
      </w:r>
      <w:r w:rsidR="00891C2D" w:rsidRPr="00A04A57">
        <w:rPr>
          <w:rFonts w:ascii="Times New Roman" w:hAnsi="Times New Roman" w:cs="Times New Roman"/>
          <w:color w:val="010101"/>
          <w:sz w:val="24"/>
          <w:szCs w:val="24"/>
          <w:shd w:val="clear" w:color="auto" w:fill="FFFFFF"/>
          <w:lang w:val="en-GB"/>
        </w:rPr>
        <w:t xml:space="preserve">be </w:t>
      </w:r>
      <w:r w:rsidR="005713B1" w:rsidRPr="00A04A57">
        <w:rPr>
          <w:rFonts w:ascii="Times New Roman" w:hAnsi="Times New Roman" w:cs="Times New Roman"/>
          <w:color w:val="010101"/>
          <w:sz w:val="24"/>
          <w:szCs w:val="24"/>
          <w:shd w:val="clear" w:color="auto" w:fill="FFFFFF"/>
          <w:lang w:val="en-GB"/>
        </w:rPr>
        <w:t>to demonstrate that this bias is a ubiquitous property of vision</w:t>
      </w:r>
      <w:r w:rsidR="0009240F" w:rsidRPr="00A04A57">
        <w:rPr>
          <w:rFonts w:ascii="Times New Roman" w:hAnsi="Times New Roman" w:cs="Times New Roman"/>
          <w:color w:val="010101"/>
          <w:sz w:val="24"/>
          <w:szCs w:val="24"/>
          <w:shd w:val="clear" w:color="auto" w:fill="FFFFFF"/>
          <w:lang w:val="en-GB"/>
        </w:rPr>
        <w:t xml:space="preserve"> in individuals with ASD</w:t>
      </w:r>
      <w:r w:rsidR="005713B1" w:rsidRPr="00A04A57">
        <w:rPr>
          <w:rFonts w:ascii="Times New Roman" w:hAnsi="Times New Roman" w:cs="Times New Roman"/>
          <w:color w:val="010101"/>
          <w:sz w:val="24"/>
          <w:szCs w:val="24"/>
          <w:shd w:val="clear" w:color="auto" w:fill="FFFFFF"/>
          <w:lang w:val="en-GB"/>
        </w:rPr>
        <w:t>.</w:t>
      </w:r>
    </w:p>
    <w:p w14:paraId="389F9B13" w14:textId="4BE69032" w:rsidR="007359D2" w:rsidRPr="00A04A57" w:rsidRDefault="00BF5A92" w:rsidP="007359D2">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r>
      <w:r w:rsidR="00756B63"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ASD-related detail-focused processing </w:t>
      </w:r>
      <w:r w:rsidR="00772E3F" w:rsidRPr="00A04A57">
        <w:rPr>
          <w:rFonts w:ascii="Times New Roman" w:hAnsi="Times New Roman" w:cs="Times New Roman"/>
          <w:color w:val="010101"/>
          <w:sz w:val="24"/>
          <w:szCs w:val="24"/>
          <w:shd w:val="clear" w:color="auto" w:fill="FFFFFF"/>
          <w:lang w:val="en-GB"/>
        </w:rPr>
        <w:t xml:space="preserve">has been initially supported by superior detail-focused abstract </w:t>
      </w:r>
      <w:r w:rsidRPr="00A04A57">
        <w:rPr>
          <w:rFonts w:ascii="Times New Roman" w:hAnsi="Times New Roman" w:cs="Times New Roman"/>
          <w:color w:val="010101"/>
          <w:sz w:val="24"/>
          <w:szCs w:val="24"/>
          <w:shd w:val="clear" w:color="auto" w:fill="FFFFFF"/>
          <w:lang w:val="en-GB"/>
        </w:rPr>
        <w:t>visual tasks</w:t>
      </w:r>
      <w:r w:rsidR="00772E3F"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including the embedded figure task</w:t>
      </w:r>
      <w:r w:rsidR="0010074A" w:rsidRPr="00A04A57">
        <w:rPr>
          <w:rFonts w:ascii="Times New Roman" w:hAnsi="Times New Roman" w:cs="Times New Roman"/>
          <w:color w:val="010101"/>
          <w:sz w:val="24"/>
          <w:szCs w:val="24"/>
          <w:shd w:val="clear" w:color="auto" w:fill="FFFFFF"/>
          <w:lang w:val="en-GB"/>
        </w:rPr>
        <w:fldChar w:fldCharType="begin"/>
      </w:r>
      <w:r w:rsidR="00FC4D36" w:rsidRPr="00A04A57">
        <w:rPr>
          <w:rFonts w:ascii="Times New Roman" w:hAnsi="Times New Roman" w:cs="Times New Roman"/>
          <w:color w:val="010101"/>
          <w:sz w:val="24"/>
          <w:szCs w:val="24"/>
          <w:shd w:val="clear" w:color="auto" w:fill="FFFFFF"/>
          <w:lang w:val="en-GB"/>
        </w:rPr>
        <w:instrText xml:space="preserve"> ADDIN ZOTERO_ITEM CSL_CITATION {"citationID":"3ImhpCZD","properties":{"formattedCitation":"\\super 3\\nosupersub{}","plainCitation":"3","noteIndex":0},"citationItems":[{"id":4645,"uris":["http://zotero.org/users/3718395/items/SNR6VUW3"],"uri":["http://zotero.org/users/3718395/items/SNR6VUW3"],"itemData":{"id":4645,"type":"article-journal","container-title":"Journal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FC4D36" w:rsidRPr="00A04A57">
        <w:rPr>
          <w:rFonts w:ascii="Times New Roman" w:hAnsi="Times New Roman" w:cs="Times New Roman"/>
          <w:sz w:val="24"/>
          <w:szCs w:val="24"/>
          <w:vertAlign w:val="superscript"/>
          <w:lang w:val="en-GB"/>
        </w:rPr>
        <w:t>3</w:t>
      </w:r>
      <w:r w:rsidR="0010074A" w:rsidRPr="00A04A57">
        <w:rPr>
          <w:rFonts w:ascii="Times New Roman" w:hAnsi="Times New Roman" w:cs="Times New Roman"/>
          <w:color w:val="010101"/>
          <w:sz w:val="24"/>
          <w:szCs w:val="24"/>
          <w:shd w:val="clear" w:color="auto" w:fill="FFFFFF"/>
          <w:lang w:val="en-GB"/>
        </w:rPr>
        <w:fldChar w:fldCharType="end"/>
      </w:r>
      <w:r w:rsidR="00A4193B" w:rsidRPr="00A04A57">
        <w:rPr>
          <w:rFonts w:ascii="Times New Roman" w:hAnsi="Times New Roman" w:cs="Times New Roman"/>
          <w:color w:val="010101"/>
          <w:sz w:val="24"/>
          <w:szCs w:val="24"/>
          <w:shd w:val="clear" w:color="auto" w:fill="FFFFFF"/>
          <w:lang w:val="en-GB"/>
        </w:rPr>
        <w:t xml:space="preserve"> and </w:t>
      </w:r>
      <w:r w:rsidRPr="00A04A57">
        <w:rPr>
          <w:rFonts w:ascii="Times New Roman" w:hAnsi="Times New Roman" w:cs="Times New Roman"/>
          <w:color w:val="010101"/>
          <w:sz w:val="24"/>
          <w:szCs w:val="24"/>
          <w:shd w:val="clear" w:color="auto" w:fill="FFFFFF"/>
          <w:lang w:val="en-GB"/>
        </w:rPr>
        <w:t>the Navon task</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{"citationID":"HyKt4hEi","properties":{"formattedCitation":"\\super 17\\nosupersub{}","plainCitation":"17","noteIndex":0},"citationItems":[{"id":4678,"uris":["http://zotero.org/users/3718395/items/2WQJNWZL"],"uri":["http://zotero.org/users/3718395/items/2WQJNWZL"],"itemData":{"id":4678,"type":"article-journal","container-title":"The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17</w:t>
      </w:r>
      <w:r w:rsidR="0010074A" w:rsidRPr="00A04A57">
        <w:rPr>
          <w:rFonts w:ascii="Times New Roman" w:hAnsi="Times New Roman" w:cs="Times New Roman"/>
          <w:color w:val="010101"/>
          <w:sz w:val="24"/>
          <w:szCs w:val="24"/>
          <w:shd w:val="clear" w:color="auto" w:fill="FFFFFF"/>
          <w:lang w:val="en-GB"/>
        </w:rPr>
        <w:fldChar w:fldCharType="end"/>
      </w:r>
      <w:r w:rsidR="00772E3F" w:rsidRPr="00A04A57">
        <w:rPr>
          <w:rFonts w:ascii="Times New Roman" w:hAnsi="Times New Roman" w:cs="Times New Roman"/>
          <w:color w:val="010101"/>
          <w:sz w:val="24"/>
          <w:szCs w:val="24"/>
          <w:shd w:val="clear" w:color="auto" w:fill="FFFFFF"/>
          <w:lang w:val="en-GB"/>
        </w:rPr>
        <w:t xml:space="preserve">. These early findings, however, are highly controversial </w:t>
      </w:r>
      <w:r w:rsidR="00FC4D36" w:rsidRPr="00A04A57">
        <w:rPr>
          <w:rFonts w:ascii="Times New Roman" w:hAnsi="Times New Roman" w:cs="Times New Roman"/>
          <w:color w:val="010101"/>
          <w:sz w:val="24"/>
          <w:szCs w:val="24"/>
          <w:shd w:val="clear" w:color="auto" w:fill="FFFFFF"/>
          <w:lang w:val="en-GB"/>
        </w:rPr>
        <w:t>given  the fact that more</w:t>
      </w:r>
      <w:r w:rsidR="00772E3F" w:rsidRPr="00A04A57">
        <w:rPr>
          <w:rFonts w:ascii="Times New Roman" w:hAnsi="Times New Roman" w:cs="Times New Roman"/>
          <w:color w:val="010101"/>
          <w:sz w:val="24"/>
          <w:szCs w:val="24"/>
          <w:shd w:val="clear" w:color="auto" w:fill="FFFFFF"/>
          <w:lang w:val="en-GB"/>
        </w:rPr>
        <w:t xml:space="preserve"> recent studies</w:t>
      </w:r>
      <w:r w:rsidR="00FC4D36" w:rsidRPr="00A04A57">
        <w:rPr>
          <w:rFonts w:ascii="Times New Roman" w:hAnsi="Times New Roman" w:cs="Times New Roman"/>
          <w:color w:val="010101"/>
          <w:sz w:val="24"/>
          <w:szCs w:val="24"/>
          <w:shd w:val="clear" w:color="auto" w:fill="FFFFFF"/>
          <w:lang w:val="en-GB"/>
        </w:rPr>
        <w:t xml:space="preserve"> have frequently been unable to replicate them</w:t>
      </w:r>
      <w:r w:rsidR="00FC4D36"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{"citationID":"gxdw4XCN","properties":{"formattedCitation":"\\super 18\\nosupersub{}","plainCitation":"18","noteIndex":0},"citationItems":[{"id":4992,"uris":["http://zotero.org/users/3718395/items/2SG47HZU"],"uri":["http://zotero.org/users/3718395/items/2SG47HZU"],"itemData":{"id":4992,"type":"article-journal","abstract":"The Embedded Figures Test assesses weak central coherence and individuals with autism are commonly assumed to perform superiorly; however, the evidence for this claim is somewhat mixed. Here, two large (N = 45 and 62) samples of high-functioning children (6–16 years) with autism spectrum disorder performed similarly to typically-developing children on accuracy and reaction time measures; this could not be attributed to insufficient power. Inconsistent past findings are most likely due to methodological and analysis techniques, as well as heterogeneity in central coherence within autism spectrum disorders. While this task has been useful in establishing weak central coherence as a cognitive theory in autism, inconsistent past findings and its inability to disentangle global and local processing suggest that it should be used with caution in the future.","container-title":"Journal of Autism and Developmental Disorders","DOI":"10.1007/s10803-011-1182-4","ISSN":"1573-3432","issue":"11","journalAbbreviation":"J Autism Dev Disord","language":"en","page":"1565-1572","source":"Springer Link","title":"Performance of Children with Autism on the Embedded Figures Test: A Closer Look at a Popular Task","title-short":"Performance of Children with Autism on the Embedded Figures Test","volume":"41","author":[{"family":"White","given":"Sarah J."},{"family":"Saldaña","given":"David"}],"issued":{"date-parts":[["2011",11,1]]}}}],"schema":"https://github.com/citation-style-language/schema/raw/master/csl-citation.json"} </w:instrText>
      </w:r>
      <w:r w:rsidR="00FC4D36"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18</w:t>
      </w:r>
      <w:r w:rsidR="00FC4D36" w:rsidRPr="00A04A57">
        <w:rPr>
          <w:rFonts w:ascii="Times New Roman" w:hAnsi="Times New Roman" w:cs="Times New Roman"/>
          <w:color w:val="010101"/>
          <w:sz w:val="24"/>
          <w:szCs w:val="24"/>
          <w:shd w:val="clear" w:color="auto" w:fill="FFFFFF"/>
          <w:lang w:val="en-GB"/>
        </w:rPr>
        <w:fldChar w:fldCharType="end"/>
      </w:r>
      <w:r w:rsidR="00FC4D36" w:rsidRPr="00A04A57">
        <w:rPr>
          <w:rFonts w:ascii="Times New Roman" w:hAnsi="Times New Roman" w:cs="Times New Roman"/>
          <w:color w:val="010101"/>
          <w:sz w:val="24"/>
          <w:szCs w:val="24"/>
          <w:shd w:val="clear" w:color="auto" w:fill="FFFFFF"/>
          <w:lang w:val="en-GB"/>
        </w:rPr>
        <w:t>.</w:t>
      </w:r>
      <w:r w:rsidR="00357CC0" w:rsidRPr="00A04A57">
        <w:rPr>
          <w:rFonts w:ascii="Times New Roman" w:hAnsi="Times New Roman" w:cs="Times New Roman"/>
          <w:color w:val="010101"/>
          <w:sz w:val="24"/>
          <w:szCs w:val="24"/>
          <w:shd w:val="clear" w:color="auto" w:fill="FFFFFF"/>
          <w:lang w:val="en-GB"/>
        </w:rPr>
        <w:t xml:space="preserve"> </w:t>
      </w:r>
      <w:bookmarkStart w:id="4" w:name="_Hlk39495110"/>
      <w:bookmarkStart w:id="5" w:name="_Hlk40443744"/>
      <w:r w:rsidR="00357CC0" w:rsidRPr="00A04A57">
        <w:rPr>
          <w:rFonts w:ascii="Times New Roman" w:hAnsi="Times New Roman" w:cs="Times New Roman"/>
          <w:color w:val="010101"/>
          <w:sz w:val="24"/>
          <w:szCs w:val="24"/>
          <w:shd w:val="clear" w:color="auto" w:fill="FFFFFF"/>
          <w:lang w:val="en-GB"/>
        </w:rPr>
        <w:t xml:space="preserve">An important </w:t>
      </w:r>
      <w:r w:rsidR="00F22E23" w:rsidRPr="00F22E23">
        <w:rPr>
          <w:rFonts w:ascii="Times New Roman" w:hAnsi="Times New Roman" w:cs="Times New Roman"/>
          <w:color w:val="010101"/>
          <w:sz w:val="24"/>
          <w:szCs w:val="24"/>
          <w:shd w:val="clear" w:color="auto" w:fill="FFFFFF"/>
          <w:lang w:val="en-GB"/>
        </w:rPr>
        <w:t>endeavour</w:t>
      </w:r>
      <w:r w:rsidR="00357CC0" w:rsidRPr="00A04A57">
        <w:rPr>
          <w:rFonts w:ascii="Times New Roman" w:hAnsi="Times New Roman" w:cs="Times New Roman"/>
          <w:color w:val="010101"/>
          <w:sz w:val="24"/>
          <w:szCs w:val="24"/>
          <w:shd w:val="clear" w:color="auto" w:fill="FFFFFF"/>
          <w:lang w:val="en-GB"/>
        </w:rPr>
        <w:t xml:space="preserve"> of</w:t>
      </w:r>
      <w:r w:rsidR="007815CF" w:rsidRPr="00A04A57">
        <w:rPr>
          <w:rFonts w:ascii="Times New Roman" w:hAnsi="Times New Roman" w:cs="Times New Roman"/>
          <w:color w:val="010101"/>
          <w:sz w:val="24"/>
          <w:szCs w:val="24"/>
          <w:shd w:val="clear" w:color="auto" w:fill="FFFFFF"/>
          <w:lang w:val="en-GB"/>
        </w:rPr>
        <w:t xml:space="preserve"> ASD</w:t>
      </w:r>
      <w:r w:rsidR="00357CC0" w:rsidRPr="00A04A57">
        <w:rPr>
          <w:rFonts w:ascii="Times New Roman" w:hAnsi="Times New Roman" w:cs="Times New Roman"/>
          <w:color w:val="010101"/>
          <w:sz w:val="24"/>
          <w:szCs w:val="24"/>
          <w:shd w:val="clear" w:color="auto" w:fill="FFFFFF"/>
          <w:lang w:val="en-GB"/>
        </w:rPr>
        <w:t xml:space="preserve"> research has been to </w:t>
      </w:r>
      <w:r w:rsidR="007815CF" w:rsidRPr="00A04A57">
        <w:rPr>
          <w:rFonts w:ascii="Times New Roman" w:hAnsi="Times New Roman" w:cs="Times New Roman"/>
          <w:color w:val="010101"/>
          <w:sz w:val="24"/>
          <w:szCs w:val="24"/>
          <w:shd w:val="clear" w:color="auto" w:fill="FFFFFF"/>
          <w:lang w:val="en-GB"/>
        </w:rPr>
        <w:t xml:space="preserve">determine </w:t>
      </w:r>
      <w:r w:rsidR="00357CC0" w:rsidRPr="00A04A57">
        <w:rPr>
          <w:rFonts w:ascii="Times New Roman" w:hAnsi="Times New Roman" w:cs="Times New Roman"/>
          <w:color w:val="010101"/>
          <w:sz w:val="24"/>
          <w:szCs w:val="24"/>
          <w:shd w:val="clear" w:color="auto" w:fill="FFFFFF"/>
          <w:lang w:val="en-GB"/>
        </w:rPr>
        <w:t xml:space="preserve">if </w:t>
      </w:r>
      <w:r w:rsidR="007815CF" w:rsidRPr="00A04A57">
        <w:rPr>
          <w:rFonts w:ascii="Times New Roman" w:hAnsi="Times New Roman" w:cs="Times New Roman"/>
          <w:color w:val="010101"/>
          <w:sz w:val="24"/>
          <w:szCs w:val="24"/>
          <w:shd w:val="clear" w:color="auto" w:fill="FFFFFF"/>
          <w:lang w:val="en-GB"/>
        </w:rPr>
        <w:t>this detail-focused perceptual style is grounded in deviant low-level sensory processing in early sensory brain areas</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{"citationID":"q4tNE856","properties":{"formattedCitation":"\\super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19</w:t>
      </w:r>
      <w:r w:rsidR="007815CF" w:rsidRPr="00A04A57">
        <w:rPr>
          <w:rFonts w:ascii="Times New Roman" w:hAnsi="Times New Roman" w:cs="Times New Roman"/>
          <w:color w:val="010101"/>
          <w:sz w:val="24"/>
          <w:szCs w:val="24"/>
          <w:shd w:val="clear" w:color="auto" w:fill="FFFFFF"/>
          <w:lang w:val="en-GB"/>
        </w:rPr>
        <w:fldChar w:fldCharType="end"/>
      </w:r>
      <w:r w:rsidR="007815CF" w:rsidRPr="00A04A57">
        <w:rPr>
          <w:rFonts w:ascii="Times New Roman" w:hAnsi="Times New Roman" w:cs="Times New Roman"/>
          <w:color w:val="010101"/>
          <w:sz w:val="24"/>
          <w:szCs w:val="24"/>
          <w:shd w:val="clear" w:color="auto" w:fill="FFFFFF"/>
          <w:lang w:val="en-GB"/>
        </w:rPr>
        <w:t xml:space="preserve">. Despite the fact that several basic measures of visual sensitivity appear to </w:t>
      </w:r>
      <w:r w:rsidR="00E3314E" w:rsidRPr="00A04A57">
        <w:rPr>
          <w:rFonts w:ascii="Times New Roman" w:hAnsi="Times New Roman" w:cs="Times New Roman"/>
          <w:color w:val="010101"/>
          <w:sz w:val="24"/>
          <w:szCs w:val="24"/>
          <w:shd w:val="clear" w:color="auto" w:fill="FFFFFF"/>
          <w:lang w:val="en-GB"/>
        </w:rPr>
        <w:t xml:space="preserve">be </w:t>
      </w:r>
      <w:r w:rsidR="007815CF" w:rsidRPr="00A04A57">
        <w:rPr>
          <w:rFonts w:ascii="Times New Roman" w:hAnsi="Times New Roman" w:cs="Times New Roman"/>
          <w:color w:val="010101"/>
          <w:sz w:val="24"/>
          <w:szCs w:val="24"/>
          <w:shd w:val="clear" w:color="auto" w:fill="FFFFFF"/>
          <w:lang w:val="en-GB"/>
        </w:rPr>
        <w:t>unaffected by ASD</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{"citationID":"A3gw8Rxw","properties":{"formattedCitation":"\\super 16,20\\uc0\\u8211{}23\\nosupersub{}","plainCitation":"16,20–23","noteIndex":0},"citationItems":[{"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5029,"uris":["http://zotero.org/users/3718395/items/HFGGKU23"],"uri":["http://zotero.org/users/3718395/items/HFGGKU23"],"itemData":{"id":5029,"type":"article-journal","container-title":"Vision research","issue":"15","note":"publisher: Elsevier","page":"1778–1780","source":"Google Scholar","title":"Psychophysical measures of visual acuity in autism spectrum conditions","volume":"51","author":[{"family":"Tavassoli","given":"Teresa"},{"family":"Latham","given":"Keziah"},{"family":"Bach","given":"Michael"},{"family":"Dakin","given":"Steven C."},{"family":"Baron-Cohen","given":"Simon"}],"issued":{"date-parts":[["2011"]]}}},{"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5039,"uris":["http://zotero.org/users/3718395/items/FCL6HQQP"],"uri":["http://zotero.org/users/3718395/items/FCL6HQQP"],"itemData":{"id":5039,"type":"article-journal","container-title":"Brain","issue":"10","note":"publisher: Oxford University Press","page":"2430–2441","source":"Google Scholar","title":"Enhanced and diminished visuo-spatial information processing in autism depends on stimulus complexity","volume":"128","author":[{"family":"Bertone","given":"Armando"},{"family":"Mottron","given":"Laurent"},{"family":"Jelenic","given":"Patricia"},{"family":"Faubert","given":"Jocelyn"}],"issued":{"date-parts":[["2005"]]}}}],"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16,20–23</w:t>
      </w:r>
      <w:r w:rsidR="007815CF" w:rsidRPr="00A04A57">
        <w:rPr>
          <w:rFonts w:ascii="Times New Roman" w:hAnsi="Times New Roman" w:cs="Times New Roman"/>
          <w:color w:val="010101"/>
          <w:sz w:val="24"/>
          <w:szCs w:val="24"/>
          <w:shd w:val="clear" w:color="auto" w:fill="FFFFFF"/>
          <w:lang w:val="en-GB"/>
        </w:rPr>
        <w:fldChar w:fldCharType="end"/>
      </w:r>
      <w:r w:rsidR="007359D2" w:rsidRPr="00A04A57">
        <w:rPr>
          <w:rFonts w:ascii="Times New Roman" w:hAnsi="Times New Roman" w:cs="Times New Roman"/>
          <w:color w:val="010101"/>
          <w:sz w:val="24"/>
          <w:szCs w:val="24"/>
          <w:shd w:val="clear" w:color="auto" w:fill="FFFFFF"/>
          <w:lang w:val="en-GB"/>
        </w:rPr>
        <w:t>,</w:t>
      </w:r>
      <w:bookmarkEnd w:id="4"/>
      <w:r w:rsidR="005B4F6E" w:rsidRPr="00A04A57">
        <w:rPr>
          <w:rFonts w:ascii="Times New Roman" w:hAnsi="Times New Roman" w:cs="Times New Roman"/>
          <w:color w:val="010101"/>
          <w:sz w:val="24"/>
          <w:szCs w:val="24"/>
          <w:shd w:val="clear" w:color="auto" w:fill="FFFFFF"/>
          <w:lang w:val="en-GB"/>
        </w:rPr>
        <w:t xml:space="preserve"> </w:t>
      </w:r>
      <w:bookmarkEnd w:id="5"/>
      <w:r w:rsidR="005B4F6E" w:rsidRPr="00A04A57">
        <w:rPr>
          <w:rFonts w:ascii="Times New Roman" w:hAnsi="Times New Roman" w:cs="Times New Roman"/>
          <w:color w:val="010101"/>
          <w:sz w:val="24"/>
          <w:szCs w:val="24"/>
          <w:shd w:val="clear" w:color="auto" w:fill="FFFFFF"/>
          <w:lang w:val="en-GB"/>
        </w:rPr>
        <w:t xml:space="preserve">detail-focused processing has been associated with ASD </w:t>
      </w:r>
      <w:r w:rsidR="00A4193B" w:rsidRPr="00A04A57">
        <w:rPr>
          <w:rFonts w:ascii="Times New Roman" w:hAnsi="Times New Roman" w:cs="Times New Roman"/>
          <w:color w:val="010101"/>
          <w:sz w:val="24"/>
          <w:szCs w:val="24"/>
          <w:shd w:val="clear" w:color="auto" w:fill="FFFFFF"/>
          <w:lang w:val="en-GB"/>
        </w:rPr>
        <w:t xml:space="preserve">in the context of face </w:t>
      </w:r>
      <w:r w:rsidR="006F0F58" w:rsidRPr="00A04A57">
        <w:rPr>
          <w:rFonts w:ascii="Times New Roman" w:hAnsi="Times New Roman" w:cs="Times New Roman"/>
          <w:color w:val="010101"/>
          <w:sz w:val="24"/>
          <w:szCs w:val="24"/>
          <w:shd w:val="clear" w:color="auto" w:fill="FFFFFF"/>
          <w:lang w:val="en-GB"/>
        </w:rPr>
        <w:t xml:space="preserve">and object </w:t>
      </w:r>
      <w:r w:rsidR="00A4193B" w:rsidRPr="00A04A57">
        <w:rPr>
          <w:rFonts w:ascii="Times New Roman" w:hAnsi="Times New Roman" w:cs="Times New Roman"/>
          <w:color w:val="010101"/>
          <w:sz w:val="24"/>
          <w:szCs w:val="24"/>
          <w:shd w:val="clear" w:color="auto" w:fill="FFFFFF"/>
          <w:lang w:val="en-GB"/>
        </w:rPr>
        <w:t>perception</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{"citationID":"iEYxRKIK","properties":{"formattedCitation":"\\super 20,22,24\\nosupersub{}","plainCitation":"20,22,24","noteIndex":0},"citationItems":[{"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20,22,24</w:t>
      </w:r>
      <w:r w:rsidR="00CD3E70"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In addition, </w:t>
      </w:r>
      <w:r w:rsidR="005713B1" w:rsidRPr="00A04A57">
        <w:rPr>
          <w:rFonts w:ascii="Times New Roman" w:hAnsi="Times New Roman" w:cs="Times New Roman"/>
          <w:color w:val="010101"/>
          <w:sz w:val="24"/>
          <w:szCs w:val="24"/>
          <w:shd w:val="clear" w:color="auto" w:fill="FFFFFF"/>
          <w:lang w:val="en-GB"/>
        </w:rPr>
        <w:t xml:space="preserve">mixed evidence has been provided for </w:t>
      </w:r>
      <w:r w:rsidR="002F3E2D" w:rsidRPr="00A04A57">
        <w:rPr>
          <w:rFonts w:ascii="Times New Roman" w:hAnsi="Times New Roman" w:cs="Times New Roman"/>
          <w:color w:val="010101"/>
          <w:sz w:val="24"/>
          <w:szCs w:val="24"/>
          <w:shd w:val="clear" w:color="auto" w:fill="FFFFFF"/>
          <w:lang w:val="en-GB"/>
        </w:rPr>
        <w:t xml:space="preserve">ASD </w:t>
      </w:r>
      <w:r w:rsidR="005713B1" w:rsidRPr="00A04A57">
        <w:rPr>
          <w:rFonts w:ascii="Times New Roman" w:hAnsi="Times New Roman" w:cs="Times New Roman"/>
          <w:color w:val="010101"/>
          <w:sz w:val="24"/>
          <w:szCs w:val="24"/>
          <w:shd w:val="clear" w:color="auto" w:fill="FFFFFF"/>
          <w:lang w:val="en-GB"/>
        </w:rPr>
        <w:t>being</w:t>
      </w:r>
      <w:r w:rsidR="002F3E2D" w:rsidRPr="00A04A57">
        <w:rPr>
          <w:rFonts w:ascii="Times New Roman" w:hAnsi="Times New Roman" w:cs="Times New Roman"/>
          <w:color w:val="010101"/>
          <w:sz w:val="24"/>
          <w:szCs w:val="24"/>
          <w:shd w:val="clear" w:color="auto" w:fill="FFFFFF"/>
          <w:lang w:val="en-GB"/>
        </w:rPr>
        <w:t xml:space="preserve"> related to enhanced sensitivity to high vs</w:t>
      </w:r>
      <w:r w:rsidR="00E76EB9"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low spatial frequency grating stimuli</w:t>
      </w:r>
      <w:r w:rsidR="00E3314E" w:rsidRPr="00A04A57">
        <w:rPr>
          <w:rFonts w:ascii="Times New Roman" w:hAnsi="Times New Roman" w:cs="Times New Roman"/>
          <w:color w:val="010101"/>
          <w:sz w:val="24"/>
          <w:szCs w:val="24"/>
          <w:shd w:val="clear" w:color="auto" w:fill="FFFFFF"/>
          <w:lang w:val="en-GB"/>
        </w:rPr>
        <w:t>, as e</w:t>
      </w:r>
      <w:r w:rsidR="002F3E2D" w:rsidRPr="00A04A57">
        <w:rPr>
          <w:rFonts w:ascii="Times New Roman" w:hAnsi="Times New Roman" w:cs="Times New Roman"/>
          <w:color w:val="010101"/>
          <w:sz w:val="24"/>
          <w:szCs w:val="24"/>
          <w:shd w:val="clear" w:color="auto" w:fill="FFFFFF"/>
          <w:lang w:val="en-GB"/>
        </w:rPr>
        <w:t>arlier studies f</w:t>
      </w:r>
      <w:r w:rsidR="00E3314E" w:rsidRPr="00A04A57">
        <w:rPr>
          <w:rFonts w:ascii="Times New Roman" w:hAnsi="Times New Roman" w:cs="Times New Roman"/>
          <w:color w:val="010101"/>
          <w:sz w:val="24"/>
          <w:szCs w:val="24"/>
          <w:shd w:val="clear" w:color="auto" w:fill="FFFFFF"/>
          <w:lang w:val="en-GB"/>
        </w:rPr>
        <w:t xml:space="preserve">ound </w:t>
      </w:r>
      <w:r w:rsidR="002F3E2D" w:rsidRPr="00A04A57">
        <w:rPr>
          <w:rFonts w:ascii="Times New Roman" w:hAnsi="Times New Roman" w:cs="Times New Roman"/>
          <w:color w:val="010101"/>
          <w:sz w:val="24"/>
          <w:szCs w:val="24"/>
          <w:shd w:val="clear" w:color="auto" w:fill="FFFFFF"/>
          <w:lang w:val="en-GB"/>
        </w:rPr>
        <w:t>no such relationship</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{"citationID":"Gq9lUBWk","properties":{"formattedCitation":"\\super 25,26\\nosupersub{}","plainCitation":"25,26","noteIndex":0},"citationItems":[{"id":4704,"uris":["http://zotero.org/users/3718395/items/DIBSDI5I"],"uri":["http://zotero.org/users/3718395/items/DIBSDI5I"],"itemData":{"id":4704,"type":"article-journal","abstract":"The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25,26</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while a more recent study by </w:t>
      </w:r>
      <w:proofErr w:type="spellStart"/>
      <w:r w:rsidR="002F3E2D" w:rsidRPr="00A04A57">
        <w:rPr>
          <w:rFonts w:ascii="Times New Roman" w:hAnsi="Times New Roman" w:cs="Times New Roman"/>
          <w:color w:val="010101"/>
          <w:sz w:val="24"/>
          <w:szCs w:val="24"/>
          <w:shd w:val="clear" w:color="auto" w:fill="FFFFFF"/>
          <w:lang w:val="en-GB"/>
        </w:rPr>
        <w:t>Kéïta</w:t>
      </w:r>
      <w:proofErr w:type="spellEnd"/>
      <w:r w:rsidR="002F3E2D" w:rsidRPr="00A04A57">
        <w:rPr>
          <w:rFonts w:ascii="Times New Roman" w:hAnsi="Times New Roman" w:cs="Times New Roman"/>
          <w:color w:val="010101"/>
          <w:sz w:val="24"/>
          <w:szCs w:val="24"/>
          <w:shd w:val="clear" w:color="auto" w:fill="FFFFFF"/>
          <w:lang w:val="en-GB"/>
        </w:rPr>
        <w:t xml:space="preserve"> and colleagues</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{"citationID":"naCfcHvX","properties":{"formattedCitation":"\\super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t>
      </w:r>
      <w:r w:rsidR="00E3314E" w:rsidRPr="00A04A57">
        <w:rPr>
          <w:rFonts w:ascii="Times New Roman" w:hAnsi="Times New Roman" w:cs="Times New Roman"/>
          <w:color w:val="010101"/>
          <w:sz w:val="24"/>
          <w:szCs w:val="24"/>
          <w:shd w:val="clear" w:color="auto" w:fill="FFFFFF"/>
          <w:lang w:val="en-GB"/>
        </w:rPr>
        <w:t xml:space="preserve">did find a relationship between ASD and </w:t>
      </w:r>
      <w:r w:rsidR="002F3E2D" w:rsidRPr="00A04A57">
        <w:rPr>
          <w:rFonts w:ascii="Times New Roman" w:hAnsi="Times New Roman" w:cs="Times New Roman"/>
          <w:color w:val="010101"/>
          <w:sz w:val="24"/>
          <w:szCs w:val="24"/>
          <w:shd w:val="clear" w:color="auto" w:fill="FFFFFF"/>
          <w:lang w:val="en-GB"/>
        </w:rPr>
        <w:t>enhanced sensitivity for high-spatial frequency grating</w:t>
      </w:r>
      <w:r w:rsidR="002F4209" w:rsidRPr="00A04A57">
        <w:rPr>
          <w:rFonts w:ascii="Times New Roman" w:hAnsi="Times New Roman" w:cs="Times New Roman"/>
          <w:color w:val="010101"/>
          <w:sz w:val="24"/>
          <w:szCs w:val="24"/>
          <w:shd w:val="clear" w:color="auto" w:fill="FFFFFF"/>
          <w:lang w:val="en-GB"/>
        </w:rPr>
        <w:t xml:space="preserve"> stimuli</w:t>
      </w:r>
      <w:r w:rsidR="00E3314E"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w:t>
      </w:r>
      <w:bookmarkStart w:id="6" w:name="_Hlk39399793"/>
    </w:p>
    <w:p w14:paraId="7CE30DB1" w14:textId="2F25C3EA" w:rsidR="001C2D6C" w:rsidRPr="00A04A57" w:rsidRDefault="005B4F6E" w:rsidP="00A04A57">
      <w:pPr>
        <w:spacing w:line="360" w:lineRule="auto"/>
        <w:ind w:firstLine="720"/>
        <w:jc w:val="both"/>
        <w:rPr>
          <w:rFonts w:ascii="Times New Roman" w:hAnsi="Times New Roman" w:cs="Times New Roman"/>
          <w:sz w:val="24"/>
          <w:szCs w:val="24"/>
          <w:lang w:val="en-GB"/>
        </w:rPr>
      </w:pPr>
      <w:bookmarkStart w:id="7" w:name="_Hlk40443704"/>
      <w:r w:rsidRPr="00A04A57">
        <w:rPr>
          <w:rFonts w:ascii="Times New Roman" w:hAnsi="Times New Roman" w:cs="Times New Roman"/>
          <w:color w:val="010101"/>
          <w:sz w:val="24"/>
          <w:szCs w:val="24"/>
          <w:shd w:val="clear" w:color="auto" w:fill="FFFFFF"/>
          <w:lang w:val="en-GB"/>
        </w:rPr>
        <w:t xml:space="preserve">Given the </w:t>
      </w:r>
      <w:r w:rsidR="008B5217" w:rsidRPr="00A04A57">
        <w:rPr>
          <w:rFonts w:ascii="Times New Roman" w:hAnsi="Times New Roman" w:cs="Times New Roman"/>
          <w:color w:val="010101"/>
          <w:sz w:val="24"/>
          <w:szCs w:val="24"/>
          <w:shd w:val="clear" w:color="auto" w:fill="FFFFFF"/>
          <w:lang w:val="en-GB"/>
        </w:rPr>
        <w:t xml:space="preserve">restricted and </w:t>
      </w:r>
      <w:r w:rsidRPr="00A04A57">
        <w:rPr>
          <w:rFonts w:ascii="Times New Roman" w:hAnsi="Times New Roman" w:cs="Times New Roman"/>
          <w:color w:val="010101"/>
          <w:sz w:val="24"/>
          <w:szCs w:val="24"/>
          <w:shd w:val="clear" w:color="auto" w:fill="FFFFFF"/>
          <w:lang w:val="en-GB"/>
        </w:rPr>
        <w:t xml:space="preserve">mixed </w:t>
      </w:r>
      <w:r w:rsidR="008B5217" w:rsidRPr="00A04A57">
        <w:rPr>
          <w:rFonts w:ascii="Times New Roman" w:hAnsi="Times New Roman" w:cs="Times New Roman"/>
          <w:color w:val="010101"/>
          <w:sz w:val="24"/>
          <w:szCs w:val="24"/>
          <w:shd w:val="clear" w:color="auto" w:fill="FFFFFF"/>
          <w:lang w:val="en-GB"/>
        </w:rPr>
        <w:t xml:space="preserve">nature of the current </w:t>
      </w:r>
      <w:r w:rsidRPr="00A04A57">
        <w:rPr>
          <w:rFonts w:ascii="Times New Roman" w:hAnsi="Times New Roman" w:cs="Times New Roman"/>
          <w:color w:val="010101"/>
          <w:sz w:val="24"/>
          <w:szCs w:val="24"/>
          <w:shd w:val="clear" w:color="auto" w:fill="FFFFFF"/>
          <w:lang w:val="en-GB"/>
        </w:rPr>
        <w:t xml:space="preserve">literature on ASD-related detail-focused processing, further research is needed to resolve whether such a bias </w:t>
      </w:r>
      <w:r w:rsidR="00565733" w:rsidRPr="00A04A57">
        <w:rPr>
          <w:rFonts w:ascii="Times New Roman" w:hAnsi="Times New Roman" w:cs="Times New Roman"/>
          <w:color w:val="010101"/>
          <w:sz w:val="24"/>
          <w:szCs w:val="24"/>
          <w:shd w:val="clear" w:color="auto" w:fill="FFFFFF"/>
          <w:lang w:val="en-GB"/>
        </w:rPr>
        <w:t xml:space="preserve">represents </w:t>
      </w:r>
      <w:r w:rsidR="005713B1" w:rsidRPr="00A04A57">
        <w:rPr>
          <w:rFonts w:ascii="Times New Roman" w:hAnsi="Times New Roman" w:cs="Times New Roman"/>
          <w:color w:val="010101"/>
          <w:sz w:val="24"/>
          <w:szCs w:val="24"/>
          <w:shd w:val="clear" w:color="auto" w:fill="FFFFFF"/>
          <w:lang w:val="en-GB"/>
        </w:rPr>
        <w:t xml:space="preserve">a ubiquitous property of </w:t>
      </w:r>
      <w:r w:rsidR="00565974" w:rsidRPr="00A04A57">
        <w:rPr>
          <w:rFonts w:ascii="Times New Roman" w:hAnsi="Times New Roman" w:cs="Times New Roman"/>
          <w:color w:val="010101"/>
          <w:sz w:val="24"/>
          <w:szCs w:val="24"/>
          <w:shd w:val="clear" w:color="auto" w:fill="FFFFFF"/>
          <w:lang w:val="en-GB"/>
        </w:rPr>
        <w:t xml:space="preserve">natural day-to-day image </w:t>
      </w:r>
      <w:r w:rsidR="008B5217" w:rsidRPr="00A04A57">
        <w:rPr>
          <w:rFonts w:ascii="Times New Roman" w:hAnsi="Times New Roman" w:cs="Times New Roman"/>
          <w:color w:val="010101"/>
          <w:sz w:val="24"/>
          <w:szCs w:val="24"/>
          <w:shd w:val="clear" w:color="auto" w:fill="FFFFFF"/>
          <w:lang w:val="en-GB"/>
        </w:rPr>
        <w:t>perception in individuals with ASD</w:t>
      </w:r>
      <w:r w:rsidR="005713B1" w:rsidRPr="00A04A57">
        <w:rPr>
          <w:rFonts w:ascii="Times New Roman" w:hAnsi="Times New Roman" w:cs="Times New Roman"/>
          <w:color w:val="010101"/>
          <w:sz w:val="24"/>
          <w:szCs w:val="24"/>
          <w:shd w:val="clear" w:color="auto" w:fill="FFFFFF"/>
          <w:lang w:val="en-GB"/>
        </w:rPr>
        <w:t>.</w:t>
      </w:r>
      <w:bookmarkEnd w:id="6"/>
      <w:r w:rsidR="005713B1" w:rsidRPr="00A04A57">
        <w:rPr>
          <w:rFonts w:ascii="Times New Roman" w:hAnsi="Times New Roman" w:cs="Times New Roman"/>
          <w:color w:val="010101"/>
          <w:sz w:val="24"/>
          <w:szCs w:val="24"/>
          <w:shd w:val="clear" w:color="auto" w:fill="FFFFFF"/>
          <w:lang w:val="en-GB"/>
        </w:rPr>
        <w:t xml:space="preserve"> </w:t>
      </w:r>
      <w:bookmarkEnd w:id="7"/>
      <w:r w:rsidR="00565733" w:rsidRPr="00A04A57">
        <w:rPr>
          <w:rFonts w:ascii="Times New Roman" w:hAnsi="Times New Roman" w:cs="Times New Roman"/>
          <w:color w:val="010101"/>
          <w:sz w:val="24"/>
          <w:szCs w:val="24"/>
          <w:shd w:val="clear" w:color="auto" w:fill="FFFFFF"/>
          <w:lang w:val="en-GB"/>
        </w:rPr>
        <w:t>T</w:t>
      </w:r>
      <w:r w:rsidR="008B5217" w:rsidRPr="00A04A57">
        <w:rPr>
          <w:rFonts w:ascii="Times New Roman" w:hAnsi="Times New Roman" w:cs="Times New Roman"/>
          <w:color w:val="010101"/>
          <w:sz w:val="24"/>
          <w:szCs w:val="24"/>
          <w:shd w:val="clear" w:color="auto" w:fill="FFFFFF"/>
          <w:lang w:val="en-GB"/>
        </w:rPr>
        <w:t xml:space="preserve">herefore, </w:t>
      </w:r>
      <w:r w:rsidR="00565733" w:rsidRPr="00A04A57">
        <w:rPr>
          <w:rFonts w:ascii="Times New Roman" w:hAnsi="Times New Roman" w:cs="Times New Roman"/>
          <w:color w:val="010101"/>
          <w:sz w:val="24"/>
          <w:szCs w:val="24"/>
          <w:shd w:val="clear" w:color="auto" w:fill="FFFFFF"/>
          <w:lang w:val="en-GB"/>
        </w:rPr>
        <w:t>w</w:t>
      </w:r>
      <w:r w:rsidR="00891C2D" w:rsidRPr="00A04A57">
        <w:rPr>
          <w:rFonts w:ascii="Times New Roman" w:hAnsi="Times New Roman" w:cs="Times New Roman"/>
          <w:color w:val="010101"/>
          <w:sz w:val="24"/>
          <w:szCs w:val="24"/>
          <w:shd w:val="clear" w:color="auto" w:fill="FFFFFF"/>
          <w:lang w:val="en-GB"/>
        </w:rPr>
        <w:t xml:space="preserve">e </w:t>
      </w:r>
      <w:r w:rsidR="008B5217" w:rsidRPr="00A04A57">
        <w:rPr>
          <w:rFonts w:ascii="Times New Roman" w:hAnsi="Times New Roman" w:cs="Times New Roman"/>
          <w:color w:val="010101"/>
          <w:sz w:val="24"/>
          <w:szCs w:val="24"/>
          <w:shd w:val="clear" w:color="auto" w:fill="FFFFFF"/>
          <w:lang w:val="en-GB"/>
        </w:rPr>
        <w:t xml:space="preserve">here </w:t>
      </w:r>
      <w:r w:rsidR="00891C2D" w:rsidRPr="00A04A57">
        <w:rPr>
          <w:rFonts w:ascii="Times New Roman" w:hAnsi="Times New Roman" w:cs="Times New Roman"/>
          <w:color w:val="010101"/>
          <w:sz w:val="24"/>
          <w:szCs w:val="24"/>
          <w:shd w:val="clear" w:color="auto" w:fill="FFFFFF"/>
          <w:lang w:val="en-GB"/>
        </w:rPr>
        <w:t xml:space="preserve">use </w:t>
      </w:r>
      <w:r w:rsidR="00386C54" w:rsidRPr="00A04A57">
        <w:rPr>
          <w:rFonts w:ascii="Times New Roman" w:hAnsi="Times New Roman" w:cs="Times New Roman"/>
          <w:color w:val="010101"/>
          <w:sz w:val="24"/>
          <w:szCs w:val="24"/>
          <w:shd w:val="clear" w:color="auto" w:fill="FFFFFF"/>
          <w:lang w:val="en-GB"/>
        </w:rPr>
        <w:t>a</w:t>
      </w:r>
      <w:r w:rsidR="00BF5A92" w:rsidRPr="00A04A57">
        <w:rPr>
          <w:rFonts w:ascii="Times New Roman" w:hAnsi="Times New Roman" w:cs="Times New Roman"/>
          <w:color w:val="010101"/>
          <w:sz w:val="24"/>
          <w:szCs w:val="24"/>
          <w:shd w:val="clear" w:color="auto" w:fill="FFFFFF"/>
          <w:lang w:val="en-GB"/>
        </w:rPr>
        <w:t xml:space="preserve"> </w:t>
      </w:r>
      <w:r w:rsidR="00951CC0" w:rsidRPr="00A04A57">
        <w:rPr>
          <w:rFonts w:ascii="Times New Roman" w:hAnsi="Times New Roman" w:cs="Times New Roman"/>
          <w:color w:val="010101"/>
          <w:sz w:val="24"/>
          <w:szCs w:val="24"/>
          <w:shd w:val="clear" w:color="auto" w:fill="FFFFFF"/>
          <w:lang w:val="en-GB"/>
        </w:rPr>
        <w:t xml:space="preserve">new </w:t>
      </w:r>
      <w:r w:rsidR="00BF5A92" w:rsidRPr="00A04A57">
        <w:rPr>
          <w:rFonts w:ascii="Times New Roman" w:hAnsi="Times New Roman" w:cs="Times New Roman"/>
          <w:color w:val="010101"/>
          <w:sz w:val="24"/>
          <w:szCs w:val="24"/>
          <w:shd w:val="clear" w:color="auto" w:fill="FFFFFF"/>
          <w:lang w:val="en-GB"/>
        </w:rPr>
        <w:t>reverse-correlation based ‘</w:t>
      </w:r>
      <w:r w:rsidR="005713B1" w:rsidRPr="00A04A57">
        <w:rPr>
          <w:rFonts w:ascii="Times New Roman" w:hAnsi="Times New Roman" w:cs="Times New Roman"/>
          <w:color w:val="010101"/>
          <w:sz w:val="24"/>
          <w:szCs w:val="24"/>
          <w:shd w:val="clear" w:color="auto" w:fill="FFFFFF"/>
          <w:lang w:val="en-GB"/>
        </w:rPr>
        <w:t>f</w:t>
      </w:r>
      <w:r w:rsidR="00BF5A92" w:rsidRPr="00A04A57">
        <w:rPr>
          <w:rFonts w:ascii="Times New Roman" w:hAnsi="Times New Roman" w:cs="Times New Roman"/>
          <w:color w:val="010101"/>
          <w:sz w:val="24"/>
          <w:szCs w:val="24"/>
          <w:shd w:val="clear" w:color="auto" w:fill="FFFFFF"/>
          <w:lang w:val="en-GB"/>
        </w:rPr>
        <w:t>eature diagnosticity mapping’ paradigm</w:t>
      </w:r>
      <w:r w:rsidR="00891C2D" w:rsidRPr="00A04A57">
        <w:rPr>
          <w:rFonts w:ascii="Times New Roman" w:hAnsi="Times New Roman" w:cs="Times New Roman"/>
          <w:color w:val="010101"/>
          <w:sz w:val="24"/>
          <w:szCs w:val="24"/>
          <w:shd w:val="clear" w:color="auto" w:fill="FFFFFF"/>
          <w:lang w:val="en-GB"/>
        </w:rPr>
        <w:t xml:space="preserve"> to determine how the presence of </w:t>
      </w:r>
      <w:r w:rsidR="00051692" w:rsidRPr="00A04A57">
        <w:rPr>
          <w:rFonts w:ascii="Times New Roman" w:hAnsi="Times New Roman" w:cs="Times New Roman"/>
          <w:color w:val="010101"/>
          <w:sz w:val="24"/>
          <w:szCs w:val="24"/>
          <w:shd w:val="clear" w:color="auto" w:fill="FFFFFF"/>
          <w:lang w:val="en-GB"/>
        </w:rPr>
        <w:t>autistic</w:t>
      </w:r>
      <w:r w:rsidR="00891C2D" w:rsidRPr="00A04A57">
        <w:rPr>
          <w:rFonts w:ascii="Times New Roman" w:hAnsi="Times New Roman" w:cs="Times New Roman"/>
          <w:color w:val="010101"/>
          <w:sz w:val="24"/>
          <w:szCs w:val="24"/>
          <w:shd w:val="clear" w:color="auto" w:fill="FFFFFF"/>
          <w:lang w:val="en-GB"/>
        </w:rPr>
        <w:t xml:space="preserve"> traits affect</w:t>
      </w:r>
      <w:r w:rsidR="00565733" w:rsidRPr="00A04A57">
        <w:rPr>
          <w:rFonts w:ascii="Times New Roman" w:hAnsi="Times New Roman" w:cs="Times New Roman"/>
          <w:color w:val="010101"/>
          <w:sz w:val="24"/>
          <w:szCs w:val="24"/>
          <w:shd w:val="clear" w:color="auto" w:fill="FFFFFF"/>
          <w:lang w:val="en-GB"/>
        </w:rPr>
        <w:t>s</w:t>
      </w:r>
      <w:r w:rsidR="00891C2D"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 xml:space="preserve">the relative contribution of low-level </w:t>
      </w:r>
      <w:r w:rsidR="00F70F7D" w:rsidRPr="00A04A57">
        <w:rPr>
          <w:rFonts w:ascii="Times New Roman" w:hAnsi="Times New Roman" w:cs="Times New Roman"/>
          <w:color w:val="010101"/>
          <w:sz w:val="24"/>
          <w:szCs w:val="24"/>
          <w:shd w:val="clear" w:color="auto" w:fill="FFFFFF"/>
          <w:lang w:val="en-GB"/>
        </w:rPr>
        <w:t xml:space="preserve">visual features </w:t>
      </w:r>
      <w:r w:rsidR="00BF5A92" w:rsidRPr="00A04A57">
        <w:rPr>
          <w:rFonts w:ascii="Times New Roman" w:hAnsi="Times New Roman" w:cs="Times New Roman"/>
          <w:color w:val="010101"/>
          <w:sz w:val="24"/>
          <w:szCs w:val="24"/>
          <w:shd w:val="clear" w:color="auto" w:fill="FFFFFF"/>
          <w:lang w:val="en-GB"/>
        </w:rPr>
        <w:t>to</w:t>
      </w:r>
      <w:r w:rsidR="00F70F7D" w:rsidRPr="00A04A57">
        <w:rPr>
          <w:rFonts w:ascii="Times New Roman" w:hAnsi="Times New Roman" w:cs="Times New Roman"/>
          <w:color w:val="010101"/>
          <w:sz w:val="24"/>
          <w:szCs w:val="24"/>
          <w:shd w:val="clear" w:color="auto" w:fill="FFFFFF"/>
          <w:lang w:val="en-GB"/>
        </w:rPr>
        <w:t xml:space="preserve"> natural </w:t>
      </w:r>
      <w:r w:rsidR="00BF5A92" w:rsidRPr="00A04A57">
        <w:rPr>
          <w:rFonts w:ascii="Times New Roman" w:hAnsi="Times New Roman" w:cs="Times New Roman"/>
          <w:color w:val="010101"/>
          <w:sz w:val="24"/>
          <w:szCs w:val="24"/>
          <w:shd w:val="clear" w:color="auto" w:fill="FFFFFF"/>
          <w:lang w:val="en-GB"/>
        </w:rPr>
        <w:t>image recognition.</w:t>
      </w:r>
      <w:r w:rsidR="008F33AD" w:rsidRPr="00A04A57">
        <w:rPr>
          <w:rFonts w:ascii="Times New Roman" w:hAnsi="Times New Roman" w:cs="Times New Roman"/>
          <w:color w:val="010101"/>
          <w:sz w:val="24"/>
          <w:szCs w:val="24"/>
          <w:shd w:val="clear" w:color="auto" w:fill="FFFFFF"/>
          <w:lang w:val="en-GB"/>
        </w:rPr>
        <w:t xml:space="preserve"> </w:t>
      </w:r>
      <w:r w:rsidR="008B5217" w:rsidRPr="00A04A57">
        <w:rPr>
          <w:rFonts w:ascii="Times New Roman" w:hAnsi="Times New Roman" w:cs="Times New Roman"/>
          <w:color w:val="010101"/>
          <w:sz w:val="24"/>
          <w:szCs w:val="24"/>
          <w:shd w:val="clear" w:color="auto" w:fill="FFFFFF"/>
          <w:lang w:val="en-GB"/>
        </w:rPr>
        <w:t>Specifically, w</w:t>
      </w:r>
      <w:r w:rsidR="00D10943" w:rsidRPr="00A04A57">
        <w:rPr>
          <w:rFonts w:ascii="Times New Roman" w:hAnsi="Times New Roman" w:cs="Times New Roman"/>
          <w:color w:val="010101"/>
          <w:sz w:val="24"/>
          <w:szCs w:val="24"/>
          <w:shd w:val="clear" w:color="auto" w:fill="FFFFFF"/>
          <w:lang w:val="en-GB"/>
        </w:rPr>
        <w:t>e</w:t>
      </w:r>
      <w:r w:rsidR="00E3314E" w:rsidRPr="00A04A57">
        <w:rPr>
          <w:rFonts w:ascii="Times New Roman" w:hAnsi="Times New Roman" w:cs="Times New Roman"/>
          <w:color w:val="010101"/>
          <w:sz w:val="24"/>
          <w:szCs w:val="24"/>
          <w:shd w:val="clear" w:color="auto" w:fill="FFFFFF"/>
          <w:lang w:val="en-GB"/>
        </w:rPr>
        <w:t xml:space="preserve"> used the 50-item Autism Spectrum Quotient (AQ) questionnaire for adults</w:t>
      </w:r>
      <w:r w:rsidR="00E3314E" w:rsidRPr="00A04A57">
        <w:rPr>
          <w:rFonts w:ascii="Times New Roman" w:hAnsi="Times New Roman" w:cs="Times New Roman"/>
          <w:color w:val="010101"/>
          <w:sz w:val="24"/>
          <w:szCs w:val="24"/>
          <w:shd w:val="clear" w:color="auto" w:fill="FFFFFF"/>
          <w:lang w:val="en-GB"/>
        </w:rPr>
        <w:fldChar w:fldCharType="begin"/>
      </w:r>
      <w:r w:rsidR="00E3314E" w:rsidRPr="00A04A57">
        <w:rPr>
          <w:rFonts w:ascii="Times New Roman" w:hAnsi="Times New Roman" w:cs="Times New Roman"/>
          <w:color w:val="010101"/>
          <w:sz w:val="24"/>
          <w:szCs w:val="24"/>
          <w:shd w:val="clear" w:color="auto" w:fill="FFFFFF"/>
          <w:lang w:val="en-GB"/>
        </w:rPr>
        <w:instrText xml:space="preserve"> ADDIN ZOTERO_ITEM CSL_CITATION {"citationID":"gTa6Amdx","properties":{"formattedCitation":"\\super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3314E" w:rsidRPr="00A04A57">
        <w:rPr>
          <w:rFonts w:ascii="Times New Roman" w:hAnsi="Times New Roman" w:cs="Times New Roman"/>
          <w:color w:val="010101"/>
          <w:sz w:val="24"/>
          <w:szCs w:val="24"/>
          <w:shd w:val="clear" w:color="auto" w:fill="FFFFFF"/>
          <w:lang w:val="en-GB"/>
        </w:rPr>
        <w:fldChar w:fldCharType="separate"/>
      </w:r>
      <w:r w:rsidR="00E3314E" w:rsidRPr="00A04A57">
        <w:rPr>
          <w:rFonts w:ascii="Times New Roman" w:hAnsi="Times New Roman" w:cs="Times New Roman"/>
          <w:sz w:val="24"/>
          <w:szCs w:val="24"/>
          <w:vertAlign w:val="superscript"/>
          <w:lang w:val="en-GB"/>
        </w:rPr>
        <w:t>24</w:t>
      </w:r>
      <w:r w:rsidR="00E3314E"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to split our neurotypical participants into a high- and low AQ group and assessed if</w:t>
      </w:r>
      <w:r w:rsidR="00A65065" w:rsidRPr="00A04A57">
        <w:rPr>
          <w:rFonts w:ascii="Times New Roman" w:hAnsi="Times New Roman" w:cs="Times New Roman"/>
          <w:color w:val="010101"/>
          <w:sz w:val="24"/>
          <w:szCs w:val="24"/>
          <w:shd w:val="clear" w:color="auto" w:fill="FFFFFF"/>
          <w:lang w:val="en-GB"/>
        </w:rPr>
        <w:t xml:space="preserve"> image recognition </w:t>
      </w:r>
      <w:r w:rsidR="00E3314E" w:rsidRPr="00A04A57">
        <w:rPr>
          <w:rFonts w:ascii="Times New Roman" w:hAnsi="Times New Roman" w:cs="Times New Roman"/>
          <w:color w:val="010101"/>
          <w:sz w:val="24"/>
          <w:szCs w:val="24"/>
          <w:shd w:val="clear" w:color="auto" w:fill="FFFFFF"/>
          <w:lang w:val="en-GB"/>
        </w:rPr>
        <w:t>depended m</w:t>
      </w:r>
      <w:r w:rsidR="00A65065" w:rsidRPr="00A04A57">
        <w:rPr>
          <w:rFonts w:ascii="Times New Roman" w:hAnsi="Times New Roman" w:cs="Times New Roman"/>
          <w:color w:val="010101"/>
          <w:sz w:val="24"/>
          <w:szCs w:val="24"/>
          <w:shd w:val="clear" w:color="auto" w:fill="FFFFFF"/>
          <w:lang w:val="en-GB"/>
        </w:rPr>
        <w:t xml:space="preserve">ore on high-spatial </w:t>
      </w:r>
      <w:r w:rsidR="005C582A" w:rsidRPr="00A04A57">
        <w:rPr>
          <w:rFonts w:ascii="Times New Roman" w:hAnsi="Times New Roman" w:cs="Times New Roman"/>
          <w:color w:val="010101"/>
          <w:sz w:val="24"/>
          <w:szCs w:val="24"/>
          <w:shd w:val="clear" w:color="auto" w:fill="FFFFFF"/>
          <w:lang w:val="en-GB"/>
        </w:rPr>
        <w:t xml:space="preserve">frequency </w:t>
      </w:r>
      <w:r w:rsidR="00A65065" w:rsidRPr="00A04A57">
        <w:rPr>
          <w:rFonts w:ascii="Times New Roman" w:hAnsi="Times New Roman" w:cs="Times New Roman"/>
          <w:color w:val="010101"/>
          <w:sz w:val="24"/>
          <w:szCs w:val="24"/>
          <w:shd w:val="clear" w:color="auto" w:fill="FFFFFF"/>
          <w:lang w:val="en-GB"/>
        </w:rPr>
        <w:t>stimulus features</w:t>
      </w:r>
      <w:r w:rsidR="00E3314E" w:rsidRPr="00A04A57">
        <w:rPr>
          <w:rFonts w:ascii="Times New Roman" w:hAnsi="Times New Roman" w:cs="Times New Roman"/>
          <w:color w:val="010101"/>
          <w:sz w:val="24"/>
          <w:szCs w:val="24"/>
          <w:shd w:val="clear" w:color="auto" w:fill="FFFFFF"/>
          <w:lang w:val="en-GB"/>
        </w:rPr>
        <w:t xml:space="preserve"> in the high AQ group</w:t>
      </w:r>
      <w:r w:rsidR="00A65065" w:rsidRPr="00A04A57">
        <w:rPr>
          <w:rFonts w:ascii="Times New Roman" w:hAnsi="Times New Roman" w:cs="Times New Roman"/>
          <w:color w:val="010101"/>
          <w:sz w:val="24"/>
          <w:szCs w:val="24"/>
          <w:shd w:val="clear" w:color="auto" w:fill="FFFFFF"/>
          <w:lang w:val="en-GB"/>
        </w:rPr>
        <w:t xml:space="preserve">. This </w:t>
      </w:r>
      <w:r w:rsidR="00EC4D63" w:rsidRPr="00A04A57">
        <w:rPr>
          <w:rFonts w:ascii="Times New Roman" w:hAnsi="Times New Roman" w:cs="Times New Roman"/>
          <w:color w:val="010101"/>
          <w:sz w:val="24"/>
          <w:szCs w:val="24"/>
          <w:shd w:val="clear" w:color="auto" w:fill="FFFFFF"/>
          <w:lang w:val="en-GB"/>
        </w:rPr>
        <w:t xml:space="preserve">approach </w:t>
      </w:r>
      <w:r w:rsidR="008F6AAF" w:rsidRPr="00A04A57">
        <w:rPr>
          <w:rFonts w:ascii="Times New Roman" w:hAnsi="Times New Roman" w:cs="Times New Roman"/>
          <w:color w:val="010101"/>
          <w:sz w:val="24"/>
          <w:szCs w:val="24"/>
          <w:shd w:val="clear" w:color="auto" w:fill="FFFFFF"/>
          <w:lang w:val="en-GB"/>
        </w:rPr>
        <w:t xml:space="preserve">relies on the </w:t>
      </w:r>
      <w:r w:rsidR="00DC5196" w:rsidRPr="00A04A57">
        <w:rPr>
          <w:rFonts w:ascii="Times New Roman" w:hAnsi="Times New Roman" w:cs="Times New Roman"/>
          <w:color w:val="010101"/>
          <w:sz w:val="24"/>
          <w:szCs w:val="24"/>
          <w:shd w:val="clear" w:color="auto" w:fill="FFFFFF"/>
          <w:lang w:val="en-GB"/>
        </w:rPr>
        <w:t xml:space="preserve">notion </w:t>
      </w:r>
      <w:r w:rsidR="00EC4D63" w:rsidRPr="00A04A57">
        <w:rPr>
          <w:rFonts w:ascii="Times New Roman" w:hAnsi="Times New Roman" w:cs="Times New Roman"/>
          <w:color w:val="010101"/>
          <w:sz w:val="24"/>
          <w:szCs w:val="24"/>
          <w:shd w:val="clear" w:color="auto" w:fill="FFFFFF"/>
          <w:lang w:val="en-GB"/>
        </w:rPr>
        <w:t xml:space="preserve">that </w:t>
      </w:r>
      <w:r w:rsidR="008A5101" w:rsidRPr="00A04A57">
        <w:rPr>
          <w:rFonts w:ascii="Times New Roman" w:hAnsi="Times New Roman" w:cs="Times New Roman"/>
          <w:color w:val="010101"/>
          <w:sz w:val="24"/>
          <w:szCs w:val="24"/>
          <w:shd w:val="clear" w:color="auto" w:fill="FFFFFF"/>
          <w:lang w:val="en-GB"/>
        </w:rPr>
        <w:t xml:space="preserve">the comparison </w:t>
      </w:r>
      <w:r w:rsidR="008A5101" w:rsidRPr="00A04A57">
        <w:rPr>
          <w:rFonts w:ascii="Times New Roman" w:hAnsi="Times New Roman" w:cs="Times New Roman"/>
          <w:color w:val="010101"/>
          <w:sz w:val="24"/>
          <w:szCs w:val="24"/>
          <w:shd w:val="clear" w:color="auto" w:fill="FFFFFF"/>
          <w:lang w:val="en-GB"/>
        </w:rPr>
        <w:lastRenderedPageBreak/>
        <w:t>of individuals with many vs</w:t>
      </w:r>
      <w:r w:rsidR="00E76EB9" w:rsidRPr="00A04A57">
        <w:rPr>
          <w:rFonts w:ascii="Times New Roman" w:hAnsi="Times New Roman" w:cs="Times New Roman"/>
          <w:color w:val="010101"/>
          <w:sz w:val="24"/>
          <w:szCs w:val="24"/>
          <w:shd w:val="clear" w:color="auto" w:fill="FFFFFF"/>
          <w:lang w:val="en-GB"/>
        </w:rPr>
        <w:t>.</w:t>
      </w:r>
      <w:r w:rsidR="008A5101" w:rsidRPr="00A04A57">
        <w:rPr>
          <w:rFonts w:ascii="Times New Roman" w:hAnsi="Times New Roman" w:cs="Times New Roman"/>
          <w:color w:val="010101"/>
          <w:sz w:val="24"/>
          <w:szCs w:val="24"/>
          <w:shd w:val="clear" w:color="auto" w:fill="FFFFFF"/>
          <w:lang w:val="en-GB"/>
        </w:rPr>
        <w:t xml:space="preserve"> few </w:t>
      </w:r>
      <w:r w:rsidR="00A65065" w:rsidRPr="00A04A57">
        <w:rPr>
          <w:rFonts w:ascii="Times New Roman" w:hAnsi="Times New Roman" w:cs="Times New Roman"/>
          <w:color w:val="010101"/>
          <w:sz w:val="24"/>
          <w:szCs w:val="24"/>
          <w:shd w:val="clear" w:color="auto" w:fill="FFFFFF"/>
          <w:lang w:val="en-GB"/>
        </w:rPr>
        <w:t>autistic</w:t>
      </w:r>
      <w:r w:rsidR="008A5101" w:rsidRPr="00A04A57">
        <w:rPr>
          <w:rFonts w:ascii="Times New Roman" w:hAnsi="Times New Roman" w:cs="Times New Roman"/>
          <w:color w:val="010101"/>
          <w:sz w:val="24"/>
          <w:szCs w:val="24"/>
          <w:shd w:val="clear" w:color="auto" w:fill="FFFFFF"/>
          <w:lang w:val="en-GB"/>
        </w:rPr>
        <w:t xml:space="preserve"> traits can </w:t>
      </w:r>
      <w:r w:rsidR="00EC4D63" w:rsidRPr="00A04A57">
        <w:rPr>
          <w:rFonts w:ascii="Times New Roman" w:hAnsi="Times New Roman" w:cs="Times New Roman"/>
          <w:color w:val="010101"/>
          <w:sz w:val="24"/>
          <w:szCs w:val="24"/>
          <w:shd w:val="clear" w:color="auto" w:fill="FFFFFF"/>
          <w:lang w:val="en-GB"/>
        </w:rPr>
        <w:t xml:space="preserve">effectively </w:t>
      </w:r>
      <w:r w:rsidR="008A5101" w:rsidRPr="00A04A57">
        <w:rPr>
          <w:rFonts w:ascii="Times New Roman" w:hAnsi="Times New Roman" w:cs="Times New Roman"/>
          <w:color w:val="010101"/>
          <w:sz w:val="24"/>
          <w:szCs w:val="24"/>
          <w:shd w:val="clear" w:color="auto" w:fill="FFFFFF"/>
          <w:lang w:val="en-GB"/>
        </w:rPr>
        <w:t>model dif</w:t>
      </w:r>
      <w:r w:rsidR="00DC5196" w:rsidRPr="00A04A57">
        <w:rPr>
          <w:rFonts w:ascii="Times New Roman" w:hAnsi="Times New Roman" w:cs="Times New Roman"/>
          <w:color w:val="010101"/>
          <w:sz w:val="24"/>
          <w:szCs w:val="24"/>
          <w:shd w:val="clear" w:color="auto" w:fill="FFFFFF"/>
          <w:lang w:val="en-GB"/>
        </w:rPr>
        <w:t>ferences between individuals with and without a clinical ASD diagnosis</w:t>
      </w:r>
      <w:r w:rsidR="0010074A"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{"citationID":"e7JuXPN7","properties":{"formattedCitation":"\\super 4,25\\uc0\\u8211{}27\\nosupersub{}","plainCitation":"4,25–27","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R."}],"issued":{"date-parts":[["2009",9,1]]}}},{"id":4708,"uris":["http://zotero.org/users/3718395/items/CNJZPTX6"],"uri":["http://zotero.org/users/3718395/items/CNJZPTX6"],"itemData":{"id":4708,"type":"article-journal","container-title":"Journal of autism and developmental disorders","issue":"8","page":"968–977","source":"Google Scholar","title":"Are the autism and positive schizotypy spectra diametrically opposed in local versus global processing?","volume":"40","author":[{"family":"Russell-Smith","given":"Suzanna N."},{"family":"Maybery","given":"Murray T."},{"family":"Bayliss","given":"Donna M."}],"issued":{"date-parts":[["2010"]]}}}],"schema":"https://github.com/citation-style-language/schema/raw/master/csl-citation.json"}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4,25–27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sz w:val="24"/>
          <w:szCs w:val="24"/>
          <w:lang w:val="en-GB"/>
        </w:rPr>
        <w:t>.</w:t>
      </w:r>
      <w:r w:rsidR="001C2D6C" w:rsidRPr="00A04A57">
        <w:rPr>
          <w:rFonts w:ascii="Times New Roman" w:hAnsi="Times New Roman" w:cs="Times New Roman"/>
          <w:sz w:val="24"/>
          <w:szCs w:val="24"/>
          <w:lang w:val="en-GB"/>
        </w:rPr>
        <w:t xml:space="preserve"> </w:t>
      </w:r>
      <w:bookmarkStart w:id="8" w:name="_Hlk40444017"/>
      <w:bookmarkStart w:id="9" w:name="_Hlk39495359"/>
      <w:r w:rsidR="00F87FF0">
        <w:rPr>
          <w:rFonts w:ascii="Times New Roman" w:hAnsi="Times New Roman" w:cs="Times New Roman"/>
          <w:sz w:val="24"/>
          <w:szCs w:val="24"/>
        </w:rPr>
        <w:t>In addition to testing for a relationship between ASD and detail-based image recognition, this approach is also used to test if previous reports of reduced gaze duration towards eyes</w:t>
      </w:r>
      <w:r w:rsidR="00F87FF0">
        <w:fldChar w:fldCharType="begin"/>
      </w:r>
      <w:r w:rsidR="00F87FF0">
        <w:rPr>
          <w:rFonts w:ascii="Times New Roman" w:hAnsi="Times New Roman" w:cs="Times New Roman"/>
          <w:sz w:val="24"/>
          <w:szCs w:val="24"/>
        </w:rPr>
        <w:instrText>ADDIN ZOTERO_ITEM CSL_CITATION {"citationID":"MIuUjVLo","properties":{"formattedCitation":"\\super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28–30</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and increased gaze durations for the central area of images</w:t>
      </w:r>
      <w:r w:rsidR="00F87FF0">
        <w:fldChar w:fldCharType="begin"/>
      </w:r>
      <w:r w:rsidR="00F87FF0">
        <w:rPr>
          <w:rFonts w:ascii="Times New Roman" w:hAnsi="Times New Roman" w:cs="Times New Roman"/>
          <w:sz w:val="24"/>
          <w:szCs w:val="24"/>
        </w:rPr>
        <w:instrText>ADDIN ZOTERO_ITEM CSL_CITATION {"citationID":"agIprB4g","properties":{"formattedCitation":"\\super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31</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can be related to image recognition, with individuals with ASD relying more on these aspects of images.</w:t>
      </w:r>
      <w:bookmarkEnd w:id="8"/>
    </w:p>
    <w:bookmarkEnd w:id="9"/>
    <w:p w14:paraId="2FD98750" w14:textId="51BC78A2"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Results</w:t>
      </w:r>
    </w:p>
    <w:p w14:paraId="08B5DF68" w14:textId="009D9248" w:rsidR="00200227" w:rsidRPr="00A04A57" w:rsidRDefault="006020D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We developed a </w:t>
      </w:r>
      <w:r w:rsidR="00880973" w:rsidRPr="00A04A57">
        <w:rPr>
          <w:rFonts w:ascii="Times New Roman" w:hAnsi="Times New Roman" w:cs="Times New Roman"/>
          <w:sz w:val="24"/>
          <w:szCs w:val="24"/>
          <w:lang w:val="en-GB"/>
        </w:rPr>
        <w:t xml:space="preserve">new </w:t>
      </w:r>
      <w:r w:rsidR="009C25CE" w:rsidRPr="00A04A57">
        <w:rPr>
          <w:rFonts w:ascii="Times New Roman" w:hAnsi="Times New Roman" w:cs="Times New Roman"/>
          <w:sz w:val="24"/>
          <w:szCs w:val="24"/>
          <w:lang w:val="en-GB"/>
        </w:rPr>
        <w:t xml:space="preserve">experimental paradigm </w:t>
      </w:r>
      <w:r w:rsidR="00D34126" w:rsidRPr="00A04A57">
        <w:rPr>
          <w:rFonts w:ascii="Times New Roman" w:hAnsi="Times New Roman" w:cs="Times New Roman"/>
          <w:sz w:val="24"/>
          <w:szCs w:val="24"/>
          <w:lang w:val="en-GB"/>
        </w:rPr>
        <w:t xml:space="preserve">to measure </w:t>
      </w:r>
      <w:r w:rsidR="00913D0C" w:rsidRPr="00A04A57">
        <w:rPr>
          <w:rFonts w:ascii="Times New Roman" w:hAnsi="Times New Roman" w:cs="Times New Roman"/>
          <w:sz w:val="24"/>
          <w:szCs w:val="24"/>
          <w:lang w:val="en-GB"/>
        </w:rPr>
        <w:t xml:space="preserve">the relative contribution of </w:t>
      </w:r>
      <w:r w:rsidR="00AA6669" w:rsidRPr="00A04A57">
        <w:rPr>
          <w:rFonts w:ascii="Times New Roman" w:hAnsi="Times New Roman" w:cs="Times New Roman"/>
          <w:sz w:val="24"/>
          <w:szCs w:val="24"/>
          <w:lang w:val="en-GB"/>
        </w:rPr>
        <w:t>low</w:t>
      </w:r>
      <w:r w:rsidR="004170A6" w:rsidRPr="00A04A57">
        <w:rPr>
          <w:rFonts w:ascii="Times New Roman" w:hAnsi="Times New Roman" w:cs="Times New Roman"/>
          <w:sz w:val="24"/>
          <w:szCs w:val="24"/>
          <w:lang w:val="en-GB"/>
        </w:rPr>
        <w:t>-</w:t>
      </w:r>
      <w:r w:rsidR="00AA6669" w:rsidRPr="00A04A57">
        <w:rPr>
          <w:rFonts w:ascii="Times New Roman" w:hAnsi="Times New Roman" w:cs="Times New Roman"/>
          <w:sz w:val="24"/>
          <w:szCs w:val="24"/>
          <w:lang w:val="en-GB"/>
        </w:rPr>
        <w:t xml:space="preserve">level </w:t>
      </w:r>
      <w:r w:rsidR="001D5E0A" w:rsidRPr="00A04A57">
        <w:rPr>
          <w:rFonts w:ascii="Times New Roman" w:hAnsi="Times New Roman" w:cs="Times New Roman"/>
          <w:sz w:val="24"/>
          <w:szCs w:val="24"/>
          <w:lang w:val="en-GB"/>
        </w:rPr>
        <w:t xml:space="preserve">image </w:t>
      </w:r>
      <w:r w:rsidR="00AA6669" w:rsidRPr="00A04A57">
        <w:rPr>
          <w:rFonts w:ascii="Times New Roman" w:hAnsi="Times New Roman" w:cs="Times New Roman"/>
          <w:sz w:val="24"/>
          <w:szCs w:val="24"/>
          <w:lang w:val="en-GB"/>
        </w:rPr>
        <w:t>features</w:t>
      </w:r>
      <w:r w:rsidR="00913D0C" w:rsidRPr="00A04A57">
        <w:rPr>
          <w:rFonts w:ascii="Times New Roman" w:hAnsi="Times New Roman" w:cs="Times New Roman"/>
          <w:sz w:val="24"/>
          <w:szCs w:val="24"/>
          <w:lang w:val="en-GB"/>
        </w:rPr>
        <w:t xml:space="preserve"> </w:t>
      </w:r>
      <w:r w:rsidR="001D5E0A" w:rsidRPr="00A04A57">
        <w:rPr>
          <w:rFonts w:ascii="Times New Roman" w:hAnsi="Times New Roman" w:cs="Times New Roman"/>
          <w:sz w:val="24"/>
          <w:szCs w:val="24"/>
          <w:lang w:val="en-GB"/>
        </w:rPr>
        <w:t xml:space="preserve">to </w:t>
      </w:r>
      <w:r w:rsidR="00D34126" w:rsidRPr="00A04A57">
        <w:rPr>
          <w:rFonts w:ascii="Times New Roman" w:hAnsi="Times New Roman" w:cs="Times New Roman"/>
          <w:sz w:val="24"/>
          <w:szCs w:val="24"/>
          <w:lang w:val="en-GB"/>
        </w:rPr>
        <w:t xml:space="preserve">image </w:t>
      </w:r>
      <w:r w:rsidR="001D5E0A" w:rsidRPr="00A04A57">
        <w:rPr>
          <w:rFonts w:ascii="Times New Roman" w:hAnsi="Times New Roman" w:cs="Times New Roman"/>
          <w:sz w:val="24"/>
          <w:szCs w:val="24"/>
          <w:lang w:val="en-GB"/>
        </w:rPr>
        <w:t>recognition</w:t>
      </w:r>
      <w:r w:rsidR="00991416" w:rsidRPr="00A04A57">
        <w:rPr>
          <w:rFonts w:ascii="Times New Roman" w:hAnsi="Times New Roman" w:cs="Times New Roman"/>
          <w:sz w:val="24"/>
          <w:szCs w:val="24"/>
          <w:lang w:val="en-GB"/>
        </w:rPr>
        <w:t xml:space="preserve">, </w:t>
      </w:r>
      <w:r w:rsidR="009C25CE" w:rsidRPr="00A04A57">
        <w:rPr>
          <w:rFonts w:ascii="Times New Roman" w:hAnsi="Times New Roman" w:cs="Times New Roman"/>
          <w:sz w:val="24"/>
          <w:szCs w:val="24"/>
          <w:lang w:val="en-GB"/>
        </w:rPr>
        <w:t>using a technique similar to reverse correlation</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{"citationID":"2qEHKloP","properties":{"formattedCitation":"\\super 32,33\\nosupersub{}","plainCitation":"32,33","noteIndex":0},"citationItems":[{"id":4710,"uris":["http://zotero.org/users/3718395/items/UU8J8XHK"],"uri":["http://zotero.org/users/3718395/items/UU8J8XHK"],"itemData":{"id":4710,"type":"article-journal","abstract":"Everyday,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used.","container-title":"Vision Research","DOI":"10.1016/S0042-6989(01)00097-9","ISSN":"0042-6989","issue":"17","journalAbbreviation":"Vision Research","language":"en","page":"2261-2271","source":"ScienceDirect","title":"Bubbles: a technique to reveal the use of information in recognition tasks","title-short":"Bubbles","volume":"41","author":[{"family":"Gosselin","given":"Frédéric"},{"family":"Schyns","given":"Philippe G."}],"issued":{"date-parts":[["2001",8,1]]}}},{"id":4715,"uris":["http://zotero.org/users/3718395/items/Q34Q27JQ"],"uri":["http://zotero.org/users/3718395/items/Q34Q27JQ"],"itemData":{"id":4715,"type":"article-journal","abstract":"Single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1965).","container-title":"Quarterly Reviews of Biophysics","DOI":"10.1017/S0033583500005126","ISSN":"1469-8994, 0033-5835","issue":"3","language":"en","page":"341-414","source":"Cambridge Core","title":"Reverse-correlation methods in auditory research","volume":"16","author":[{"family":"Eggermont","given":"J. J."},{"family":"Johannesma","given":"P. I. M."},{"family":"Aertsen","given":"A. M. H. J."}],"issued":{"date-parts":[["1983",8]]}}}],"schema":"https://github.com/citation-style-language/schema/raw/master/csl-citation.json"}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32,33</w:t>
      </w:r>
      <w:r w:rsidR="00064B21" w:rsidRPr="00A04A57">
        <w:rPr>
          <w:rFonts w:ascii="Times New Roman" w:hAnsi="Times New Roman" w:cs="Times New Roman"/>
          <w:sz w:val="24"/>
          <w:szCs w:val="24"/>
          <w:lang w:val="en-GB"/>
        </w:rPr>
        <w:fldChar w:fldCharType="end"/>
      </w:r>
      <w:r w:rsidR="00AA6669" w:rsidRPr="00A04A57">
        <w:rPr>
          <w:rFonts w:ascii="Times New Roman" w:hAnsi="Times New Roman" w:cs="Times New Roman"/>
          <w:sz w:val="24"/>
          <w:szCs w:val="24"/>
          <w:lang w:val="en-GB"/>
        </w:rPr>
        <w:t>.</w:t>
      </w:r>
      <w:r w:rsidR="00D86035" w:rsidRPr="00A04A57">
        <w:rPr>
          <w:rFonts w:ascii="Times New Roman" w:hAnsi="Times New Roman" w:cs="Times New Roman"/>
          <w:sz w:val="24"/>
          <w:szCs w:val="24"/>
          <w:lang w:val="en-GB"/>
        </w:rPr>
        <w:t xml:space="preserve"> </w:t>
      </w:r>
      <w:r w:rsidR="00BD28D3" w:rsidRPr="00A04A57">
        <w:rPr>
          <w:rFonts w:ascii="Times New Roman" w:hAnsi="Times New Roman" w:cs="Times New Roman"/>
          <w:sz w:val="24"/>
          <w:szCs w:val="24"/>
          <w:lang w:val="en-GB"/>
        </w:rPr>
        <w:t>Du</w:t>
      </w:r>
      <w:r w:rsidR="00A144D5" w:rsidRPr="00A04A57">
        <w:rPr>
          <w:rFonts w:ascii="Times New Roman" w:hAnsi="Times New Roman" w:cs="Times New Roman"/>
          <w:sz w:val="24"/>
          <w:szCs w:val="24"/>
          <w:lang w:val="en-GB"/>
        </w:rPr>
        <w:t xml:space="preserve">ring the </w:t>
      </w:r>
      <w:r w:rsidR="002C0D8C" w:rsidRPr="00A04A57">
        <w:rPr>
          <w:rFonts w:ascii="Times New Roman" w:hAnsi="Times New Roman" w:cs="Times New Roman"/>
          <w:sz w:val="24"/>
          <w:szCs w:val="24"/>
          <w:lang w:val="en-GB"/>
        </w:rPr>
        <w:t>experiment</w:t>
      </w:r>
      <w:r w:rsidR="00A144D5" w:rsidRPr="00A04A57">
        <w:rPr>
          <w:rFonts w:ascii="Times New Roman" w:hAnsi="Times New Roman" w:cs="Times New Roman"/>
          <w:sz w:val="24"/>
          <w:szCs w:val="24"/>
          <w:lang w:val="en-GB"/>
        </w:rPr>
        <w:t xml:space="preserve">, </w:t>
      </w:r>
      <w:r w:rsidR="008C5C62" w:rsidRPr="00A04A57">
        <w:rPr>
          <w:rFonts w:ascii="Times New Roman" w:hAnsi="Times New Roman" w:cs="Times New Roman"/>
          <w:sz w:val="24"/>
          <w:szCs w:val="24"/>
          <w:lang w:val="en-GB"/>
        </w:rPr>
        <w:t>52</w:t>
      </w:r>
      <w:r w:rsidR="00D31FD0" w:rsidRPr="00A04A57">
        <w:rPr>
          <w:rFonts w:ascii="Times New Roman" w:hAnsi="Times New Roman" w:cs="Times New Roman"/>
          <w:sz w:val="24"/>
          <w:szCs w:val="24"/>
          <w:lang w:val="en-GB"/>
        </w:rPr>
        <w:t xml:space="preserve"> </w:t>
      </w:r>
      <w:r w:rsidR="002C0D8C" w:rsidRPr="00A04A57">
        <w:rPr>
          <w:rFonts w:ascii="Times New Roman" w:hAnsi="Times New Roman" w:cs="Times New Roman"/>
          <w:sz w:val="24"/>
          <w:szCs w:val="24"/>
          <w:lang w:val="en-GB"/>
        </w:rPr>
        <w:t xml:space="preserve">participants </w:t>
      </w:r>
      <w:r w:rsidR="00D31FD0" w:rsidRPr="00A04A57">
        <w:rPr>
          <w:rFonts w:ascii="Times New Roman" w:hAnsi="Times New Roman" w:cs="Times New Roman"/>
          <w:sz w:val="24"/>
          <w:szCs w:val="24"/>
          <w:lang w:val="en-GB"/>
        </w:rPr>
        <w:t>were</w:t>
      </w:r>
      <w:r w:rsidR="002C0D8C" w:rsidRPr="00A04A57">
        <w:rPr>
          <w:rFonts w:ascii="Times New Roman" w:hAnsi="Times New Roman" w:cs="Times New Roman"/>
          <w:sz w:val="24"/>
          <w:szCs w:val="24"/>
          <w:lang w:val="en-GB"/>
        </w:rPr>
        <w:t xml:space="preserve"> presented with </w:t>
      </w:r>
      <w:r w:rsidR="00D31FD0" w:rsidRPr="00A04A57">
        <w:rPr>
          <w:rFonts w:ascii="Times New Roman" w:hAnsi="Times New Roman" w:cs="Times New Roman"/>
          <w:sz w:val="24"/>
          <w:szCs w:val="24"/>
          <w:lang w:val="en-GB"/>
        </w:rPr>
        <w:t>partial reconstruction</w:t>
      </w:r>
      <w:r w:rsidR="00706915" w:rsidRPr="00A04A57">
        <w:rPr>
          <w:rFonts w:ascii="Times New Roman" w:hAnsi="Times New Roman" w:cs="Times New Roman"/>
          <w:sz w:val="24"/>
          <w:szCs w:val="24"/>
          <w:lang w:val="en-GB"/>
        </w:rPr>
        <w:t>s</w:t>
      </w:r>
      <w:r w:rsidR="00D31FD0" w:rsidRPr="00A04A57">
        <w:rPr>
          <w:rFonts w:ascii="Times New Roman" w:hAnsi="Times New Roman" w:cs="Times New Roman"/>
          <w:sz w:val="24"/>
          <w:szCs w:val="24"/>
          <w:lang w:val="en-GB"/>
        </w:rPr>
        <w:t xml:space="preserve"> of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cat and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dog </w:t>
      </w:r>
      <w:r w:rsidR="002C0D8C" w:rsidRPr="00A04A57">
        <w:rPr>
          <w:rFonts w:ascii="Times New Roman" w:hAnsi="Times New Roman" w:cs="Times New Roman"/>
          <w:sz w:val="24"/>
          <w:szCs w:val="24"/>
          <w:lang w:val="en-GB"/>
        </w:rPr>
        <w:t>images</w:t>
      </w:r>
      <w:r w:rsidR="009A52E5" w:rsidRPr="00A04A57">
        <w:rPr>
          <w:rFonts w:ascii="Times New Roman" w:hAnsi="Times New Roman" w:cs="Times New Roman"/>
          <w:sz w:val="24"/>
          <w:szCs w:val="24"/>
          <w:lang w:val="en-GB"/>
        </w:rPr>
        <w:t>.</w:t>
      </w:r>
      <w:r w:rsidR="00C74C15" w:rsidRPr="00A04A57">
        <w:rPr>
          <w:rFonts w:ascii="Times New Roman" w:hAnsi="Times New Roman" w:cs="Times New Roman"/>
          <w:sz w:val="24"/>
          <w:szCs w:val="24"/>
          <w:lang w:val="en-GB"/>
        </w:rPr>
        <w:t xml:space="preserve"> To create these stimuli, we first selected 1000 Gabor wavelets (with varying position, spatial frequency and orientation) which</w:t>
      </w:r>
      <w:r w:rsidR="00203D18" w:rsidRPr="00A04A57">
        <w:rPr>
          <w:rFonts w:ascii="Times New Roman" w:hAnsi="Times New Roman" w:cs="Times New Roman"/>
          <w:sz w:val="24"/>
          <w:szCs w:val="24"/>
          <w:lang w:val="en-GB"/>
        </w:rPr>
        <w:t xml:space="preserve">, when </w:t>
      </w:r>
      <w:r w:rsidR="00C74C15" w:rsidRPr="00A04A57">
        <w:rPr>
          <w:rFonts w:ascii="Times New Roman" w:hAnsi="Times New Roman" w:cs="Times New Roman"/>
          <w:sz w:val="24"/>
          <w:szCs w:val="24"/>
          <w:lang w:val="en-GB"/>
        </w:rPr>
        <w:t>sum</w:t>
      </w:r>
      <w:r w:rsidR="00203D18" w:rsidRPr="00A04A57">
        <w:rPr>
          <w:rFonts w:ascii="Times New Roman" w:hAnsi="Times New Roman" w:cs="Times New Roman"/>
          <w:sz w:val="24"/>
          <w:szCs w:val="24"/>
          <w:lang w:val="en-GB"/>
        </w:rPr>
        <w:t>med,</w:t>
      </w:r>
      <w:r w:rsidR="00C74C15" w:rsidRPr="00A04A57">
        <w:rPr>
          <w:rFonts w:ascii="Times New Roman" w:hAnsi="Times New Roman" w:cs="Times New Roman"/>
          <w:sz w:val="24"/>
          <w:szCs w:val="24"/>
          <w:lang w:val="en-GB"/>
        </w:rPr>
        <w:t xml:space="preserve"> provided a good </w:t>
      </w:r>
      <w:r w:rsidR="00341B44" w:rsidRPr="00A04A57">
        <w:rPr>
          <w:rFonts w:ascii="Times New Roman" w:hAnsi="Times New Roman" w:cs="Times New Roman"/>
          <w:sz w:val="24"/>
          <w:szCs w:val="24"/>
          <w:lang w:val="en-GB"/>
        </w:rPr>
        <w:t>estimat</w:t>
      </w:r>
      <w:r w:rsidR="002B311A" w:rsidRPr="00A04A57">
        <w:rPr>
          <w:rFonts w:ascii="Times New Roman" w:hAnsi="Times New Roman" w:cs="Times New Roman"/>
          <w:sz w:val="24"/>
          <w:szCs w:val="24"/>
          <w:lang w:val="en-GB"/>
        </w:rPr>
        <w:t>e</w:t>
      </w:r>
      <w:r w:rsidR="00C74C15" w:rsidRPr="00A04A57">
        <w:rPr>
          <w:rFonts w:ascii="Times New Roman" w:hAnsi="Times New Roman" w:cs="Times New Roman"/>
          <w:sz w:val="24"/>
          <w:szCs w:val="24"/>
          <w:lang w:val="en-GB"/>
        </w:rPr>
        <w:t xml:space="preserve"> of pixel intensity values of the original cat and dog images</w:t>
      </w:r>
      <w:r w:rsidR="00203D18" w:rsidRPr="00A04A57">
        <w:rPr>
          <w:rFonts w:ascii="Times New Roman" w:hAnsi="Times New Roman" w:cs="Times New Roman"/>
          <w:sz w:val="24"/>
          <w:szCs w:val="24"/>
          <w:lang w:val="en-GB"/>
        </w:rPr>
        <w:t xml:space="preserve"> which one can </w:t>
      </w:r>
      <w:r w:rsidR="00B42811" w:rsidRPr="00A04A57">
        <w:rPr>
          <w:rFonts w:ascii="Times New Roman" w:hAnsi="Times New Roman" w:cs="Times New Roman"/>
          <w:sz w:val="24"/>
          <w:szCs w:val="24"/>
          <w:lang w:val="en-GB"/>
        </w:rPr>
        <w:t xml:space="preserve">easily recognize as a dog or cat image </w:t>
      </w:r>
      <w:r w:rsidR="00203D18" w:rsidRPr="00A04A57">
        <w:rPr>
          <w:rFonts w:ascii="Times New Roman" w:hAnsi="Times New Roman" w:cs="Times New Roman"/>
          <w:sz w:val="24"/>
          <w:szCs w:val="24"/>
          <w:lang w:val="en-GB"/>
        </w:rPr>
        <w:t>(</w:t>
      </w:r>
      <w:r w:rsidR="00B42811" w:rsidRPr="00A04A57">
        <w:rPr>
          <w:rFonts w:ascii="Times New Roman" w:hAnsi="Times New Roman" w:cs="Times New Roman"/>
          <w:sz w:val="24"/>
          <w:szCs w:val="24"/>
          <w:lang w:val="en-GB"/>
        </w:rPr>
        <w:t xml:space="preserve">sums of all features are displayed in </w:t>
      </w:r>
      <w:r w:rsidR="002402AB" w:rsidRPr="00A04A57">
        <w:rPr>
          <w:rFonts w:ascii="Times New Roman" w:hAnsi="Times New Roman" w:cs="Times New Roman"/>
          <w:sz w:val="24"/>
          <w:szCs w:val="24"/>
          <w:lang w:val="en-GB"/>
        </w:rPr>
        <w:t xml:space="preserve">the </w:t>
      </w:r>
      <w:r w:rsidR="00203D18" w:rsidRPr="00A04A57">
        <w:rPr>
          <w:rFonts w:ascii="Times New Roman" w:hAnsi="Times New Roman" w:cs="Times New Roman"/>
          <w:sz w:val="24"/>
          <w:szCs w:val="24"/>
          <w:lang w:val="en-GB"/>
        </w:rPr>
        <w:t>supplementary figure)</w:t>
      </w:r>
      <w:r w:rsidR="00586664" w:rsidRPr="00A04A57">
        <w:rPr>
          <w:rFonts w:ascii="Times New Roman" w:hAnsi="Times New Roman" w:cs="Times New Roman"/>
          <w:sz w:val="24"/>
          <w:szCs w:val="24"/>
          <w:lang w:val="en-GB"/>
        </w:rPr>
        <w:t>.</w:t>
      </w:r>
      <w:r w:rsidR="00203D18"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 </w:t>
      </w:r>
      <w:r w:rsidR="00341B44" w:rsidRPr="00A04A57">
        <w:rPr>
          <w:rFonts w:ascii="Times New Roman" w:hAnsi="Times New Roman" w:cs="Times New Roman"/>
          <w:sz w:val="24"/>
          <w:szCs w:val="24"/>
          <w:lang w:val="en-GB"/>
        </w:rPr>
        <w:t>P</w:t>
      </w:r>
      <w:r w:rsidR="00C74C15" w:rsidRPr="00A04A57">
        <w:rPr>
          <w:rFonts w:ascii="Times New Roman" w:hAnsi="Times New Roman" w:cs="Times New Roman"/>
          <w:sz w:val="24"/>
          <w:szCs w:val="24"/>
          <w:lang w:val="en-GB"/>
        </w:rPr>
        <w:t>artial reconstructions</w:t>
      </w:r>
      <w:r w:rsidR="00E65865" w:rsidRPr="00A04A57">
        <w:rPr>
          <w:rFonts w:ascii="Times New Roman" w:hAnsi="Times New Roman" w:cs="Times New Roman"/>
          <w:sz w:val="24"/>
          <w:szCs w:val="24"/>
          <w:lang w:val="en-GB"/>
        </w:rPr>
        <w:t xml:space="preserve"> </w:t>
      </w:r>
      <w:r w:rsidR="002B311A" w:rsidRPr="00A04A57">
        <w:rPr>
          <w:rFonts w:ascii="Times New Roman" w:hAnsi="Times New Roman" w:cs="Times New Roman"/>
          <w:sz w:val="24"/>
          <w:szCs w:val="24"/>
          <w:lang w:val="en-GB"/>
        </w:rPr>
        <w:t>c</w:t>
      </w:r>
      <w:r w:rsidR="00E65865" w:rsidRPr="00A04A57">
        <w:rPr>
          <w:rFonts w:ascii="Times New Roman" w:hAnsi="Times New Roman" w:cs="Times New Roman"/>
          <w:sz w:val="24"/>
          <w:szCs w:val="24"/>
          <w:lang w:val="en-GB"/>
        </w:rPr>
        <w:t>ontain</w:t>
      </w:r>
      <w:r w:rsidR="002B311A" w:rsidRPr="00A04A57">
        <w:rPr>
          <w:rFonts w:ascii="Times New Roman" w:hAnsi="Times New Roman" w:cs="Times New Roman"/>
          <w:sz w:val="24"/>
          <w:szCs w:val="24"/>
          <w:lang w:val="en-GB"/>
        </w:rPr>
        <w:t>ed</w:t>
      </w:r>
      <w:r w:rsidR="00E65865" w:rsidRPr="00A04A57">
        <w:rPr>
          <w:rFonts w:ascii="Times New Roman" w:hAnsi="Times New Roman" w:cs="Times New Roman"/>
          <w:sz w:val="24"/>
          <w:szCs w:val="24"/>
          <w:lang w:val="en-GB"/>
        </w:rPr>
        <w:t xml:space="preserve"> a random selection </w:t>
      </w:r>
      <w:r w:rsidR="00706915" w:rsidRPr="00A04A57">
        <w:rPr>
          <w:rFonts w:ascii="Times New Roman" w:hAnsi="Times New Roman" w:cs="Times New Roman"/>
          <w:sz w:val="24"/>
          <w:szCs w:val="24"/>
          <w:lang w:val="en-GB"/>
        </w:rPr>
        <w:t xml:space="preserve">of </w:t>
      </w:r>
      <w:r w:rsidR="00FD6DD4" w:rsidRPr="00A04A57">
        <w:rPr>
          <w:rFonts w:ascii="Times New Roman" w:hAnsi="Times New Roman" w:cs="Times New Roman"/>
          <w:sz w:val="24"/>
          <w:szCs w:val="24"/>
          <w:lang w:val="en-GB"/>
        </w:rPr>
        <w:t>90</w:t>
      </w:r>
      <w:r w:rsidRPr="00A04A57">
        <w:rPr>
          <w:rFonts w:ascii="Times New Roman" w:hAnsi="Times New Roman" w:cs="Times New Roman"/>
          <w:sz w:val="24"/>
          <w:szCs w:val="24"/>
          <w:lang w:val="en-GB"/>
        </w:rPr>
        <w:t xml:space="preserve"> of</w:t>
      </w:r>
      <w:r w:rsidR="002B311A" w:rsidRPr="00A04A57">
        <w:rPr>
          <w:rFonts w:ascii="Times New Roman" w:hAnsi="Times New Roman" w:cs="Times New Roman"/>
          <w:sz w:val="24"/>
          <w:szCs w:val="24"/>
          <w:lang w:val="en-GB"/>
        </w:rPr>
        <w:t xml:space="preserve"> the 1000 features</w:t>
      </w:r>
      <w:r w:rsidR="009A52E5" w:rsidRPr="00A04A57">
        <w:rPr>
          <w:rFonts w:ascii="Times New Roman" w:hAnsi="Times New Roman" w:cs="Times New Roman"/>
          <w:sz w:val="24"/>
          <w:szCs w:val="24"/>
          <w:lang w:val="en-GB"/>
        </w:rPr>
        <w:t xml:space="preserve"> (Figure 1).</w:t>
      </w:r>
      <w:r w:rsidR="00706915"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Via button presses, participants indicated whether they recognized a dog, a cat or whether they </w:t>
      </w:r>
      <w:r w:rsidR="003749A2" w:rsidRPr="00A04A57">
        <w:rPr>
          <w:rFonts w:ascii="Times New Roman" w:hAnsi="Times New Roman" w:cs="Times New Roman"/>
          <w:sz w:val="24"/>
          <w:szCs w:val="24"/>
          <w:lang w:val="en-GB"/>
        </w:rPr>
        <w:t xml:space="preserve">were not </w:t>
      </w:r>
      <w:r w:rsidR="00C74C15" w:rsidRPr="00A04A57">
        <w:rPr>
          <w:rFonts w:ascii="Times New Roman" w:hAnsi="Times New Roman" w:cs="Times New Roman"/>
          <w:sz w:val="24"/>
          <w:szCs w:val="24"/>
          <w:lang w:val="en-GB"/>
        </w:rPr>
        <w:t xml:space="preserve">sure. </w:t>
      </w:r>
    </w:p>
    <w:p w14:paraId="60F80296" w14:textId="76A76E1F" w:rsidR="00C144DF" w:rsidRPr="00A04A57" w:rsidRDefault="00200227" w:rsidP="001521BA">
      <w:pPr>
        <w:spacing w:line="360" w:lineRule="auto"/>
        <w:jc w:val="both"/>
        <w:rPr>
          <w:rFonts w:ascii="Times New Roman" w:hAnsi="Times New Roman" w:cs="Times New Roman"/>
          <w:sz w:val="24"/>
          <w:szCs w:val="24"/>
          <w:lang w:val="en-GB"/>
        </w:rPr>
      </w:pPr>
      <w:bookmarkStart w:id="10" w:name="_Hlk39998582"/>
      <w:bookmarkStart w:id="11" w:name="_Hlk39585589"/>
      <w:bookmarkStart w:id="12" w:name="_Hlk40443816"/>
      <w:r w:rsidRPr="00A04A57">
        <w:rPr>
          <w:rFonts w:ascii="Times New Roman" w:hAnsi="Times New Roman" w:cs="Times New Roman"/>
          <w:sz w:val="24"/>
          <w:szCs w:val="24"/>
          <w:lang w:val="en-GB"/>
        </w:rPr>
        <w:t xml:space="preserve">AQ-scores of the participants were all within the neurotypical range (&lt;32) and ranged from 5-30 (M = 14.3, SD = 5.9). </w:t>
      </w:r>
      <w:r w:rsidR="000E6C73" w:rsidRPr="00A04A57">
        <w:rPr>
          <w:rFonts w:ascii="Times New Roman" w:hAnsi="Times New Roman" w:cs="Times New Roman"/>
          <w:sz w:val="24"/>
          <w:szCs w:val="24"/>
          <w:lang w:val="en-GB"/>
        </w:rPr>
        <w:t>This range of AQ scores is somewhat lower than the typically reported AQ score range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{"citationID":"ZTgECvaH","properties":{"formattedCitation":"\\super 34\\nosupersub{}","plainCitation":"34","noteIndex":0},"citationItems":[{"id":5062,"uris":["http://zotero.org/users/3718395/items/Q5TJBL3A"],"uri":["http://zotero.org/users/3718395/items/Q5TJBL3A"],"itemData":{"id":5062,"type":"article-journal","abstract":"The Autism-Spectrum Quotient (AQ) is a self-report measure of autistic traits. It is frequently cited in diverse fields and has been administered to adults of at least average intelligence with autism and to nonclinical controls, as well as to clinical control groups such as those with schizophrenia, prosopagnosia, anorexia, and depression. However, there has been no empirical systematic review of the AQ since its inception in 2001. The present study reports a comprehensive systematic review of the literature to estimate a reliable mean AQ score in individuals without a diagnosis of an autism spectrum condition (ASC), in order to establish a reference norm for future studies.","container-title":"Molecular Autism","DOI":"10.1186/2040-2392-6-2","ISSN":"2040-2392","issue":"1","journalAbbreviation":"Molecular Autism","page":"2","source":"BioMed Central","title":"Measuring autistic traits in the general population: a systematic review of the Autism-Spectrum Quotient (AQ) in a nonclinical population sample of 6,900 typical adult males and females","title-short":"Measuring autistic traits in the general population","volume":"6","author":[{"family":"Ruzich","given":"Emily"},{"family":"Allison","given":"Carrie"},{"family":"Smith","given":"Paula"},{"family":"Watson","given":"Peter"},{"family":"Auyeung","given":"Bonnie"},{"family":"Ring","given":"Howard"},{"family":"Baron-Cohen","given":"Simon"}],"issued":{"date-parts":[["2015",1,14]]}}}],"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 xml:space="preserve"> which can be explained by the fact that our participants were predominantly female (41 female, 11 male,). In this context, it is worth noting the AQ test has been primarily been validated for ASD patient groups that were predominantly male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{"citationID":"ZgnbJ6XB","properties":{"formattedCitation":"\\super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24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w:t>
      </w:r>
      <w:bookmarkEnd w:id="10"/>
      <w:r w:rsidR="000E6C73"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Participants were assigned to the high AQ group</w:t>
      </w:r>
      <w:r w:rsidR="007539B6" w:rsidRPr="00A04A57">
        <w:rPr>
          <w:rFonts w:ascii="Times New Roman" w:hAnsi="Times New Roman" w:cs="Times New Roman"/>
          <w:sz w:val="24"/>
          <w:szCs w:val="24"/>
          <w:lang w:val="en-GB"/>
        </w:rPr>
        <w:t xml:space="preserve"> (n = </w:t>
      </w:r>
      <w:r w:rsidR="00F203DD" w:rsidRPr="00A04A57">
        <w:rPr>
          <w:rFonts w:ascii="Times New Roman" w:hAnsi="Times New Roman" w:cs="Times New Roman"/>
          <w:sz w:val="24"/>
          <w:szCs w:val="24"/>
          <w:lang w:val="en-GB"/>
        </w:rPr>
        <w:t>2</w:t>
      </w:r>
      <w:r w:rsidR="00BB6AE2" w:rsidRPr="00A04A57">
        <w:rPr>
          <w:rFonts w:ascii="Times New Roman" w:hAnsi="Times New Roman" w:cs="Times New Roman"/>
          <w:sz w:val="24"/>
          <w:szCs w:val="24"/>
          <w:lang w:val="en-GB"/>
        </w:rPr>
        <w:t>5</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 xml:space="preserve"> if they had </w:t>
      </w:r>
      <w:r w:rsidR="00ED592B" w:rsidRPr="00A04A57">
        <w:rPr>
          <w:rFonts w:ascii="Times New Roman" w:hAnsi="Times New Roman" w:cs="Times New Roman"/>
          <w:sz w:val="24"/>
          <w:szCs w:val="24"/>
          <w:lang w:val="en-GB"/>
        </w:rPr>
        <w:t xml:space="preserve">an </w:t>
      </w:r>
      <w:r w:rsidR="00B2171E" w:rsidRPr="00A04A57">
        <w:rPr>
          <w:rFonts w:ascii="Times New Roman" w:hAnsi="Times New Roman" w:cs="Times New Roman"/>
          <w:sz w:val="24"/>
          <w:szCs w:val="24"/>
          <w:lang w:val="en-GB"/>
        </w:rPr>
        <w:t>autistic-spectrum quotient</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{"citationID":"WcYAPkbY","properties":{"formattedCitation":"\\super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064B21" w:rsidRPr="00A04A57">
        <w:rPr>
          <w:rFonts w:ascii="Times New Roman" w:hAnsi="Times New Roman" w:cs="Times New Roman"/>
          <w:sz w:val="24"/>
          <w:szCs w:val="24"/>
          <w:lang w:val="en-GB"/>
        </w:rPr>
        <w:fldChar w:fldCharType="end"/>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AQ</w:t>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 xml:space="preserve">higher than the median </w:t>
      </w:r>
      <w:r w:rsidR="00706915" w:rsidRPr="00A04A57">
        <w:rPr>
          <w:rFonts w:ascii="Times New Roman" w:hAnsi="Times New Roman" w:cs="Times New Roman"/>
          <w:sz w:val="24"/>
          <w:szCs w:val="24"/>
          <w:lang w:val="en-GB"/>
        </w:rPr>
        <w:t xml:space="preserve">across all participants </w:t>
      </w:r>
      <w:r w:rsidR="00530E61" w:rsidRPr="00A04A57">
        <w:rPr>
          <w:rFonts w:ascii="Times New Roman" w:hAnsi="Times New Roman" w:cs="Times New Roman"/>
          <w:sz w:val="24"/>
          <w:szCs w:val="24"/>
          <w:lang w:val="en-GB"/>
        </w:rPr>
        <w:t>(AQ &gt; 14) while the others were assigned to the low AQ group</w:t>
      </w:r>
      <w:r w:rsidR="00F203DD" w:rsidRPr="00A04A57">
        <w:rPr>
          <w:rFonts w:ascii="Times New Roman" w:hAnsi="Times New Roman" w:cs="Times New Roman"/>
          <w:sz w:val="24"/>
          <w:szCs w:val="24"/>
          <w:lang w:val="en-GB"/>
        </w:rPr>
        <w:t xml:space="preserve"> (n = 2</w:t>
      </w:r>
      <w:r w:rsidR="00BB6AE2" w:rsidRPr="00A04A57">
        <w:rPr>
          <w:rFonts w:ascii="Times New Roman" w:hAnsi="Times New Roman" w:cs="Times New Roman"/>
          <w:sz w:val="24"/>
          <w:szCs w:val="24"/>
          <w:lang w:val="en-GB"/>
        </w:rPr>
        <w:t>7</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w:t>
      </w:r>
      <w:r w:rsidR="00C144DF" w:rsidRPr="00A04A57">
        <w:rPr>
          <w:rFonts w:ascii="Times New Roman" w:hAnsi="Times New Roman" w:cs="Times New Roman"/>
          <w:sz w:val="24"/>
          <w:szCs w:val="24"/>
          <w:lang w:val="en-GB"/>
        </w:rPr>
        <w:t xml:space="preserve"> We opted for this AQ cut-off approach because it enabled us to include all participants in the analysis and because the outcome of this analysis type, in contrast to a correlational analysis, depends less on hard-to-interpret effects of small AQ-score difference</w:t>
      </w:r>
      <w:r w:rsidR="00AE09B8" w:rsidRPr="00A04A57">
        <w:rPr>
          <w:rFonts w:ascii="Times New Roman" w:hAnsi="Times New Roman" w:cs="Times New Roman"/>
          <w:sz w:val="24"/>
          <w:szCs w:val="24"/>
          <w:lang w:val="en-GB"/>
        </w:rPr>
        <w:t xml:space="preserve">. The AQ-score cut-off used during this study (AQ &gt; 14) was </w:t>
      </w:r>
      <w:r w:rsidR="002F6E7A" w:rsidRPr="00A04A57">
        <w:rPr>
          <w:rFonts w:ascii="Times New Roman" w:hAnsi="Times New Roman" w:cs="Times New Roman"/>
          <w:sz w:val="24"/>
          <w:szCs w:val="24"/>
          <w:lang w:val="en-GB"/>
        </w:rPr>
        <w:t xml:space="preserve">comparable </w:t>
      </w:r>
      <w:r w:rsidR="00AE09B8" w:rsidRPr="00A04A57">
        <w:rPr>
          <w:rFonts w:ascii="Times New Roman" w:hAnsi="Times New Roman" w:cs="Times New Roman"/>
          <w:sz w:val="24"/>
          <w:szCs w:val="24"/>
          <w:lang w:val="en-GB"/>
        </w:rPr>
        <w:t>to the cut-off</w:t>
      </w:r>
      <w:r w:rsidR="002F6E7A" w:rsidRPr="00A04A57">
        <w:rPr>
          <w:rFonts w:ascii="Times New Roman" w:hAnsi="Times New Roman" w:cs="Times New Roman"/>
          <w:sz w:val="24"/>
          <w:szCs w:val="24"/>
          <w:lang w:val="en-GB"/>
        </w:rPr>
        <w:t>s</w:t>
      </w:r>
      <w:r w:rsidR="00AE09B8" w:rsidRPr="00A04A57">
        <w:rPr>
          <w:rFonts w:ascii="Times New Roman" w:hAnsi="Times New Roman" w:cs="Times New Roman"/>
          <w:sz w:val="24"/>
          <w:szCs w:val="24"/>
          <w:lang w:val="en-GB"/>
        </w:rPr>
        <w:t xml:space="preserve"> used by previous studies using the same </w:t>
      </w:r>
      <w:r w:rsidR="002F6E7A" w:rsidRPr="00A04A57">
        <w:rPr>
          <w:rFonts w:ascii="Times New Roman" w:hAnsi="Times New Roman" w:cs="Times New Roman"/>
          <w:sz w:val="24"/>
          <w:szCs w:val="24"/>
          <w:lang w:val="en-GB"/>
        </w:rPr>
        <w:t xml:space="preserve">median-split </w:t>
      </w:r>
      <w:r w:rsidR="00AE09B8" w:rsidRPr="00A04A57">
        <w:rPr>
          <w:rFonts w:ascii="Times New Roman" w:hAnsi="Times New Roman" w:cs="Times New Roman"/>
          <w:sz w:val="24"/>
          <w:szCs w:val="24"/>
          <w:lang w:val="en-GB"/>
        </w:rPr>
        <w:t>approach</w:t>
      </w:r>
      <w:r w:rsidR="00AE09B8"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{"citationID":"5GWHnNxF","properties":{"formattedCitation":"\\super 35\\uc0\\u8211{}38\\nosupersub{}","plainCitation":"35–38","noteIndex":0},"citationItems":[{"id":5049,"uris":["http://zotero.org/users/3718395/items/USPMKU39"],"uri":["http://zotero.org/users/3718395/items/USPMKU39"],"itemData":{"id":5049,"type":"article-journal","abstract":"A fundamental task of the cognitive system is to prioritize behaviourally relevant sensory inputs for processing at the expense of irrelevant inputs. In a study of neurotypical participants (n = 179), we utilized a brief flanker interference task while varying the perceptual load of the visual display. Typically, increasing perceptual load (i.e., with greater numbers of search items) reduces interference from a competing peripheral distractor. We show that individuals who score above average on the Autism Spectrum Quotient (AQ) show stronger interference at high perceptual load than individuals with below-average AQ scores. This is consistent with recent findings in individuals with autism spectrum conditions, and supports the idea that the cognitive style of the autistic brain is reflected in a broader phenotype across the population.","container-title":"Journal of Autism and Developmental Disorders","DOI":"10.1007/s10803-010-1159-8","ISSN":"1573-3432","issue":"11","journalAbbreviation":"J Autism Dev Disord","language":"en","page":"1573-1578","source":"Springer Link","title":"Brief Report: Perceptual Load and the Autism Spectrum in Typically Developed Individuals","title-short":"Brief Report","volume":"41","author":[{"family":"Bayliss","given":"Andrew P."},{"family":"Kritikos","given":"Ada"}],"issued":{"date-parts":[["2011",11,1]]}}},{"id":5051,"uris":["http://zotero.org/users/3718395/items/Z4QD7Y22"],"uri":["http://zotero.org/users/3718395/items/Z4QD7Y22"],"itemData":{"id":5051,"type":"article-journal","container-title":"Journal of Autism and Developmental Disorders","issue":"12","note":"publisher: Springer","page":"2534–2545","source":"Google Scholar","title":"Implicit social learning in relation to autistic-like traits","volume":"42","author":[{"family":"Hudson","given":"Matthew"},{"family":"Nijboer","given":"Tanja CW"},{"family":"Jellema","given":"Tjeerd"}],"issued":{"date-parts":[["2012"]]}}},{"id":5053,"uris":["http://zotero.org/users/3718395/items/IUW2BN8J"],"uri":["http://zotero.org/users/3718395/items/IUW2BN8J"],"itemData":{"id":5053,"type":"article-journal","abstract":"In the normal population the left hemisphere's predominance for language processing is well established. However, in disorders such as autism atypical patterns of hemispheric lateralisation are common. Given increasing recognition of the idea that autism represents a continuum, we investigated whether the reduced/absent hemispheric asymmetry for language processing extended into the normal population at the upper end of the autism spectrum. A total of 51 participants completed the AQ questionnaire (Baron-Cohen et al., 2001), and a lateralised lexical decision task assessing identification of concrete and abstract words. Based on the clinical finding of decreased hemispheric asymmetry in people with autism, we anticipated reduced hemispheric lateralisation in non-autistic people with higher levels of autism traits. Consistent with prediction, whereas people with lower AQ scores showed a clear right visual field (left hemisphere) advantage for word/nonword discrimination, people with higher AQ scores showed equivalent performance for the left and right visual fields. Our data indicate reduced left hemisphere language dominance in people with higher levels of autism traits, just as people with a clinical diagnosis of autism show atypical lateralisation. Moreover, the data offer further support for the notion that autism is a continuum, rather than a categorical diagnosis, with atypical patterns of hemispheric asymmetry being characteristic of people at the upper end of the spectrum.","container-title":"Laterality","DOI":"10.1080/13576500802507752","ISSN":"1357-650X","issue":"5","note":"publisher: Routledge\n_eprint: https://doi.org/10.1080/13576500802507752\nPMID: 19051130","page":"457-472","source":"Taylor and Francis+NEJM","title":"Reduced language processing asymmetry in non-autistic individuals with high levels of autism traits","volume":"14","author":[{"family":"Lindell","given":"Annukka K."},{"family":"Notice","given":"Keisha"},{"family":"Withers","given":"Kathryn"}],"issued":{"date-parts":[["2009",9,1]]}}},{"id":5056,"uris":["http://zotero.org/users/3718395/items/MW2KY88V"],"uri":["http://zotero.org/users/3718395/items/MW2KY88V"],"itemData":{"id":5056,"type":"article-journal","container-title":"Brain and cognition","issue":"2","note":"publisher: Elsevier","page":"183–189","source":"Google Scholar","title":"Reduced interhemispheric interaction in non-autistic individuals with normal but high levels of autism traits","volume":"83","author":[{"family":"O’Keefe","given":"Natalie"},{"family":"Lindell","given":"Annukka K."}],"issued":{"date-parts":[["2013"]]}}}],"schema":"https://github.com/citation-style-language/schema/raw/master/csl-citation.json"} </w:instrText>
      </w:r>
      <w:r w:rsidR="00AE09B8"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35–38</w:t>
      </w:r>
      <w:r w:rsidR="00AE09B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w:t>
      </w:r>
      <w:r w:rsidR="00AE09B8" w:rsidRPr="00A04A57">
        <w:rPr>
          <w:rFonts w:ascii="Times New Roman" w:hAnsi="Times New Roman" w:cs="Times New Roman"/>
          <w:sz w:val="24"/>
          <w:szCs w:val="24"/>
          <w:lang w:val="en-GB"/>
        </w:rPr>
        <w:t xml:space="preserve">  </w:t>
      </w:r>
      <w:r w:rsidR="00C144DF" w:rsidRPr="00A04A57">
        <w:rPr>
          <w:rFonts w:ascii="Times New Roman" w:hAnsi="Times New Roman" w:cs="Times New Roman"/>
          <w:sz w:val="24"/>
          <w:szCs w:val="24"/>
          <w:lang w:val="en-GB"/>
        </w:rPr>
        <w:t xml:space="preserve">  </w:t>
      </w:r>
      <w:bookmarkEnd w:id="11"/>
    </w:p>
    <w:p w14:paraId="19213FB1" w14:textId="62D142AB" w:rsidR="005F1EFB" w:rsidRPr="00A04A57" w:rsidRDefault="005B0B2F" w:rsidP="001521BA">
      <w:pPr>
        <w:spacing w:line="360" w:lineRule="auto"/>
        <w:jc w:val="both"/>
        <w:rPr>
          <w:rFonts w:ascii="Times New Roman" w:hAnsi="Times New Roman" w:cs="Times New Roman"/>
          <w:sz w:val="24"/>
          <w:szCs w:val="24"/>
          <w:lang w:val="en-GB"/>
        </w:rPr>
      </w:pPr>
      <w:bookmarkStart w:id="13" w:name="_Hlk40012312"/>
      <w:bookmarkEnd w:id="12"/>
      <w:r w:rsidRPr="00A04A57">
        <w:rPr>
          <w:rFonts w:ascii="Times New Roman" w:hAnsi="Times New Roman" w:cs="Times New Roman"/>
          <w:sz w:val="24"/>
          <w:szCs w:val="24"/>
          <w:lang w:val="en-GB"/>
        </w:rPr>
        <w:t xml:space="preserve">On average, participants </w:t>
      </w:r>
      <w:r w:rsidR="00B716D6" w:rsidRPr="00A04A57">
        <w:rPr>
          <w:rFonts w:ascii="Times New Roman" w:hAnsi="Times New Roman" w:cs="Times New Roman"/>
          <w:sz w:val="24"/>
          <w:szCs w:val="24"/>
          <w:lang w:val="en-GB"/>
        </w:rPr>
        <w:t xml:space="preserve">successfully </w:t>
      </w:r>
      <w:r w:rsidRPr="00A04A57">
        <w:rPr>
          <w:rFonts w:ascii="Times New Roman" w:hAnsi="Times New Roman" w:cs="Times New Roman"/>
          <w:sz w:val="24"/>
          <w:szCs w:val="24"/>
          <w:lang w:val="en-GB"/>
        </w:rPr>
        <w:t>recognized</w:t>
      </w:r>
      <w:r w:rsidR="008A4608" w:rsidRPr="00A04A57">
        <w:rPr>
          <w:rFonts w:ascii="Times New Roman" w:hAnsi="Times New Roman" w:cs="Times New Roman"/>
          <w:sz w:val="24"/>
          <w:szCs w:val="24"/>
          <w:lang w:val="en-GB"/>
        </w:rPr>
        <w:t xml:space="preserve"> 49.</w:t>
      </w:r>
      <w:r w:rsidR="00FC3D23" w:rsidRPr="00A04A57">
        <w:rPr>
          <w:rFonts w:ascii="Times New Roman" w:hAnsi="Times New Roman" w:cs="Times New Roman"/>
          <w:sz w:val="24"/>
          <w:szCs w:val="24"/>
          <w:lang w:val="en-GB"/>
        </w:rPr>
        <w:t>7</w:t>
      </w:r>
      <w:r w:rsidR="008A4608" w:rsidRPr="00A04A57">
        <w:rPr>
          <w:rFonts w:ascii="Times New Roman" w:hAnsi="Times New Roman" w:cs="Times New Roman"/>
          <w:sz w:val="24"/>
          <w:szCs w:val="24"/>
          <w:lang w:val="en-GB"/>
        </w:rPr>
        <w:t>% (</w:t>
      </w:r>
      <w:r w:rsidR="003659BC" w:rsidRPr="00A04A57">
        <w:rPr>
          <w:rFonts w:ascii="Times New Roman" w:hAnsi="Times New Roman" w:cs="Times New Roman"/>
          <w:sz w:val="24"/>
          <w:szCs w:val="24"/>
          <w:lang w:val="en-GB"/>
        </w:rPr>
        <w:t>SD</w:t>
      </w:r>
      <w:r w:rsidR="008A4608" w:rsidRPr="00A04A57">
        <w:rPr>
          <w:rFonts w:ascii="Times New Roman" w:hAnsi="Times New Roman" w:cs="Times New Roman"/>
          <w:sz w:val="24"/>
          <w:szCs w:val="24"/>
          <w:lang w:val="en-GB"/>
        </w:rPr>
        <w:t xml:space="preserve"> = 15.</w:t>
      </w:r>
      <w:r w:rsidR="004917EA" w:rsidRPr="00A04A57">
        <w:rPr>
          <w:rFonts w:ascii="Times New Roman" w:hAnsi="Times New Roman" w:cs="Times New Roman"/>
          <w:sz w:val="24"/>
          <w:szCs w:val="24"/>
          <w:lang w:val="en-GB"/>
        </w:rPr>
        <w:t>6</w:t>
      </w:r>
      <w:r w:rsidR="008A4608" w:rsidRPr="00A04A57">
        <w:rPr>
          <w:rFonts w:ascii="Times New Roman" w:hAnsi="Times New Roman" w:cs="Times New Roman"/>
          <w:sz w:val="24"/>
          <w:szCs w:val="24"/>
          <w:lang w:val="en-GB"/>
        </w:rPr>
        <w:t>%) of the partial reconstructions</w:t>
      </w:r>
      <w:r w:rsidR="00B716D6" w:rsidRPr="00A04A57">
        <w:rPr>
          <w:rFonts w:ascii="Times New Roman" w:hAnsi="Times New Roman" w:cs="Times New Roman"/>
          <w:sz w:val="24"/>
          <w:szCs w:val="24"/>
          <w:lang w:val="en-GB"/>
        </w:rPr>
        <w:t xml:space="preserve">. During these trials they either reported having recognized a cat when a cat was shown </w:t>
      </w:r>
      <w:r w:rsidR="00064E84" w:rsidRPr="00A04A57">
        <w:rPr>
          <w:rFonts w:ascii="Times New Roman" w:hAnsi="Times New Roman" w:cs="Times New Roman"/>
          <w:sz w:val="24"/>
          <w:szCs w:val="24"/>
          <w:lang w:val="en-GB"/>
        </w:rPr>
        <w:t>or</w:t>
      </w:r>
      <w:r w:rsidR="00B716D6" w:rsidRPr="00A04A57">
        <w:rPr>
          <w:rFonts w:ascii="Times New Roman" w:hAnsi="Times New Roman" w:cs="Times New Roman"/>
          <w:sz w:val="24"/>
          <w:szCs w:val="24"/>
          <w:lang w:val="en-GB"/>
        </w:rPr>
        <w:t xml:space="preserve"> reported having recognized a dog when a </w:t>
      </w:r>
      <w:r w:rsidR="00064E84" w:rsidRPr="00A04A57">
        <w:rPr>
          <w:rFonts w:ascii="Times New Roman" w:hAnsi="Times New Roman" w:cs="Times New Roman"/>
          <w:sz w:val="24"/>
          <w:szCs w:val="24"/>
          <w:lang w:val="en-GB"/>
        </w:rPr>
        <w:t>dog</w:t>
      </w:r>
      <w:r w:rsidR="00B716D6" w:rsidRPr="00A04A57">
        <w:rPr>
          <w:rFonts w:ascii="Times New Roman" w:hAnsi="Times New Roman" w:cs="Times New Roman"/>
          <w:sz w:val="24"/>
          <w:szCs w:val="24"/>
          <w:lang w:val="en-GB"/>
        </w:rPr>
        <w:t xml:space="preserve"> was shown. </w:t>
      </w:r>
      <w:r w:rsidR="002F389E" w:rsidRPr="00A04A57">
        <w:rPr>
          <w:rFonts w:ascii="Times New Roman" w:hAnsi="Times New Roman" w:cs="Times New Roman"/>
          <w:sz w:val="24"/>
          <w:szCs w:val="24"/>
          <w:lang w:val="en-GB"/>
        </w:rPr>
        <w:t xml:space="preserve">Note that participants, in addition to reporting that they recognized the image as a cat/dog, could also indicate that </w:t>
      </w:r>
      <w:r w:rsidR="00B716D6" w:rsidRPr="00A04A57">
        <w:rPr>
          <w:rFonts w:ascii="Times New Roman" w:hAnsi="Times New Roman" w:cs="Times New Roman"/>
          <w:sz w:val="24"/>
          <w:szCs w:val="24"/>
          <w:lang w:val="en-GB"/>
        </w:rPr>
        <w:t xml:space="preserve">they </w:t>
      </w:r>
      <w:r w:rsidR="00B716D6" w:rsidRPr="00A04A57">
        <w:rPr>
          <w:rFonts w:ascii="Times New Roman" w:hAnsi="Times New Roman" w:cs="Times New Roman"/>
          <w:sz w:val="24"/>
          <w:szCs w:val="24"/>
          <w:lang w:val="en-GB"/>
        </w:rPr>
        <w:lastRenderedPageBreak/>
        <w:t>were</w:t>
      </w:r>
      <w:r w:rsidR="002F389E" w:rsidRPr="00A04A57">
        <w:rPr>
          <w:rFonts w:ascii="Times New Roman" w:hAnsi="Times New Roman" w:cs="Times New Roman"/>
          <w:sz w:val="24"/>
          <w:szCs w:val="24"/>
          <w:lang w:val="en-GB"/>
        </w:rPr>
        <w:t xml:space="preserve"> ‘unsure’</w:t>
      </w:r>
      <w:r w:rsidR="00B716D6" w:rsidRPr="00A04A57">
        <w:rPr>
          <w:rFonts w:ascii="Times New Roman" w:hAnsi="Times New Roman" w:cs="Times New Roman"/>
          <w:sz w:val="24"/>
          <w:szCs w:val="24"/>
          <w:lang w:val="en-GB"/>
        </w:rPr>
        <w:t>, which they did during 29.3% of the trials (SD = 22.9%)</w:t>
      </w:r>
      <w:r w:rsidR="002F389E" w:rsidRPr="00A04A57">
        <w:rPr>
          <w:rFonts w:ascii="Times New Roman" w:hAnsi="Times New Roman" w:cs="Times New Roman"/>
          <w:sz w:val="24"/>
          <w:szCs w:val="24"/>
          <w:lang w:val="en-GB"/>
        </w:rPr>
        <w:t xml:space="preserve">. </w:t>
      </w:r>
      <w:r w:rsidR="00064E84" w:rsidRPr="00A04A57">
        <w:rPr>
          <w:rFonts w:ascii="Times New Roman" w:hAnsi="Times New Roman" w:cs="Times New Roman"/>
          <w:sz w:val="24"/>
          <w:szCs w:val="24"/>
          <w:lang w:val="en-GB"/>
        </w:rPr>
        <w:t xml:space="preserve">During the remaining 21.0% of trials </w:t>
      </w:r>
      <w:r w:rsidR="00F87FF0">
        <w:rPr>
          <w:rFonts w:ascii="Times New Roman" w:hAnsi="Times New Roman" w:cs="Times New Roman"/>
          <w:sz w:val="24"/>
          <w:szCs w:val="24"/>
          <w:lang w:val="en-GB"/>
        </w:rPr>
        <w:t xml:space="preserve">participants </w:t>
      </w:r>
      <w:r w:rsidR="00064E84" w:rsidRPr="00A04A57">
        <w:rPr>
          <w:rFonts w:ascii="Times New Roman" w:hAnsi="Times New Roman" w:cs="Times New Roman"/>
          <w:sz w:val="24"/>
          <w:szCs w:val="24"/>
          <w:lang w:val="en-GB"/>
        </w:rPr>
        <w:t>reported seeing a different animal than displayed. As a result</w:t>
      </w:r>
      <w:r w:rsidR="002F389E" w:rsidRPr="00A04A57">
        <w:rPr>
          <w:rFonts w:ascii="Times New Roman" w:hAnsi="Times New Roman" w:cs="Times New Roman"/>
          <w:sz w:val="24"/>
          <w:szCs w:val="24"/>
          <w:lang w:val="en-GB"/>
        </w:rPr>
        <w:t>, recognition performance reported here should not be confused with recognition performance for</w:t>
      </w:r>
      <w:r w:rsidR="002F389E" w:rsidRPr="00A04A57">
        <w:rPr>
          <w:lang w:val="en-GB"/>
        </w:rPr>
        <w:t xml:space="preserve"> t</w:t>
      </w:r>
      <w:r w:rsidR="002F389E" w:rsidRPr="00A04A57">
        <w:rPr>
          <w:rFonts w:ascii="Times New Roman" w:hAnsi="Times New Roman" w:cs="Times New Roman"/>
          <w:sz w:val="24"/>
          <w:szCs w:val="24"/>
          <w:lang w:val="en-GB"/>
        </w:rPr>
        <w:t xml:space="preserve">wo-alternative forced choice paradigms. </w:t>
      </w:r>
      <w:bookmarkEnd w:id="13"/>
      <w:r w:rsidR="00122B67" w:rsidRPr="00A04A57">
        <w:rPr>
          <w:rFonts w:ascii="Times New Roman" w:hAnsi="Times New Roman" w:cs="Times New Roman"/>
          <w:sz w:val="24"/>
          <w:szCs w:val="24"/>
          <w:lang w:val="en-GB"/>
        </w:rPr>
        <w:t xml:space="preserve">A repeated-measure ANOVA revealed that there was no </w:t>
      </w:r>
      <w:r w:rsidR="008A4608" w:rsidRPr="00A04A57">
        <w:rPr>
          <w:rFonts w:ascii="Times New Roman" w:hAnsi="Times New Roman" w:cs="Times New Roman"/>
          <w:sz w:val="24"/>
          <w:szCs w:val="24"/>
          <w:lang w:val="en-GB"/>
        </w:rPr>
        <w:t>difference in recognition performance between cat and dog images (</w:t>
      </w:r>
      <w:r w:rsidR="004917EA" w:rsidRPr="00A04A57">
        <w:rPr>
          <w:rFonts w:ascii="Times New Roman" w:hAnsi="Times New Roman" w:cs="Times New Roman"/>
          <w:sz w:val="24"/>
          <w:szCs w:val="24"/>
          <w:lang w:val="en-GB"/>
        </w:rPr>
        <w:t>50</w:t>
      </w:r>
      <w:r w:rsidR="008A4608"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9</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and 48.4</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resp</w:t>
      </w:r>
      <w:r w:rsidR="006020DA" w:rsidRPr="00A04A57">
        <w:rPr>
          <w:rFonts w:ascii="Times New Roman" w:hAnsi="Times New Roman" w:cs="Times New Roman"/>
          <w:sz w:val="24"/>
          <w:szCs w:val="24"/>
          <w:lang w:val="en-GB"/>
        </w:rPr>
        <w:t>ectively</w:t>
      </w:r>
      <w:r w:rsidR="008A4608" w:rsidRPr="00A04A57">
        <w:rPr>
          <w:rFonts w:ascii="Times New Roman" w:hAnsi="Times New Roman" w:cs="Times New Roman"/>
          <w:sz w:val="24"/>
          <w:szCs w:val="24"/>
          <w:lang w:val="en-GB"/>
        </w:rPr>
        <w:t xml:space="preserve">, </w:t>
      </w:r>
      <w:r w:rsidR="00457308" w:rsidRPr="00A04A57">
        <w:rPr>
          <w:rFonts w:ascii="Times New Roman" w:hAnsi="Times New Roman" w:cs="Times New Roman"/>
          <w:sz w:val="24"/>
          <w:szCs w:val="24"/>
          <w:lang w:val="en-GB"/>
        </w:rPr>
        <w:t>F(1,</w:t>
      </w:r>
      <w:r w:rsidR="00D606B2" w:rsidRPr="00A04A57">
        <w:rPr>
          <w:rFonts w:ascii="Times New Roman" w:hAnsi="Times New Roman" w:cs="Times New Roman"/>
          <w:sz w:val="24"/>
          <w:szCs w:val="24"/>
          <w:lang w:val="en-GB"/>
        </w:rPr>
        <w:t>100</w:t>
      </w:r>
      <w:r w:rsidR="00457308" w:rsidRPr="00A04A57">
        <w:rPr>
          <w:rFonts w:ascii="Times New Roman" w:hAnsi="Times New Roman" w:cs="Times New Roman"/>
          <w:sz w:val="24"/>
          <w:szCs w:val="24"/>
          <w:lang w:val="en-GB"/>
        </w:rPr>
        <w:t>) = 0.</w:t>
      </w:r>
      <w:r w:rsidR="004917EA" w:rsidRPr="00A04A57">
        <w:rPr>
          <w:rFonts w:ascii="Times New Roman" w:hAnsi="Times New Roman" w:cs="Times New Roman"/>
          <w:sz w:val="24"/>
          <w:szCs w:val="24"/>
          <w:lang w:val="en-GB"/>
        </w:rPr>
        <w:t>50</w:t>
      </w:r>
      <w:r w:rsidR="00D606B2" w:rsidRPr="00A04A57">
        <w:rPr>
          <w:rFonts w:ascii="Times New Roman" w:hAnsi="Times New Roman" w:cs="Times New Roman"/>
          <w:sz w:val="24"/>
          <w:szCs w:val="24"/>
          <w:lang w:val="en-GB"/>
        </w:rPr>
        <w:t>,</w:t>
      </w:r>
      <w:r w:rsidR="00457308" w:rsidRPr="00A04A57">
        <w:rPr>
          <w:rFonts w:ascii="Times New Roman" w:hAnsi="Times New Roman" w:cs="Times New Roman"/>
          <w:sz w:val="24"/>
          <w:szCs w:val="24"/>
          <w:lang w:val="en-GB"/>
        </w:rPr>
        <w:t xml:space="preserve"> p = .</w:t>
      </w:r>
      <w:r w:rsidR="004917EA" w:rsidRPr="00A04A57">
        <w:rPr>
          <w:rFonts w:ascii="Times New Roman" w:hAnsi="Times New Roman" w:cs="Times New Roman"/>
          <w:sz w:val="24"/>
          <w:szCs w:val="24"/>
          <w:lang w:val="en-GB"/>
        </w:rPr>
        <w:t>48</w:t>
      </w:r>
      <w:r w:rsidR="00457308"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no effect of AQ group on recognition performance (high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47.</w:t>
      </w:r>
      <w:r w:rsidR="00D606B2" w:rsidRPr="00A04A57">
        <w:rPr>
          <w:rFonts w:ascii="Times New Roman" w:hAnsi="Times New Roman" w:cs="Times New Roman"/>
          <w:sz w:val="24"/>
          <w:szCs w:val="24"/>
          <w:lang w:val="en-GB"/>
        </w:rPr>
        <w:t>4</w:t>
      </w:r>
      <w:r w:rsidR="00DE2478" w:rsidRPr="00A04A57">
        <w:rPr>
          <w:rFonts w:ascii="Times New Roman" w:hAnsi="Times New Roman" w:cs="Times New Roman"/>
          <w:sz w:val="24"/>
          <w:szCs w:val="24"/>
          <w:lang w:val="en-GB"/>
        </w:rPr>
        <w:t>%; low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5</w:t>
      </w:r>
      <w:r w:rsidR="00D606B2" w:rsidRPr="00A04A57">
        <w:rPr>
          <w:rFonts w:ascii="Times New Roman" w:hAnsi="Times New Roman" w:cs="Times New Roman"/>
          <w:sz w:val="24"/>
          <w:szCs w:val="24"/>
          <w:lang w:val="en-GB"/>
        </w:rPr>
        <w:t>1</w:t>
      </w:r>
      <w:r w:rsidR="00DE2478" w:rsidRPr="00A04A57">
        <w:rPr>
          <w:rFonts w:ascii="Times New Roman" w:hAnsi="Times New Roman" w:cs="Times New Roman"/>
          <w:sz w:val="24"/>
          <w:szCs w:val="24"/>
          <w:lang w:val="en-GB"/>
        </w:rPr>
        <w:t>.</w:t>
      </w:r>
      <w:r w:rsidR="00D606B2" w:rsidRPr="00A04A57">
        <w:rPr>
          <w:rFonts w:ascii="Times New Roman" w:hAnsi="Times New Roman" w:cs="Times New Roman"/>
          <w:sz w:val="24"/>
          <w:szCs w:val="24"/>
          <w:lang w:val="en-GB"/>
        </w:rPr>
        <w:t>9</w:t>
      </w:r>
      <w:r w:rsidR="00DE2478" w:rsidRPr="00A04A57">
        <w:rPr>
          <w:rFonts w:ascii="Times New Roman" w:hAnsi="Times New Roman" w:cs="Times New Roman"/>
          <w:sz w:val="24"/>
          <w:szCs w:val="24"/>
          <w:lang w:val="en-GB"/>
        </w:rPr>
        <w:t>%</w:t>
      </w:r>
      <w:r w:rsidR="00D00654" w:rsidRPr="00A04A57">
        <w:rPr>
          <w:rFonts w:ascii="Times New Roman" w:hAnsi="Times New Roman" w:cs="Times New Roman"/>
          <w:sz w:val="24"/>
          <w:szCs w:val="24"/>
          <w:lang w:val="en-GB"/>
        </w:rPr>
        <w:t xml:space="preserve">; F(1, </w:t>
      </w:r>
      <w:r w:rsidR="00D606B2" w:rsidRPr="00A04A57">
        <w:rPr>
          <w:rFonts w:ascii="Times New Roman" w:hAnsi="Times New Roman" w:cs="Times New Roman"/>
          <w:sz w:val="24"/>
          <w:szCs w:val="24"/>
          <w:lang w:val="en-GB"/>
        </w:rPr>
        <w:t>100</w:t>
      </w:r>
      <w:r w:rsidR="00D00654"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2</w:t>
      </w:r>
      <w:r w:rsidR="00D00654"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49</w:t>
      </w:r>
      <w:r w:rsidR="00D00654"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12</w:t>
      </w:r>
      <w:r w:rsidR="00D00654" w:rsidRPr="00A04A57">
        <w:rPr>
          <w:rFonts w:ascii="Times New Roman" w:hAnsi="Times New Roman" w:cs="Times New Roman"/>
          <w:sz w:val="24"/>
          <w:szCs w:val="24"/>
          <w:lang w:val="en-GB"/>
        </w:rPr>
        <w:t>)</w:t>
      </w:r>
      <w:r w:rsidR="003749A2"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xml:space="preserve"> </w:t>
      </w:r>
      <w:r w:rsidR="003E60CD"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 xml:space="preserve">nor an interaction between these two factors </w:t>
      </w:r>
      <w:r w:rsidR="0011264F" w:rsidRPr="00A04A57">
        <w:rPr>
          <w:rFonts w:ascii="Times New Roman" w:hAnsi="Times New Roman" w:cs="Times New Roman"/>
          <w:sz w:val="24"/>
          <w:szCs w:val="24"/>
          <w:lang w:val="en-GB"/>
        </w:rPr>
        <w:t xml:space="preserve">(F(1, </w:t>
      </w:r>
      <w:r w:rsidR="00D606B2" w:rsidRPr="00A04A57">
        <w:rPr>
          <w:rFonts w:ascii="Times New Roman" w:hAnsi="Times New Roman" w:cs="Times New Roman"/>
          <w:sz w:val="24"/>
          <w:szCs w:val="24"/>
          <w:lang w:val="en-GB"/>
        </w:rPr>
        <w:t>100</w:t>
      </w:r>
      <w:r w:rsidR="0011264F"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1</w:t>
      </w:r>
      <w:r w:rsidR="0011264F"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23</w:t>
      </w:r>
      <w:r w:rsidR="0011264F"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27</w:t>
      </w:r>
      <w:r w:rsidR="0011264F" w:rsidRPr="00A04A57">
        <w:rPr>
          <w:rFonts w:ascii="Times New Roman" w:hAnsi="Times New Roman" w:cs="Times New Roman"/>
          <w:sz w:val="24"/>
          <w:szCs w:val="24"/>
          <w:lang w:val="en-GB"/>
        </w:rPr>
        <w:t xml:space="preserve">). </w:t>
      </w:r>
    </w:p>
    <w:p w14:paraId="1AB36B8D" w14:textId="48C765C8" w:rsidR="00CB2C00" w:rsidRPr="00A04A57" w:rsidRDefault="00510E72" w:rsidP="001521BA">
      <w:pPr>
        <w:spacing w:line="360" w:lineRule="auto"/>
        <w:jc w:val="both"/>
        <w:rPr>
          <w:rFonts w:ascii="Times New Roman" w:hAnsi="Times New Roman" w:cs="Times New Roman"/>
          <w:sz w:val="24"/>
          <w:szCs w:val="24"/>
          <w:lang w:val="en-GB"/>
        </w:rPr>
      </w:pPr>
      <w:bookmarkStart w:id="14" w:name="_Hlk40443946"/>
      <w:r w:rsidRPr="00A04A57">
        <w:rPr>
          <w:rFonts w:ascii="Times New Roman" w:hAnsi="Times New Roman" w:cs="Times New Roman"/>
          <w:sz w:val="24"/>
          <w:szCs w:val="24"/>
          <w:lang w:val="en-GB"/>
        </w:rPr>
        <w:t xml:space="preserve">To </w:t>
      </w:r>
      <w:r w:rsidR="00E57A22" w:rsidRPr="00A04A57">
        <w:rPr>
          <w:rFonts w:ascii="Times New Roman" w:hAnsi="Times New Roman" w:cs="Times New Roman"/>
          <w:sz w:val="24"/>
          <w:szCs w:val="24"/>
          <w:lang w:val="en-GB"/>
        </w:rPr>
        <w:t>q</w:t>
      </w:r>
      <w:r w:rsidR="00CB2C00" w:rsidRPr="00A04A57">
        <w:rPr>
          <w:rFonts w:ascii="Times New Roman" w:hAnsi="Times New Roman" w:cs="Times New Roman"/>
          <w:sz w:val="24"/>
          <w:szCs w:val="24"/>
          <w:lang w:val="en-GB"/>
        </w:rPr>
        <w:t>uantif</w:t>
      </w:r>
      <w:r w:rsidR="00E57A22" w:rsidRPr="00A04A57">
        <w:rPr>
          <w:rFonts w:ascii="Times New Roman" w:hAnsi="Times New Roman" w:cs="Times New Roman"/>
          <w:sz w:val="24"/>
          <w:szCs w:val="24"/>
          <w:lang w:val="en-GB"/>
        </w:rPr>
        <w:t xml:space="preserve">y the relative importance of visual features we computed a </w:t>
      </w:r>
      <w:r w:rsidR="00CB2C00" w:rsidRPr="00A04A57">
        <w:rPr>
          <w:rFonts w:ascii="Times New Roman" w:hAnsi="Times New Roman" w:cs="Times New Roman"/>
          <w:sz w:val="24"/>
          <w:szCs w:val="24"/>
          <w:lang w:val="en-GB"/>
        </w:rPr>
        <w:t xml:space="preserve">feature diagnosticity index (FDi) </w:t>
      </w:r>
      <w:r w:rsidR="00E57A22" w:rsidRPr="00A04A57">
        <w:rPr>
          <w:rFonts w:ascii="Times New Roman" w:hAnsi="Times New Roman" w:cs="Times New Roman"/>
          <w:sz w:val="24"/>
          <w:szCs w:val="24"/>
          <w:lang w:val="en-GB"/>
        </w:rPr>
        <w:t>for all 10</w:t>
      </w:r>
      <w:r w:rsidR="003749A2" w:rsidRPr="00A04A57">
        <w:rPr>
          <w:rFonts w:ascii="Times New Roman" w:hAnsi="Times New Roman" w:cs="Times New Roman"/>
          <w:sz w:val="24"/>
          <w:szCs w:val="24"/>
          <w:lang w:val="en-GB"/>
        </w:rPr>
        <w:t>,</w:t>
      </w:r>
      <w:r w:rsidR="00E57A22" w:rsidRPr="00A04A57">
        <w:rPr>
          <w:rFonts w:ascii="Times New Roman" w:hAnsi="Times New Roman" w:cs="Times New Roman"/>
          <w:sz w:val="24"/>
          <w:szCs w:val="24"/>
          <w:lang w:val="en-GB"/>
        </w:rPr>
        <w:t>000 features</w:t>
      </w:r>
      <w:r w:rsidR="006020DA" w:rsidRPr="00A04A57">
        <w:rPr>
          <w:rFonts w:ascii="Times New Roman" w:hAnsi="Times New Roman" w:cs="Times New Roman"/>
          <w:sz w:val="24"/>
          <w:szCs w:val="24"/>
          <w:lang w:val="en-GB"/>
        </w:rPr>
        <w:t xml:space="preserve"> (10 images with 1000 features each)</w:t>
      </w:r>
      <w:r w:rsidR="00DD63CE" w:rsidRPr="00A04A57">
        <w:rPr>
          <w:rFonts w:ascii="Times New Roman" w:hAnsi="Times New Roman" w:cs="Times New Roman"/>
          <w:sz w:val="24"/>
          <w:szCs w:val="24"/>
          <w:lang w:val="en-GB"/>
        </w:rPr>
        <w:t xml:space="preserve"> </w:t>
      </w:r>
      <w:r w:rsidR="00E57A22" w:rsidRPr="00A04A57">
        <w:rPr>
          <w:rFonts w:ascii="Times New Roman" w:hAnsi="Times New Roman" w:cs="Times New Roman"/>
          <w:sz w:val="24"/>
          <w:szCs w:val="24"/>
          <w:lang w:val="en-GB"/>
        </w:rPr>
        <w:t xml:space="preserve">based on </w:t>
      </w:r>
      <w:r w:rsidR="00CB2C00" w:rsidRPr="00A04A57">
        <w:rPr>
          <w:rFonts w:ascii="Times New Roman" w:hAnsi="Times New Roman" w:cs="Times New Roman"/>
          <w:sz w:val="24"/>
          <w:szCs w:val="24"/>
          <w:lang w:val="en-GB"/>
        </w:rPr>
        <w:t xml:space="preserve">the average recognition accuracy for trials containing </w:t>
      </w:r>
      <w:r w:rsidR="00E57A22" w:rsidRPr="00A04A57">
        <w:rPr>
          <w:rFonts w:ascii="Times New Roman" w:hAnsi="Times New Roman" w:cs="Times New Roman"/>
          <w:sz w:val="24"/>
          <w:szCs w:val="24"/>
          <w:lang w:val="en-GB"/>
        </w:rPr>
        <w:t xml:space="preserve">each </w:t>
      </w:r>
      <w:r w:rsidR="00CB2C00" w:rsidRPr="00A04A57">
        <w:rPr>
          <w:rFonts w:ascii="Times New Roman" w:hAnsi="Times New Roman" w:cs="Times New Roman"/>
          <w:sz w:val="24"/>
          <w:szCs w:val="24"/>
          <w:lang w:val="en-GB"/>
        </w:rPr>
        <w:t xml:space="preserve">feature. </w:t>
      </w:r>
      <w:r w:rsidR="004870F4" w:rsidRPr="00A04A57">
        <w:rPr>
          <w:rFonts w:ascii="Times New Roman" w:hAnsi="Times New Roman" w:cs="Times New Roman"/>
          <w:sz w:val="24"/>
          <w:szCs w:val="24"/>
          <w:lang w:val="en-GB"/>
        </w:rPr>
        <w:t>This value, however, is affected by variance due to differences in the recognizability between images and by overall performance differences</w:t>
      </w:r>
      <w:r w:rsidR="006008D3" w:rsidRPr="00A04A57">
        <w:rPr>
          <w:rFonts w:ascii="Times New Roman" w:hAnsi="Times New Roman" w:cs="Times New Roman"/>
          <w:sz w:val="24"/>
          <w:szCs w:val="24"/>
          <w:lang w:val="en-GB"/>
        </w:rPr>
        <w:t xml:space="preserve"> </w:t>
      </w:r>
      <w:r w:rsidR="004870F4" w:rsidRPr="00A04A57">
        <w:rPr>
          <w:rFonts w:ascii="Times New Roman" w:hAnsi="Times New Roman" w:cs="Times New Roman"/>
          <w:sz w:val="24"/>
          <w:szCs w:val="24"/>
          <w:lang w:val="en-GB"/>
        </w:rPr>
        <w:t xml:space="preserve">between participants (across all images and image features). This variance, however, is undesirable because we are </w:t>
      </w:r>
      <w:r w:rsidR="006008D3" w:rsidRPr="00A04A57">
        <w:rPr>
          <w:rFonts w:ascii="Times New Roman" w:hAnsi="Times New Roman" w:cs="Times New Roman"/>
          <w:sz w:val="24"/>
          <w:szCs w:val="24"/>
          <w:lang w:val="en-GB"/>
        </w:rPr>
        <w:t xml:space="preserve">only </w:t>
      </w:r>
      <w:r w:rsidR="004870F4" w:rsidRPr="00A04A57">
        <w:rPr>
          <w:rFonts w:ascii="Times New Roman" w:hAnsi="Times New Roman" w:cs="Times New Roman"/>
          <w:sz w:val="24"/>
          <w:szCs w:val="24"/>
          <w:lang w:val="en-GB"/>
        </w:rPr>
        <w:t xml:space="preserve">interested in the relative contribution of features </w:t>
      </w:r>
      <w:r w:rsidR="006008D3" w:rsidRPr="00A04A57">
        <w:rPr>
          <w:rFonts w:ascii="Times New Roman" w:hAnsi="Times New Roman" w:cs="Times New Roman"/>
          <w:sz w:val="24"/>
          <w:szCs w:val="24"/>
          <w:lang w:val="en-GB"/>
        </w:rPr>
        <w:t xml:space="preserve">to image recognition </w:t>
      </w:r>
      <w:r w:rsidR="004870F4" w:rsidRPr="00A04A57">
        <w:rPr>
          <w:rFonts w:ascii="Times New Roman" w:hAnsi="Times New Roman" w:cs="Times New Roman"/>
          <w:sz w:val="24"/>
          <w:szCs w:val="24"/>
          <w:lang w:val="en-GB"/>
        </w:rPr>
        <w:t xml:space="preserve">within each image </w:t>
      </w:r>
      <w:r w:rsidR="006008D3" w:rsidRPr="00A04A57">
        <w:rPr>
          <w:rFonts w:ascii="Times New Roman" w:hAnsi="Times New Roman" w:cs="Times New Roman"/>
          <w:sz w:val="24"/>
          <w:szCs w:val="24"/>
          <w:lang w:val="en-GB"/>
        </w:rPr>
        <w:t>and within each participant. Therefore</w:t>
      </w:r>
      <w:r w:rsidR="00E369E3" w:rsidRPr="00A04A57">
        <w:rPr>
          <w:rFonts w:ascii="Times New Roman" w:hAnsi="Times New Roman" w:cs="Times New Roman"/>
          <w:sz w:val="24"/>
          <w:szCs w:val="24"/>
          <w:lang w:val="en-GB"/>
        </w:rPr>
        <w:t>,</w:t>
      </w:r>
      <w:r w:rsidR="006008D3" w:rsidRPr="00A04A57">
        <w:rPr>
          <w:rFonts w:ascii="Times New Roman" w:hAnsi="Times New Roman" w:cs="Times New Roman"/>
          <w:sz w:val="24"/>
          <w:szCs w:val="24"/>
          <w:lang w:val="en-GB"/>
        </w:rPr>
        <w:t xml:space="preserve"> we z-scored FDi values </w:t>
      </w:r>
      <w:r w:rsidR="00CB2C00" w:rsidRPr="00A04A57">
        <w:rPr>
          <w:rFonts w:ascii="Times New Roman" w:hAnsi="Times New Roman" w:cs="Times New Roman"/>
          <w:sz w:val="24"/>
          <w:szCs w:val="24"/>
          <w:lang w:val="en-GB"/>
        </w:rPr>
        <w:t xml:space="preserve">within each participant and image </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across the 1000 features of each image</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w:t>
      </w:r>
      <w:bookmarkEnd w:id="14"/>
      <w:r w:rsidR="00CB2C00" w:rsidRPr="00A04A57">
        <w:rPr>
          <w:rFonts w:ascii="Times New Roman" w:hAnsi="Times New Roman" w:cs="Times New Roman"/>
          <w:sz w:val="24"/>
          <w:szCs w:val="24"/>
          <w:lang w:val="en-GB"/>
        </w:rPr>
        <w:t xml:space="preserve"> If FDi values truly reflect feature </w:t>
      </w:r>
      <w:r w:rsidR="00E57A22" w:rsidRPr="00A04A57">
        <w:rPr>
          <w:rFonts w:ascii="Times New Roman" w:hAnsi="Times New Roman" w:cs="Times New Roman"/>
          <w:sz w:val="24"/>
          <w:szCs w:val="24"/>
          <w:lang w:val="en-GB"/>
        </w:rPr>
        <w:t>importance for i</w:t>
      </w:r>
      <w:r w:rsidR="00CB2C00" w:rsidRPr="00A04A57">
        <w:rPr>
          <w:rFonts w:ascii="Times New Roman" w:hAnsi="Times New Roman" w:cs="Times New Roman"/>
          <w:sz w:val="24"/>
          <w:szCs w:val="24"/>
          <w:lang w:val="en-GB"/>
        </w:rPr>
        <w:t xml:space="preserve">mage recognition, images resulting from the summation of features with the highest FDi values should be most </w:t>
      </w:r>
      <w:r w:rsidR="00A144D5" w:rsidRPr="00A04A57">
        <w:rPr>
          <w:rFonts w:ascii="Times New Roman" w:hAnsi="Times New Roman" w:cs="Times New Roman"/>
          <w:sz w:val="24"/>
          <w:szCs w:val="24"/>
          <w:lang w:val="en-GB"/>
        </w:rPr>
        <w:t>recognizable</w:t>
      </w:r>
      <w:bookmarkStart w:id="15" w:name="_Hlk40014591"/>
      <w:r w:rsidR="00CB2C00" w:rsidRPr="00A04A57">
        <w:rPr>
          <w:rFonts w:ascii="Times New Roman" w:hAnsi="Times New Roman" w:cs="Times New Roman"/>
          <w:sz w:val="24"/>
          <w:szCs w:val="24"/>
          <w:lang w:val="en-GB"/>
        </w:rPr>
        <w:t xml:space="preserve">. </w:t>
      </w:r>
      <w:bookmarkStart w:id="16" w:name="_Hlk40444209"/>
      <w:r w:rsidR="00586664" w:rsidRPr="00A04A57">
        <w:rPr>
          <w:rFonts w:ascii="Times New Roman" w:hAnsi="Times New Roman" w:cs="Times New Roman"/>
          <w:sz w:val="24"/>
          <w:szCs w:val="24"/>
          <w:lang w:val="en-GB"/>
        </w:rPr>
        <w:t xml:space="preserve">Visual inspection of </w:t>
      </w:r>
      <w:r w:rsidR="00CB2C00" w:rsidRPr="00A04A57">
        <w:rPr>
          <w:rFonts w:ascii="Times New Roman" w:hAnsi="Times New Roman" w:cs="Times New Roman"/>
          <w:sz w:val="24"/>
          <w:szCs w:val="24"/>
          <w:lang w:val="en-GB"/>
        </w:rPr>
        <w:t xml:space="preserve">images reconstructed from the 200 features with the highest FDi values </w:t>
      </w:r>
      <w:r w:rsidR="00586664" w:rsidRPr="00A04A57">
        <w:rPr>
          <w:rFonts w:ascii="Times New Roman" w:hAnsi="Times New Roman" w:cs="Times New Roman"/>
          <w:sz w:val="24"/>
          <w:szCs w:val="24"/>
          <w:lang w:val="en-GB"/>
        </w:rPr>
        <w:t>revealed that these images w</w:t>
      </w:r>
      <w:r w:rsidR="00CB2C00" w:rsidRPr="00A04A57">
        <w:rPr>
          <w:rFonts w:ascii="Times New Roman" w:hAnsi="Times New Roman" w:cs="Times New Roman"/>
          <w:sz w:val="24"/>
          <w:szCs w:val="24"/>
          <w:lang w:val="en-GB"/>
        </w:rPr>
        <w:t>ere easier to recognize than images reconstructed from the 200 features with the lowest FDi values (</w:t>
      </w:r>
      <w:r w:rsidR="00A144D5" w:rsidRPr="00A04A57">
        <w:rPr>
          <w:rFonts w:ascii="Times New Roman" w:hAnsi="Times New Roman" w:cs="Times New Roman"/>
          <w:sz w:val="24"/>
          <w:szCs w:val="24"/>
          <w:lang w:val="en-GB"/>
        </w:rPr>
        <w:t xml:space="preserve">shown for </w:t>
      </w:r>
      <w:r w:rsidR="00CB2C00" w:rsidRPr="00A04A57">
        <w:rPr>
          <w:rFonts w:ascii="Times New Roman" w:hAnsi="Times New Roman" w:cs="Times New Roman"/>
          <w:sz w:val="24"/>
          <w:szCs w:val="24"/>
          <w:lang w:val="en-GB"/>
        </w:rPr>
        <w:t xml:space="preserve">one exemplary image </w:t>
      </w:r>
      <w:r w:rsidR="00A144D5" w:rsidRPr="00A04A57">
        <w:rPr>
          <w:rFonts w:ascii="Times New Roman" w:hAnsi="Times New Roman" w:cs="Times New Roman"/>
          <w:sz w:val="24"/>
          <w:szCs w:val="24"/>
          <w:lang w:val="en-GB"/>
        </w:rPr>
        <w:t>i</w:t>
      </w:r>
      <w:r w:rsidR="00CB2C00" w:rsidRPr="00A04A57">
        <w:rPr>
          <w:rFonts w:ascii="Times New Roman" w:hAnsi="Times New Roman" w:cs="Times New Roman"/>
          <w:sz w:val="24"/>
          <w:szCs w:val="24"/>
          <w:lang w:val="en-GB"/>
        </w:rPr>
        <w:t>n Figure 1c</w:t>
      </w:r>
      <w:r w:rsidR="00586664" w:rsidRPr="00A04A57">
        <w:rPr>
          <w:rFonts w:ascii="Times New Roman" w:hAnsi="Times New Roman" w:cs="Times New Roman"/>
          <w:sz w:val="24"/>
          <w:szCs w:val="24"/>
          <w:lang w:val="en-GB"/>
        </w:rPr>
        <w:t xml:space="preserve"> and for all images in </w:t>
      </w:r>
      <w:r w:rsidR="002402AB" w:rsidRPr="00A04A57">
        <w:rPr>
          <w:rFonts w:ascii="Times New Roman" w:hAnsi="Times New Roman" w:cs="Times New Roman"/>
          <w:sz w:val="24"/>
          <w:szCs w:val="24"/>
          <w:lang w:val="en-GB"/>
        </w:rPr>
        <w:t xml:space="preserve">the </w:t>
      </w:r>
      <w:r w:rsidR="00586664" w:rsidRPr="00A04A57">
        <w:rPr>
          <w:rFonts w:ascii="Times New Roman" w:hAnsi="Times New Roman" w:cs="Times New Roman"/>
          <w:sz w:val="24"/>
          <w:szCs w:val="24"/>
          <w:lang w:val="en-GB"/>
        </w:rPr>
        <w:t>supplementary figure</w:t>
      </w:r>
      <w:r w:rsidR="00CB2C00"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 xml:space="preserve"> This observation, however, does </w:t>
      </w:r>
      <w:r w:rsidR="001A6B3A" w:rsidRPr="00A04A57">
        <w:rPr>
          <w:rFonts w:ascii="Times New Roman" w:hAnsi="Times New Roman" w:cs="Times New Roman"/>
          <w:sz w:val="24"/>
          <w:szCs w:val="24"/>
          <w:lang w:val="en-GB"/>
        </w:rPr>
        <w:t>n</w:t>
      </w:r>
      <w:r w:rsidR="00157116" w:rsidRPr="00A04A57">
        <w:rPr>
          <w:rFonts w:ascii="Times New Roman" w:hAnsi="Times New Roman" w:cs="Times New Roman"/>
          <w:sz w:val="24"/>
          <w:szCs w:val="24"/>
          <w:lang w:val="en-GB"/>
        </w:rPr>
        <w:t xml:space="preserve">ot </w:t>
      </w:r>
      <w:r w:rsidR="00586664" w:rsidRPr="00A04A57">
        <w:rPr>
          <w:rFonts w:ascii="Times New Roman" w:hAnsi="Times New Roman" w:cs="Times New Roman"/>
          <w:sz w:val="24"/>
          <w:szCs w:val="24"/>
          <w:lang w:val="en-GB"/>
        </w:rPr>
        <w:t>quantitatively validate the efficacy of our method. Therefore, we have</w:t>
      </w:r>
      <w:r w:rsidR="00157116" w:rsidRPr="00A04A57">
        <w:rPr>
          <w:rFonts w:ascii="Times New Roman" w:hAnsi="Times New Roman" w:cs="Times New Roman"/>
          <w:sz w:val="24"/>
          <w:szCs w:val="24"/>
          <w:lang w:val="en-GB"/>
        </w:rPr>
        <w:t xml:space="preserve">, in addition, </w:t>
      </w:r>
      <w:r w:rsidR="00CB2C00" w:rsidRPr="00A04A57">
        <w:rPr>
          <w:rFonts w:ascii="Times New Roman" w:hAnsi="Times New Roman" w:cs="Times New Roman"/>
          <w:sz w:val="24"/>
          <w:szCs w:val="24"/>
          <w:lang w:val="en-GB"/>
        </w:rPr>
        <w:t xml:space="preserve">validated </w:t>
      </w:r>
      <w:r w:rsidR="00586664" w:rsidRPr="00A04A57">
        <w:rPr>
          <w:rFonts w:ascii="Times New Roman" w:hAnsi="Times New Roman" w:cs="Times New Roman"/>
          <w:sz w:val="24"/>
          <w:szCs w:val="24"/>
          <w:lang w:val="en-GB"/>
        </w:rPr>
        <w:t xml:space="preserve">our method by assessing the replicability of the pattern of FDi values </w:t>
      </w:r>
      <w:r w:rsidR="00157116"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across all 10,000 features</w:t>
      </w:r>
      <w:r w:rsidR="00157116" w:rsidRPr="00A04A57">
        <w:rPr>
          <w:rFonts w:ascii="Times New Roman" w:hAnsi="Times New Roman" w:cs="Times New Roman"/>
          <w:sz w:val="24"/>
          <w:szCs w:val="24"/>
          <w:lang w:val="en-GB"/>
        </w:rPr>
        <w:t xml:space="preserve">) between participants. This analysis revealed significant replicability of FDi patterns across participants (Pearson </w:t>
      </w:r>
      <w:del w:id="17" w:author="Arjen Alink" w:date="2020-07-14T12:42:00Z">
        <w:r w:rsidR="00157116" w:rsidRPr="00A04A57" w:rsidDel="00AA7424">
          <w:rPr>
            <w:rFonts w:ascii="Times New Roman" w:hAnsi="Times New Roman" w:cs="Times New Roman"/>
            <w:sz w:val="24"/>
            <w:szCs w:val="24"/>
            <w:lang w:val="en-GB"/>
          </w:rPr>
          <w:delText>rho</w:delText>
        </w:r>
      </w:del>
      <w:ins w:id="18" w:author="Arjen Alink" w:date="2020-07-14T12:42:00Z">
        <w:r w:rsidR="00AA7424">
          <w:rPr>
            <w:rFonts w:ascii="Times New Roman" w:hAnsi="Times New Roman" w:cs="Times New Roman"/>
            <w:sz w:val="24"/>
            <w:szCs w:val="24"/>
            <w:lang w:val="en-GB"/>
          </w:rPr>
          <w:t>r</w:t>
        </w:r>
      </w:ins>
      <w:r w:rsidR="00157116" w:rsidRPr="00A04A57">
        <w:rPr>
          <w:rFonts w:ascii="Times New Roman" w:hAnsi="Times New Roman" w:cs="Times New Roman"/>
          <w:sz w:val="24"/>
          <w:szCs w:val="24"/>
          <w:lang w:val="en-GB"/>
        </w:rPr>
        <w:t xml:space="preserve"> = .081, p &lt; .0001, permutation-based test, Figure 1c).  </w:t>
      </w:r>
      <w:r w:rsidR="00586664" w:rsidRPr="00A04A57">
        <w:rPr>
          <w:rFonts w:ascii="Times New Roman" w:hAnsi="Times New Roman" w:cs="Times New Roman"/>
          <w:sz w:val="24"/>
          <w:szCs w:val="24"/>
          <w:lang w:val="en-GB"/>
        </w:rPr>
        <w:t xml:space="preserve"> </w:t>
      </w:r>
      <w:bookmarkEnd w:id="16"/>
      <w:r w:rsidR="00586664" w:rsidRPr="00A04A57">
        <w:rPr>
          <w:rFonts w:ascii="Times New Roman" w:hAnsi="Times New Roman" w:cs="Times New Roman"/>
          <w:sz w:val="24"/>
          <w:szCs w:val="24"/>
          <w:lang w:val="en-GB"/>
        </w:rPr>
        <w:t xml:space="preserve"> </w:t>
      </w:r>
    </w:p>
    <w:bookmarkEnd w:id="1"/>
    <w:bookmarkEnd w:id="15"/>
    <w:p w14:paraId="7FE567F9" w14:textId="2CB39515" w:rsidR="002222E7" w:rsidRPr="00A04A57" w:rsidRDefault="0089285A" w:rsidP="001521BA">
      <w:pPr>
        <w:spacing w:line="360" w:lineRule="auto"/>
        <w:rPr>
          <w:rFonts w:ascii="Times New Roman" w:hAnsi="Times New Roman" w:cs="Times New Roman"/>
          <w:sz w:val="24"/>
          <w:szCs w:val="24"/>
          <w:lang w:val="en-GB"/>
        </w:rPr>
      </w:pPr>
      <w:r w:rsidRPr="00F22E23">
        <w:rPr>
          <w:rFonts w:ascii="Times New Roman" w:hAnsi="Times New Roman" w:cs="Times New Roman"/>
          <w:noProof/>
          <w:lang w:val="en-GB" w:eastAsia="en-GB"/>
        </w:rPr>
        <w:lastRenderedPageBreak/>
        <mc:AlternateContent>
          <mc:Choice Requires="wps">
            <w:drawing>
              <wp:anchor distT="0" distB="0" distL="114300" distR="114300" simplePos="0" relativeHeight="251668480" behindDoc="0" locked="0" layoutInCell="1" allowOverlap="1" wp14:anchorId="3C8B30B8" wp14:editId="23BEC756">
                <wp:simplePos x="0" y="0"/>
                <wp:positionH relativeFrom="column">
                  <wp:posOffset>41275</wp:posOffset>
                </wp:positionH>
                <wp:positionV relativeFrom="paragraph">
                  <wp:posOffset>125730</wp:posOffset>
                </wp:positionV>
                <wp:extent cx="2061845" cy="4114800"/>
                <wp:effectExtent l="0" t="0" r="0"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4114800"/>
                        </a:xfrm>
                        <a:prstGeom prst="rect">
                          <a:avLst/>
                        </a:prstGeom>
                        <a:solidFill>
                          <a:srgbClr val="FFFFFF"/>
                        </a:solidFill>
                        <a:ln w="9525">
                          <a:noFill/>
                          <a:miter lim="800000"/>
                          <a:headEnd/>
                          <a:tailEnd/>
                        </a:ln>
                      </wps:spPr>
                      <wps:txb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C8B30B8" id="_x0000_t202" coordsize="21600,21600" o:spt="202" path="m,l,21600r21600,l21600,xe">
                <v:stroke joinstyle="miter"/>
                <v:path gradientshapeok="t" o:connecttype="rect"/>
              </v:shapetype>
              <v:shape id="Textfeld 2" o:spid="_x0000_s1026" type="#_x0000_t202" style="position:absolute;margin-left:3.25pt;margin-top:9.9pt;width:162.35pt;height:3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" stroked="f">
                <v:textbo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v:textbox>
                <w10:wrap type="square"/>
              </v:shape>
            </w:pict>
          </mc:Fallback>
        </mc:AlternateContent>
      </w:r>
      <w:r w:rsidR="00963761" w:rsidRPr="00F22E23">
        <w:rPr>
          <w:rFonts w:ascii="Times New Roman" w:hAnsi="Times New Roman" w:cs="Times New Roman"/>
          <w:noProof/>
          <w:lang w:val="en-GB"/>
        </w:rPr>
        <w:drawing>
          <wp:inline distT="0" distB="0" distL="0" distR="0" wp14:anchorId="43012D18" wp14:editId="3F77D744">
            <wp:extent cx="3266575" cy="4167851"/>
            <wp:effectExtent l="0" t="0" r="0"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266575" cy="4167851"/>
                    </a:xfrm>
                    <a:prstGeom prst="rect">
                      <a:avLst/>
                    </a:prstGeom>
                    <a:noFill/>
                    <a:ln>
                      <a:noFill/>
                    </a:ln>
                    <a:effectLst/>
                  </pic:spPr>
                </pic:pic>
              </a:graphicData>
            </a:graphic>
          </wp:inline>
        </w:drawing>
      </w:r>
      <w:bookmarkStart w:id="19" w:name="_Hlk519086399"/>
    </w:p>
    <w:p w14:paraId="4F2E607E" w14:textId="2067CDE4" w:rsidR="00537D59" w:rsidRPr="00A04A57" w:rsidRDefault="003849E0" w:rsidP="001521BA">
      <w:pPr>
        <w:spacing w:line="360" w:lineRule="auto"/>
        <w:jc w:val="both"/>
        <w:rPr>
          <w:rFonts w:ascii="Times New Roman" w:hAnsi="Times New Roman" w:cs="Times New Roman"/>
          <w:noProof/>
          <w:sz w:val="24"/>
          <w:szCs w:val="24"/>
          <w:lang w:val="en-GB" w:eastAsia="en-GB"/>
        </w:rPr>
      </w:pPr>
      <w:bookmarkStart w:id="20" w:name="_Hlk40444242"/>
      <w:r w:rsidRPr="00A04A57">
        <w:rPr>
          <w:rFonts w:ascii="Times New Roman" w:hAnsi="Times New Roman" w:cs="Times New Roman"/>
          <w:sz w:val="24"/>
          <w:szCs w:val="24"/>
          <w:lang w:val="en-GB"/>
        </w:rPr>
        <w:t xml:space="preserve">After having </w:t>
      </w:r>
      <w:r w:rsidR="003749A2" w:rsidRPr="00A04A57">
        <w:rPr>
          <w:rFonts w:ascii="Times New Roman" w:hAnsi="Times New Roman" w:cs="Times New Roman"/>
          <w:sz w:val="24"/>
          <w:szCs w:val="24"/>
          <w:lang w:val="en-GB"/>
        </w:rPr>
        <w:t xml:space="preserve">established </w:t>
      </w:r>
      <w:r w:rsidRPr="00A04A57">
        <w:rPr>
          <w:rFonts w:ascii="Times New Roman" w:hAnsi="Times New Roman" w:cs="Times New Roman"/>
          <w:sz w:val="24"/>
          <w:szCs w:val="24"/>
          <w:lang w:val="en-GB"/>
        </w:rPr>
        <w:t xml:space="preserve">that </w:t>
      </w:r>
      <w:proofErr w:type="spellStart"/>
      <w:r w:rsidRPr="00A04A57">
        <w:rPr>
          <w:rFonts w:ascii="Times New Roman" w:hAnsi="Times New Roman" w:cs="Times New Roman"/>
          <w:sz w:val="24"/>
          <w:szCs w:val="24"/>
          <w:lang w:val="en-GB"/>
        </w:rPr>
        <w:t>FDi</w:t>
      </w:r>
      <w:proofErr w:type="spellEnd"/>
      <w:r w:rsidRPr="00A04A57">
        <w:rPr>
          <w:rFonts w:ascii="Times New Roman" w:hAnsi="Times New Roman" w:cs="Times New Roman"/>
          <w:sz w:val="24"/>
          <w:szCs w:val="24"/>
          <w:lang w:val="en-GB"/>
        </w:rPr>
        <w:t xml:space="preserve"> values </w:t>
      </w:r>
      <w:del w:id="21" w:author="Arjen Alink" w:date="2020-07-14T13:38:00Z">
        <w:r w:rsidRPr="00A04A57" w:rsidDel="00BF374F">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measure the importance of features</w:t>
      </w:r>
      <w:r w:rsidR="00611288" w:rsidRPr="00A04A57">
        <w:rPr>
          <w:rFonts w:ascii="Times New Roman" w:hAnsi="Times New Roman" w:cs="Times New Roman"/>
          <w:sz w:val="24"/>
          <w:szCs w:val="24"/>
          <w:lang w:val="en-GB"/>
        </w:rPr>
        <w:t xml:space="preserve"> for image recognition</w:t>
      </w:r>
      <w:r w:rsidRPr="00A04A57">
        <w:rPr>
          <w:rFonts w:ascii="Times New Roman" w:hAnsi="Times New Roman" w:cs="Times New Roman"/>
          <w:sz w:val="24"/>
          <w:szCs w:val="24"/>
          <w:lang w:val="en-GB"/>
        </w:rPr>
        <w:t>, w</w:t>
      </w:r>
      <w:r w:rsidR="007D5DE4" w:rsidRPr="00A04A57">
        <w:rPr>
          <w:rFonts w:ascii="Times New Roman" w:hAnsi="Times New Roman" w:cs="Times New Roman"/>
          <w:sz w:val="24"/>
          <w:szCs w:val="24"/>
          <w:lang w:val="en-GB"/>
        </w:rPr>
        <w:t xml:space="preserve">e </w:t>
      </w:r>
      <w:r w:rsidR="00122B67" w:rsidRPr="00A04A57">
        <w:rPr>
          <w:rFonts w:ascii="Times New Roman" w:hAnsi="Times New Roman" w:cs="Times New Roman"/>
          <w:sz w:val="24"/>
          <w:szCs w:val="24"/>
          <w:lang w:val="en-GB"/>
        </w:rPr>
        <w:t xml:space="preserve">tested </w:t>
      </w:r>
      <w:r w:rsidRPr="00A04A57">
        <w:rPr>
          <w:rFonts w:ascii="Times New Roman" w:hAnsi="Times New Roman" w:cs="Times New Roman"/>
          <w:sz w:val="24"/>
          <w:szCs w:val="24"/>
          <w:lang w:val="en-GB"/>
        </w:rPr>
        <w:t xml:space="preserve">if </w:t>
      </w:r>
      <w:r w:rsidR="00122B67" w:rsidRPr="00A04A57">
        <w:rPr>
          <w:rFonts w:ascii="Times New Roman" w:hAnsi="Times New Roman" w:cs="Times New Roman"/>
          <w:sz w:val="24"/>
          <w:szCs w:val="24"/>
          <w:lang w:val="en-GB"/>
        </w:rPr>
        <w:t xml:space="preserve">FDi values </w:t>
      </w:r>
      <w:r w:rsidRPr="00A04A57">
        <w:rPr>
          <w:rFonts w:ascii="Times New Roman" w:hAnsi="Times New Roman" w:cs="Times New Roman"/>
          <w:sz w:val="24"/>
          <w:szCs w:val="24"/>
          <w:lang w:val="en-GB"/>
        </w:rPr>
        <w:t xml:space="preserve">are </w:t>
      </w:r>
      <w:r w:rsidR="00122B67" w:rsidRPr="00A04A57">
        <w:rPr>
          <w:rFonts w:ascii="Times New Roman" w:hAnsi="Times New Roman" w:cs="Times New Roman"/>
          <w:sz w:val="24"/>
          <w:szCs w:val="24"/>
          <w:lang w:val="en-GB"/>
        </w:rPr>
        <w:t xml:space="preserve">elevated for high-spatial frequency features </w:t>
      </w:r>
      <w:r w:rsidR="00902519" w:rsidRPr="00A04A57">
        <w:rPr>
          <w:rFonts w:ascii="Times New Roman" w:hAnsi="Times New Roman" w:cs="Times New Roman"/>
          <w:sz w:val="24"/>
          <w:szCs w:val="24"/>
          <w:lang w:val="en-GB"/>
        </w:rPr>
        <w:t>in h</w:t>
      </w:r>
      <w:r w:rsidR="00231F47" w:rsidRPr="00A04A57">
        <w:rPr>
          <w:rFonts w:ascii="Times New Roman" w:hAnsi="Times New Roman" w:cs="Times New Roman"/>
          <w:sz w:val="24"/>
          <w:szCs w:val="24"/>
          <w:lang w:val="en-GB"/>
        </w:rPr>
        <w:t>igh</w:t>
      </w:r>
      <w:r w:rsidR="007D5DE4" w:rsidRPr="00A04A57">
        <w:rPr>
          <w:rFonts w:ascii="Times New Roman" w:hAnsi="Times New Roman" w:cs="Times New Roman"/>
          <w:sz w:val="24"/>
          <w:szCs w:val="24"/>
          <w:lang w:val="en-GB"/>
        </w:rPr>
        <w:t>-</w:t>
      </w:r>
      <w:r w:rsidR="00231F47" w:rsidRPr="00A04A57">
        <w:rPr>
          <w:rFonts w:ascii="Times New Roman" w:hAnsi="Times New Roman" w:cs="Times New Roman"/>
          <w:sz w:val="24"/>
          <w:szCs w:val="24"/>
          <w:lang w:val="en-GB"/>
        </w:rPr>
        <w:t>AQ individuals</w:t>
      </w:r>
      <w:r w:rsidR="007D5DE4" w:rsidRPr="00A04A57">
        <w:rPr>
          <w:rFonts w:ascii="Times New Roman" w:hAnsi="Times New Roman" w:cs="Times New Roman"/>
          <w:sz w:val="24"/>
          <w:szCs w:val="24"/>
          <w:lang w:val="en-GB"/>
        </w:rPr>
        <w:t xml:space="preserve">. </w:t>
      </w:r>
      <w:bookmarkStart w:id="22" w:name="_Hlk40443984"/>
      <w:r w:rsidR="007D5DE4" w:rsidRPr="00A04A57">
        <w:rPr>
          <w:rFonts w:ascii="Times New Roman" w:hAnsi="Times New Roman" w:cs="Times New Roman"/>
          <w:sz w:val="24"/>
          <w:szCs w:val="24"/>
          <w:lang w:val="en-GB"/>
        </w:rPr>
        <w:t>To this end, we</w:t>
      </w:r>
      <w:r w:rsidR="00A97450" w:rsidRPr="00A04A57">
        <w:rPr>
          <w:rFonts w:ascii="Times New Roman" w:hAnsi="Times New Roman" w:cs="Times New Roman"/>
          <w:sz w:val="24"/>
          <w:szCs w:val="24"/>
          <w:lang w:val="en-GB"/>
        </w:rPr>
        <w:t xml:space="preserve"> </w:t>
      </w:r>
      <w:r w:rsidR="002A4FDF" w:rsidRPr="00A04A57">
        <w:rPr>
          <w:rFonts w:ascii="Times New Roman" w:hAnsi="Times New Roman" w:cs="Times New Roman"/>
          <w:sz w:val="24"/>
          <w:szCs w:val="24"/>
          <w:lang w:val="en-GB"/>
        </w:rPr>
        <w:t xml:space="preserve">grouped </w:t>
      </w:r>
      <w:r w:rsidR="00A97450" w:rsidRPr="00A04A57">
        <w:rPr>
          <w:rFonts w:ascii="Times New Roman" w:hAnsi="Times New Roman" w:cs="Times New Roman"/>
          <w:sz w:val="24"/>
          <w:szCs w:val="24"/>
          <w:lang w:val="en-GB"/>
        </w:rPr>
        <w:t xml:space="preserve">features into </w:t>
      </w:r>
      <w:r w:rsidR="00EA1D8A" w:rsidRPr="00A04A57">
        <w:rPr>
          <w:rFonts w:ascii="Times New Roman" w:hAnsi="Times New Roman" w:cs="Times New Roman"/>
          <w:sz w:val="24"/>
          <w:szCs w:val="24"/>
          <w:lang w:val="en-GB"/>
        </w:rPr>
        <w:t xml:space="preserve">five </w:t>
      </w:r>
      <w:r w:rsidR="003749A2" w:rsidRPr="00A04A57">
        <w:rPr>
          <w:rFonts w:ascii="Times New Roman" w:hAnsi="Times New Roman" w:cs="Times New Roman"/>
          <w:sz w:val="24"/>
          <w:szCs w:val="24"/>
          <w:lang w:val="en-GB"/>
        </w:rPr>
        <w:t>equally-</w:t>
      </w:r>
      <w:r w:rsidR="00A97450" w:rsidRPr="00A04A57">
        <w:rPr>
          <w:rFonts w:ascii="Times New Roman" w:hAnsi="Times New Roman" w:cs="Times New Roman"/>
          <w:sz w:val="24"/>
          <w:szCs w:val="24"/>
          <w:lang w:val="en-GB"/>
        </w:rPr>
        <w:t xml:space="preserve">sized </w:t>
      </w:r>
      <w:r w:rsidR="00EA1D8A" w:rsidRPr="00A04A57">
        <w:rPr>
          <w:rFonts w:ascii="Times New Roman" w:hAnsi="Times New Roman" w:cs="Times New Roman"/>
          <w:sz w:val="24"/>
          <w:szCs w:val="24"/>
          <w:lang w:val="en-GB"/>
        </w:rPr>
        <w:t>bins</w:t>
      </w:r>
      <w:r w:rsidR="00A97450" w:rsidRPr="00A04A57">
        <w:rPr>
          <w:rFonts w:ascii="Times New Roman" w:hAnsi="Times New Roman" w:cs="Times New Roman"/>
          <w:sz w:val="24"/>
          <w:szCs w:val="24"/>
          <w:lang w:val="en-GB"/>
        </w:rPr>
        <w:t xml:space="preserve"> </w:t>
      </w:r>
      <w:r w:rsidR="00545ED2" w:rsidRPr="00A04A57">
        <w:rPr>
          <w:rFonts w:ascii="Times New Roman" w:hAnsi="Times New Roman" w:cs="Times New Roman"/>
          <w:sz w:val="24"/>
          <w:szCs w:val="24"/>
          <w:lang w:val="en-GB"/>
        </w:rPr>
        <w:t xml:space="preserve">(containing 2000 features each) </w:t>
      </w:r>
      <w:r w:rsidR="00A97450" w:rsidRPr="00A04A57">
        <w:rPr>
          <w:rFonts w:ascii="Times New Roman" w:hAnsi="Times New Roman" w:cs="Times New Roman"/>
          <w:sz w:val="24"/>
          <w:szCs w:val="24"/>
          <w:lang w:val="en-GB"/>
        </w:rPr>
        <w:t xml:space="preserve">with ascending feature spatial </w:t>
      </w:r>
      <w:r w:rsidR="00591750" w:rsidRPr="00A04A57">
        <w:rPr>
          <w:rFonts w:ascii="Times New Roman" w:hAnsi="Times New Roman" w:cs="Times New Roman"/>
          <w:sz w:val="24"/>
          <w:szCs w:val="24"/>
          <w:lang w:val="en-GB"/>
        </w:rPr>
        <w:t>frequencies</w:t>
      </w:r>
      <w:r w:rsidR="00F55F60" w:rsidRPr="00A04A57">
        <w:rPr>
          <w:rFonts w:ascii="Times New Roman" w:hAnsi="Times New Roman" w:cs="Times New Roman"/>
          <w:sz w:val="24"/>
          <w:szCs w:val="24"/>
          <w:lang w:val="en-GB"/>
        </w:rPr>
        <w:t xml:space="preserve">. Spatial frequency ranges for </w:t>
      </w:r>
      <w:r w:rsidR="00CC4094" w:rsidRPr="00A04A57">
        <w:rPr>
          <w:rFonts w:ascii="Times New Roman" w:hAnsi="Times New Roman" w:cs="Times New Roman"/>
          <w:sz w:val="24"/>
          <w:szCs w:val="24"/>
          <w:lang w:val="en-GB"/>
        </w:rPr>
        <w:t>bin 1</w:t>
      </w:r>
      <w:r w:rsidR="00F55F60" w:rsidRPr="00A04A57">
        <w:rPr>
          <w:rFonts w:ascii="Times New Roman" w:hAnsi="Times New Roman" w:cs="Times New Roman"/>
          <w:sz w:val="24"/>
          <w:szCs w:val="24"/>
          <w:lang w:val="en-GB"/>
        </w:rPr>
        <w:t>-5 in cycles per degree visual angle were resp.: 0.24- 0.60,</w:t>
      </w:r>
      <w:r w:rsidR="00F55F60" w:rsidRPr="00A04A57">
        <w:rPr>
          <w:lang w:val="en-GB"/>
        </w:rPr>
        <w:t xml:space="preserve"> </w:t>
      </w:r>
      <w:r w:rsidR="00F55F60" w:rsidRPr="00A04A57">
        <w:rPr>
          <w:rFonts w:ascii="Times New Roman" w:hAnsi="Times New Roman" w:cs="Times New Roman"/>
          <w:sz w:val="24"/>
          <w:szCs w:val="24"/>
          <w:lang w:val="en-GB"/>
        </w:rPr>
        <w:t>0.60-0.89, 0.89-1.21, 1.21-1.52 and 1.52-2.07.</w:t>
      </w:r>
      <w:bookmarkEnd w:id="20"/>
      <w:bookmarkEnd w:id="22"/>
      <w:r w:rsidR="00F55F60"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We</w:t>
      </w:r>
      <w:r w:rsidR="002A4FDF"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tested for an</w:t>
      </w:r>
      <w:r w:rsidR="002A4FDF" w:rsidRPr="00A04A57">
        <w:rPr>
          <w:rFonts w:ascii="Times New Roman" w:hAnsi="Times New Roman" w:cs="Times New Roman"/>
          <w:sz w:val="24"/>
          <w:szCs w:val="24"/>
          <w:lang w:val="en-GB"/>
        </w:rPr>
        <w:t xml:space="preserve"> interaction between </w:t>
      </w:r>
      <w:r w:rsidR="00A001A4" w:rsidRPr="00A04A57">
        <w:rPr>
          <w:rFonts w:ascii="Times New Roman" w:hAnsi="Times New Roman" w:cs="Times New Roman"/>
          <w:sz w:val="24"/>
          <w:szCs w:val="24"/>
          <w:lang w:val="en-GB"/>
        </w:rPr>
        <w:t>spatial frequency a</w:t>
      </w:r>
      <w:r w:rsidR="002A4FDF" w:rsidRPr="00A04A57">
        <w:rPr>
          <w:rFonts w:ascii="Times New Roman" w:hAnsi="Times New Roman" w:cs="Times New Roman"/>
          <w:sz w:val="24"/>
          <w:szCs w:val="24"/>
          <w:lang w:val="en-GB"/>
        </w:rPr>
        <w:t xml:space="preserve">nd AQ group using a </w:t>
      </w:r>
      <w:r w:rsidR="006C4F30" w:rsidRPr="00A04A57">
        <w:rPr>
          <w:rFonts w:ascii="Times New Roman" w:hAnsi="Times New Roman" w:cs="Times New Roman"/>
          <w:noProof/>
          <w:sz w:val="24"/>
          <w:szCs w:val="24"/>
          <w:lang w:val="en-GB" w:eastAsia="en-GB"/>
        </w:rPr>
        <w:lastRenderedPageBreak/>
        <w:drawing>
          <wp:anchor distT="0" distB="0" distL="114300" distR="114300" simplePos="0" relativeHeight="251681792" behindDoc="0" locked="0" layoutInCell="1" allowOverlap="1" wp14:anchorId="13EEF00E" wp14:editId="79955E5B">
            <wp:simplePos x="0" y="0"/>
            <wp:positionH relativeFrom="margin">
              <wp:posOffset>3174365</wp:posOffset>
            </wp:positionH>
            <wp:positionV relativeFrom="paragraph">
              <wp:posOffset>74295</wp:posOffset>
            </wp:positionV>
            <wp:extent cx="2947670" cy="8653780"/>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670" cy="8653780"/>
                    </a:xfrm>
                    <a:prstGeom prst="rect">
                      <a:avLst/>
                    </a:prstGeom>
                  </pic:spPr>
                </pic:pic>
              </a:graphicData>
            </a:graphic>
            <wp14:sizeRelH relativeFrom="page">
              <wp14:pctWidth>0</wp14:pctWidth>
            </wp14:sizeRelH>
            <wp14:sizeRelV relativeFrom="page">
              <wp14:pctHeight>0</wp14:pctHeight>
            </wp14:sizeRelV>
          </wp:anchor>
        </w:drawing>
      </w:r>
      <w:r w:rsidR="00E21AF7" w:rsidRPr="00F22E23">
        <w:rPr>
          <w:rFonts w:ascii="Times New Roman" w:hAnsi="Times New Roman" w:cs="Times New Roman"/>
          <w:noProof/>
          <w:sz w:val="24"/>
          <w:szCs w:val="24"/>
          <w:lang w:val="en-GB" w:eastAsia="en-GB"/>
        </w:rPr>
        <mc:AlternateContent>
          <mc:Choice Requires="wps">
            <w:drawing>
              <wp:anchor distT="45720" distB="45720" distL="114300" distR="114300" simplePos="0" relativeHeight="251649024" behindDoc="0" locked="0" layoutInCell="1" allowOverlap="1" wp14:anchorId="0E7C2481" wp14:editId="49526910">
                <wp:simplePos x="0" y="0"/>
                <wp:positionH relativeFrom="margin">
                  <wp:posOffset>55131</wp:posOffset>
                </wp:positionH>
                <wp:positionV relativeFrom="paragraph">
                  <wp:posOffset>0</wp:posOffset>
                </wp:positionV>
                <wp:extent cx="3110865" cy="2456815"/>
                <wp:effectExtent l="0" t="0" r="0" b="63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2456815"/>
                        </a:xfrm>
                        <a:prstGeom prst="rect">
                          <a:avLst/>
                        </a:prstGeom>
                        <a:solidFill>
                          <a:srgbClr val="FFFFFF"/>
                        </a:solidFill>
                        <a:ln w="9525">
                          <a:noFill/>
                          <a:miter lim="800000"/>
                          <a:headEnd/>
                          <a:tailEnd/>
                        </a:ln>
                      </wps:spPr>
                      <wps:txbx>
                        <w:txbxContent>
                          <w:p w14:paraId="219E55DB" w14:textId="1FA5BAA0" w:rsidR="00EF0E6B" w:rsidRPr="00A04A57" w:rsidRDefault="00EF0E6B" w:rsidP="006B32CF">
                            <w:pPr>
                              <w:spacing w:line="240" w:lineRule="auto"/>
                              <w:jc w:val="both"/>
                              <w:rPr>
                                <w:rFonts w:ascii="Times New Roman" w:hAnsi="Times New Roman" w:cs="Times New Roman"/>
                              </w:rPr>
                            </w:pPr>
                            <w:bookmarkStart w:id="23" w:name="_Hlk518999776"/>
                            <w:bookmarkStart w:id="24" w:name="_Hlk518999777"/>
                            <w:bookmarkStart w:id="25" w:name="_Hlk518999778"/>
                            <w:bookmarkStart w:id="26" w:name="_Hlk518999779"/>
                            <w:bookmarkStart w:id="27" w:name="_Hlk518999862"/>
                            <w:bookmarkStart w:id="28"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3"/>
                            <w:bookmarkEnd w:id="24"/>
                            <w:bookmarkEnd w:id="25"/>
                            <w:bookmarkEnd w:id="26"/>
                            <w:bookmarkEnd w:id="27"/>
                            <w:bookmarkEnd w:id="28"/>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C2481" id="_x0000_s1027" type="#_x0000_t202" style="position:absolute;left:0;text-align:left;margin-left:4.35pt;margin-top:0;width:244.95pt;height:193.4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" stroked="f">
                <v:textbox>
                  <w:txbxContent>
                    <w:p w14:paraId="219E55DB" w14:textId="1FA5BAA0" w:rsidR="00EF0E6B" w:rsidRPr="00A04A57" w:rsidRDefault="00EF0E6B" w:rsidP="006B32CF">
                      <w:pPr>
                        <w:spacing w:line="240" w:lineRule="auto"/>
                        <w:jc w:val="both"/>
                        <w:rPr>
                          <w:rFonts w:ascii="Times New Roman" w:hAnsi="Times New Roman" w:cs="Times New Roman"/>
                        </w:rPr>
                      </w:pPr>
                      <w:bookmarkStart w:id="29" w:name="_Hlk518999776"/>
                      <w:bookmarkStart w:id="30" w:name="_Hlk518999777"/>
                      <w:bookmarkStart w:id="31" w:name="_Hlk518999778"/>
                      <w:bookmarkStart w:id="32" w:name="_Hlk518999779"/>
                      <w:bookmarkStart w:id="33" w:name="_Hlk518999862"/>
                      <w:bookmarkStart w:id="34"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9"/>
                      <w:bookmarkEnd w:id="30"/>
                      <w:bookmarkEnd w:id="31"/>
                      <w:bookmarkEnd w:id="32"/>
                      <w:bookmarkEnd w:id="33"/>
                      <w:bookmarkEnd w:id="34"/>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v:textbox>
                <w10:wrap type="square" anchorx="margin"/>
              </v:shape>
            </w:pict>
          </mc:Fallback>
        </mc:AlternateContent>
      </w:r>
      <w:r w:rsidR="002A4FDF" w:rsidRPr="00A04A57">
        <w:rPr>
          <w:rFonts w:ascii="Times New Roman" w:hAnsi="Times New Roman" w:cs="Times New Roman"/>
          <w:sz w:val="24"/>
          <w:szCs w:val="24"/>
          <w:lang w:val="en-GB"/>
        </w:rPr>
        <w:t>repeated-measure ANOVA</w:t>
      </w:r>
      <w:r w:rsidR="00A001A4" w:rsidRPr="00A04A57">
        <w:rPr>
          <w:rFonts w:ascii="Times New Roman" w:hAnsi="Times New Roman" w:cs="Times New Roman"/>
          <w:sz w:val="24"/>
          <w:szCs w:val="24"/>
          <w:lang w:val="en-GB"/>
        </w:rPr>
        <w:t xml:space="preserve"> with average bin FDi value</w:t>
      </w:r>
      <w:r w:rsidR="00762BC7" w:rsidRPr="00A04A57">
        <w:rPr>
          <w:rFonts w:ascii="Times New Roman" w:hAnsi="Times New Roman" w:cs="Times New Roman"/>
          <w:sz w:val="24"/>
          <w:szCs w:val="24"/>
          <w:lang w:val="en-GB"/>
        </w:rPr>
        <w:t>s</w:t>
      </w:r>
      <w:r w:rsidR="00A001A4" w:rsidRPr="00A04A57">
        <w:rPr>
          <w:rFonts w:ascii="Times New Roman" w:hAnsi="Times New Roman" w:cs="Times New Roman"/>
          <w:sz w:val="24"/>
          <w:szCs w:val="24"/>
          <w:lang w:val="en-GB"/>
        </w:rPr>
        <w:t xml:space="preserve"> as the dependent variable</w:t>
      </w:r>
      <w:r w:rsidR="002A4FDF" w:rsidRPr="00A04A57">
        <w:rPr>
          <w:rFonts w:ascii="Times New Roman" w:hAnsi="Times New Roman" w:cs="Times New Roman"/>
          <w:sz w:val="24"/>
          <w:szCs w:val="24"/>
          <w:lang w:val="en-GB"/>
        </w:rPr>
        <w:t>.</w:t>
      </w:r>
      <w:r w:rsidR="007C77FF" w:rsidRPr="00A04A57">
        <w:rPr>
          <w:rFonts w:ascii="Times New Roman" w:hAnsi="Times New Roman" w:cs="Times New Roman"/>
          <w:sz w:val="24"/>
          <w:szCs w:val="24"/>
          <w:lang w:val="en-GB"/>
        </w:rPr>
        <w:t xml:space="preserve"> </w:t>
      </w:r>
      <w:r w:rsidR="001D135C" w:rsidRPr="00A04A57">
        <w:rPr>
          <w:rFonts w:ascii="Times New Roman" w:hAnsi="Times New Roman" w:cs="Times New Roman"/>
          <w:sz w:val="24"/>
          <w:szCs w:val="24"/>
          <w:lang w:val="en-GB"/>
        </w:rPr>
        <w:t xml:space="preserve">This analysis revealed a main effect of </w:t>
      </w:r>
      <w:r w:rsidR="00316601" w:rsidRPr="00A04A57">
        <w:rPr>
          <w:rFonts w:ascii="Times New Roman" w:hAnsi="Times New Roman" w:cs="Times New Roman"/>
          <w:sz w:val="24"/>
          <w:szCs w:val="24"/>
          <w:lang w:val="en-GB"/>
        </w:rPr>
        <w:t>spatial frequency (F (4,2</w:t>
      </w:r>
      <w:r w:rsidR="00D606B2" w:rsidRPr="00A04A57">
        <w:rPr>
          <w:rFonts w:ascii="Times New Roman" w:hAnsi="Times New Roman" w:cs="Times New Roman"/>
          <w:sz w:val="24"/>
          <w:szCs w:val="24"/>
          <w:lang w:val="en-GB"/>
        </w:rPr>
        <w:t>50</w:t>
      </w:r>
      <w:r w:rsidR="00316601" w:rsidRPr="00A04A57">
        <w:rPr>
          <w:rFonts w:ascii="Times New Roman" w:hAnsi="Times New Roman" w:cs="Times New Roman"/>
          <w:sz w:val="24"/>
          <w:szCs w:val="24"/>
          <w:lang w:val="en-GB"/>
        </w:rPr>
        <w:t xml:space="preserve">) = </w:t>
      </w:r>
      <w:r w:rsidR="00896ECD" w:rsidRPr="00A04A57">
        <w:rPr>
          <w:rFonts w:ascii="Times New Roman" w:hAnsi="Times New Roman" w:cs="Times New Roman"/>
          <w:sz w:val="24"/>
          <w:szCs w:val="24"/>
          <w:lang w:val="en-GB"/>
        </w:rPr>
        <w:t>3</w:t>
      </w:r>
      <w:r w:rsidR="00316601"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97</w:t>
      </w:r>
      <w:r w:rsidR="00316601" w:rsidRPr="00A04A57">
        <w:rPr>
          <w:rFonts w:ascii="Times New Roman" w:hAnsi="Times New Roman" w:cs="Times New Roman"/>
          <w:sz w:val="24"/>
          <w:szCs w:val="24"/>
          <w:lang w:val="en-GB"/>
        </w:rPr>
        <w:t>, p &lt; .00</w:t>
      </w:r>
      <w:r w:rsidR="00896ECD" w:rsidRPr="00A04A57">
        <w:rPr>
          <w:rFonts w:ascii="Times New Roman" w:hAnsi="Times New Roman" w:cs="Times New Roman"/>
          <w:sz w:val="24"/>
          <w:szCs w:val="24"/>
          <w:lang w:val="en-GB"/>
        </w:rPr>
        <w:t>5</w:t>
      </w:r>
      <w:r w:rsidR="004D0A37" w:rsidRPr="00A04A57">
        <w:rPr>
          <w:rFonts w:ascii="Times New Roman" w:hAnsi="Times New Roman" w:cs="Times New Roman"/>
          <w:sz w:val="24"/>
          <w:szCs w:val="24"/>
          <w:lang w:val="en-GB"/>
        </w:rPr>
        <w:t>, Figure 2)</w:t>
      </w:r>
      <w:r w:rsidR="003749A2"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and an </w:t>
      </w:r>
      <w:r w:rsidR="007C77FF" w:rsidRPr="00A04A57">
        <w:rPr>
          <w:rFonts w:ascii="Times New Roman" w:hAnsi="Times New Roman" w:cs="Times New Roman"/>
          <w:sz w:val="24"/>
          <w:szCs w:val="24"/>
          <w:lang w:val="en-GB"/>
        </w:rPr>
        <w:t xml:space="preserve">interaction </w:t>
      </w:r>
      <w:r w:rsidR="00316601" w:rsidRPr="00A04A57">
        <w:rPr>
          <w:rFonts w:ascii="Times New Roman" w:hAnsi="Times New Roman" w:cs="Times New Roman"/>
          <w:sz w:val="24"/>
          <w:szCs w:val="24"/>
          <w:lang w:val="en-GB"/>
        </w:rPr>
        <w:t xml:space="preserve">between spatial frequency and AQ group </w:t>
      </w:r>
      <w:r w:rsidR="007C77FF" w:rsidRPr="00A04A57">
        <w:rPr>
          <w:rFonts w:ascii="Times New Roman" w:hAnsi="Times New Roman" w:cs="Times New Roman"/>
          <w:sz w:val="24"/>
          <w:szCs w:val="24"/>
          <w:lang w:val="en-GB"/>
        </w:rPr>
        <w:t>(F (4,2</w:t>
      </w:r>
      <w:r w:rsidR="00D606B2" w:rsidRPr="00A04A57">
        <w:rPr>
          <w:rFonts w:ascii="Times New Roman" w:hAnsi="Times New Roman" w:cs="Times New Roman"/>
          <w:sz w:val="24"/>
          <w:szCs w:val="24"/>
          <w:lang w:val="en-GB"/>
        </w:rPr>
        <w:t>50</w:t>
      </w:r>
      <w:r w:rsidR="007C77FF" w:rsidRPr="00A04A57">
        <w:rPr>
          <w:rFonts w:ascii="Times New Roman" w:hAnsi="Times New Roman" w:cs="Times New Roman"/>
          <w:sz w:val="24"/>
          <w:szCs w:val="24"/>
          <w:lang w:val="en-GB"/>
        </w:rPr>
        <w:t>) = 4.</w:t>
      </w:r>
      <w:r w:rsidR="00896ECD" w:rsidRPr="00A04A57">
        <w:rPr>
          <w:rFonts w:ascii="Times New Roman" w:hAnsi="Times New Roman" w:cs="Times New Roman"/>
          <w:sz w:val="24"/>
          <w:szCs w:val="24"/>
          <w:lang w:val="en-GB"/>
        </w:rPr>
        <w:t>12</w:t>
      </w:r>
      <w:r w:rsidR="007C77FF" w:rsidRPr="00A04A57">
        <w:rPr>
          <w:rFonts w:ascii="Times New Roman" w:hAnsi="Times New Roman" w:cs="Times New Roman"/>
          <w:sz w:val="24"/>
          <w:szCs w:val="24"/>
          <w:lang w:val="en-GB"/>
        </w:rPr>
        <w:t>, p &lt; .</w:t>
      </w:r>
      <w:r w:rsidR="00896ECD" w:rsidRPr="00A04A57">
        <w:rPr>
          <w:rFonts w:ascii="Times New Roman" w:hAnsi="Times New Roman" w:cs="Times New Roman"/>
          <w:sz w:val="24"/>
          <w:szCs w:val="24"/>
          <w:lang w:val="en-GB"/>
        </w:rPr>
        <w:t>005</w:t>
      </w:r>
      <w:r w:rsidR="00476605" w:rsidRPr="00A04A57">
        <w:rPr>
          <w:rFonts w:ascii="Times New Roman" w:hAnsi="Times New Roman" w:cs="Times New Roman"/>
          <w:sz w:val="24"/>
          <w:szCs w:val="24"/>
          <w:lang w:val="en-GB"/>
        </w:rPr>
        <w:t>,</w:t>
      </w:r>
      <w:r w:rsidR="005108CB" w:rsidRPr="00A04A57">
        <w:rPr>
          <w:rFonts w:ascii="Times New Roman" w:hAnsi="Times New Roman" w:cs="Times New Roman"/>
          <w:sz w:val="24"/>
          <w:szCs w:val="24"/>
          <w:lang w:val="en-GB"/>
        </w:rPr>
        <w:t xml:space="preserve"> Figure 2</w:t>
      </w:r>
      <w:r w:rsidR="007C77FF"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The interaction </w:t>
      </w:r>
      <w:r w:rsidR="007544ED" w:rsidRPr="00A04A57">
        <w:rPr>
          <w:rFonts w:ascii="Times New Roman" w:hAnsi="Times New Roman" w:cs="Times New Roman"/>
          <w:sz w:val="24"/>
          <w:szCs w:val="24"/>
          <w:lang w:val="en-GB"/>
        </w:rPr>
        <w:t xml:space="preserve">was </w:t>
      </w:r>
      <w:r w:rsidR="007C77FF" w:rsidRPr="00A04A57">
        <w:rPr>
          <w:rFonts w:ascii="Times New Roman" w:hAnsi="Times New Roman" w:cs="Times New Roman"/>
          <w:sz w:val="24"/>
          <w:szCs w:val="24"/>
          <w:lang w:val="en-GB"/>
        </w:rPr>
        <w:t xml:space="preserve">mostly driven by the high-AQ group having </w:t>
      </w:r>
      <w:r w:rsidR="00316601" w:rsidRPr="00A04A57">
        <w:rPr>
          <w:rFonts w:ascii="Times New Roman" w:hAnsi="Times New Roman" w:cs="Times New Roman"/>
          <w:sz w:val="24"/>
          <w:szCs w:val="24"/>
          <w:lang w:val="en-GB"/>
        </w:rPr>
        <w:t xml:space="preserve">elevated </w:t>
      </w:r>
      <w:r w:rsidR="00E6762E" w:rsidRPr="00A04A57">
        <w:rPr>
          <w:rFonts w:ascii="Times New Roman" w:hAnsi="Times New Roman" w:cs="Times New Roman"/>
          <w:sz w:val="24"/>
          <w:szCs w:val="24"/>
          <w:lang w:val="en-GB"/>
        </w:rPr>
        <w:t xml:space="preserve">FDi </w:t>
      </w:r>
      <w:r w:rsidR="007C77FF" w:rsidRPr="00A04A57">
        <w:rPr>
          <w:rFonts w:ascii="Times New Roman" w:hAnsi="Times New Roman" w:cs="Times New Roman"/>
          <w:sz w:val="24"/>
          <w:szCs w:val="24"/>
          <w:lang w:val="en-GB"/>
        </w:rPr>
        <w:t>values for the highest spatial frequency bin (</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 xml:space="preserve">005 </w:t>
      </w:r>
      <w:r w:rsidR="007544ED" w:rsidRPr="00A04A57">
        <w:rPr>
          <w:rFonts w:ascii="Times New Roman" w:hAnsi="Times New Roman" w:cs="Times New Roman"/>
          <w:sz w:val="24"/>
          <w:szCs w:val="24"/>
          <w:lang w:val="en-GB"/>
        </w:rPr>
        <w:t>and -.013 resp.</w:t>
      </w:r>
      <w:r w:rsidR="007A73AB" w:rsidRPr="00A04A57">
        <w:rPr>
          <w:rFonts w:ascii="Times New Roman" w:hAnsi="Times New Roman" w:cs="Times New Roman"/>
          <w:sz w:val="24"/>
          <w:szCs w:val="24"/>
          <w:lang w:val="en-GB"/>
        </w:rPr>
        <w:t xml:space="preserve">; </w:t>
      </w:r>
      <w:proofErr w:type="gramStart"/>
      <w:r w:rsidR="007544ED" w:rsidRPr="00A04A57">
        <w:rPr>
          <w:rFonts w:ascii="Times New Roman" w:hAnsi="Times New Roman" w:cs="Times New Roman"/>
          <w:sz w:val="24"/>
          <w:szCs w:val="24"/>
          <w:lang w:val="en-GB"/>
        </w:rPr>
        <w:t>t(</w:t>
      </w:r>
      <w:proofErr w:type="gramEnd"/>
      <w:r w:rsidR="00D606B2" w:rsidRPr="00A04A57">
        <w:rPr>
          <w:rFonts w:ascii="Times New Roman" w:hAnsi="Times New Roman" w:cs="Times New Roman"/>
          <w:sz w:val="24"/>
          <w:szCs w:val="24"/>
          <w:lang w:val="en-GB"/>
        </w:rPr>
        <w:t>50</w:t>
      </w:r>
      <w:r w:rsidR="007544ED" w:rsidRPr="00A04A57">
        <w:rPr>
          <w:rFonts w:ascii="Times New Roman" w:hAnsi="Times New Roman" w:cs="Times New Roman"/>
          <w:sz w:val="24"/>
          <w:szCs w:val="24"/>
          <w:lang w:val="en-GB"/>
        </w:rPr>
        <w:t xml:space="preserve">) = </w:t>
      </w:r>
      <w:r w:rsidR="00D606B2" w:rsidRPr="00A04A57">
        <w:rPr>
          <w:rFonts w:ascii="Times New Roman" w:hAnsi="Times New Roman" w:cs="Times New Roman"/>
          <w:sz w:val="24"/>
          <w:szCs w:val="24"/>
          <w:lang w:val="en-GB"/>
        </w:rPr>
        <w:t>3</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80</w:t>
      </w:r>
      <w:r w:rsidR="007544ED" w:rsidRPr="00A04A57">
        <w:rPr>
          <w:rFonts w:ascii="Times New Roman" w:hAnsi="Times New Roman" w:cs="Times New Roman"/>
          <w:sz w:val="24"/>
          <w:szCs w:val="24"/>
          <w:lang w:val="en-GB"/>
        </w:rPr>
        <w:t>, p &lt; .001</w:t>
      </w:r>
      <w:r w:rsidR="007C77FF" w:rsidRPr="00A04A57">
        <w:rPr>
          <w:rFonts w:ascii="Times New Roman" w:hAnsi="Times New Roman" w:cs="Times New Roman"/>
          <w:sz w:val="24"/>
          <w:szCs w:val="24"/>
          <w:lang w:val="en-GB"/>
        </w:rPr>
        <w:t>)</w:t>
      </w:r>
      <w:r w:rsidR="0078010C" w:rsidRPr="00A04A57">
        <w:rPr>
          <w:rFonts w:ascii="Times New Roman" w:hAnsi="Times New Roman" w:cs="Times New Roman"/>
          <w:sz w:val="24"/>
          <w:szCs w:val="24"/>
          <w:lang w:val="en-GB"/>
        </w:rPr>
        <w:t>.</w:t>
      </w:r>
      <w:r w:rsidR="00CB54C4" w:rsidRPr="00A04A57">
        <w:rPr>
          <w:rFonts w:ascii="Times New Roman" w:hAnsi="Times New Roman" w:cs="Times New Roman"/>
          <w:sz w:val="24"/>
          <w:szCs w:val="24"/>
          <w:lang w:val="en-GB"/>
        </w:rPr>
        <w:t xml:space="preserve"> </w:t>
      </w:r>
      <w:r w:rsidR="0078010C" w:rsidRPr="00A04A57">
        <w:rPr>
          <w:rFonts w:ascii="Times New Roman" w:hAnsi="Times New Roman" w:cs="Times New Roman"/>
          <w:sz w:val="24"/>
          <w:szCs w:val="24"/>
          <w:lang w:val="en-GB"/>
        </w:rPr>
        <w:t xml:space="preserve">Therefore, our results are consistent </w:t>
      </w:r>
      <w:r w:rsidR="005108CB" w:rsidRPr="00A04A57">
        <w:rPr>
          <w:rFonts w:ascii="Times New Roman" w:hAnsi="Times New Roman" w:cs="Times New Roman"/>
          <w:sz w:val="24"/>
          <w:szCs w:val="24"/>
          <w:lang w:val="en-GB"/>
        </w:rPr>
        <w:t xml:space="preserve">with </w:t>
      </w:r>
      <w:r w:rsidR="0078010C" w:rsidRPr="00A04A57">
        <w:rPr>
          <w:rFonts w:ascii="Times New Roman" w:hAnsi="Times New Roman" w:cs="Times New Roman"/>
          <w:sz w:val="24"/>
          <w:szCs w:val="24"/>
          <w:lang w:val="en-GB"/>
        </w:rPr>
        <w:t xml:space="preserve">high-AQ individuals relying more on </w:t>
      </w:r>
      <w:r w:rsidR="006C69B2" w:rsidRPr="00A04A57">
        <w:rPr>
          <w:rFonts w:ascii="Times New Roman" w:hAnsi="Times New Roman" w:cs="Times New Roman"/>
          <w:sz w:val="24"/>
          <w:szCs w:val="24"/>
          <w:lang w:val="en-GB"/>
        </w:rPr>
        <w:t xml:space="preserve">local </w:t>
      </w:r>
      <w:r w:rsidR="0078010C" w:rsidRPr="00A04A57">
        <w:rPr>
          <w:rFonts w:ascii="Times New Roman" w:hAnsi="Times New Roman" w:cs="Times New Roman"/>
          <w:sz w:val="24"/>
          <w:szCs w:val="24"/>
          <w:lang w:val="en-GB"/>
        </w:rPr>
        <w:t xml:space="preserve">details </w:t>
      </w:r>
      <w:r w:rsidR="009C1D18" w:rsidRPr="00A04A57">
        <w:rPr>
          <w:rFonts w:ascii="Times New Roman" w:hAnsi="Times New Roman" w:cs="Times New Roman"/>
          <w:sz w:val="24"/>
          <w:szCs w:val="24"/>
          <w:lang w:val="en-GB"/>
        </w:rPr>
        <w:t>for image</w:t>
      </w:r>
      <w:r w:rsidR="0078010C" w:rsidRPr="00A04A57">
        <w:rPr>
          <w:rFonts w:ascii="Times New Roman" w:hAnsi="Times New Roman" w:cs="Times New Roman"/>
          <w:sz w:val="24"/>
          <w:szCs w:val="24"/>
          <w:lang w:val="en-GB"/>
        </w:rPr>
        <w:t xml:space="preserve"> recognition.</w:t>
      </w:r>
      <w:r w:rsidR="001F7ED4" w:rsidRPr="00A04A57">
        <w:rPr>
          <w:rFonts w:ascii="Times New Roman" w:hAnsi="Times New Roman" w:cs="Times New Roman"/>
          <w:noProof/>
          <w:sz w:val="24"/>
          <w:szCs w:val="24"/>
          <w:lang w:val="en-GB" w:eastAsia="en-GB"/>
        </w:rPr>
        <w:t xml:space="preserve"> </w:t>
      </w:r>
    </w:p>
    <w:p w14:paraId="5B0D0482" w14:textId="250F9EBD" w:rsidR="00C72016" w:rsidRPr="00A04A57" w:rsidRDefault="00425E01" w:rsidP="00CD2FA1">
      <w:pPr>
        <w:spacing w:line="360" w:lineRule="auto"/>
        <w:jc w:val="both"/>
        <w:rPr>
          <w:rFonts w:ascii="Times New Roman" w:hAnsi="Times New Roman" w:cs="Times New Roman"/>
          <w:sz w:val="24"/>
          <w:szCs w:val="24"/>
          <w:lang w:val="en-GB"/>
        </w:rPr>
      </w:pPr>
      <w:bookmarkStart w:id="35" w:name="_Hlk519086409"/>
      <w:bookmarkEnd w:id="19"/>
      <w:r w:rsidRPr="00A04A57">
        <w:rPr>
          <w:rFonts w:ascii="Times New Roman" w:hAnsi="Times New Roman" w:cs="Times New Roman"/>
          <w:sz w:val="24"/>
          <w:szCs w:val="24"/>
          <w:lang w:val="en-GB"/>
        </w:rPr>
        <w:t>P</w:t>
      </w:r>
      <w:r w:rsidR="00340382" w:rsidRPr="00A04A57">
        <w:rPr>
          <w:rFonts w:ascii="Times New Roman" w:hAnsi="Times New Roman" w:cs="Times New Roman"/>
          <w:sz w:val="24"/>
          <w:szCs w:val="24"/>
          <w:lang w:val="en-GB"/>
        </w:rPr>
        <w:t xml:space="preserve">revious </w:t>
      </w:r>
      <w:r w:rsidR="00F22E23" w:rsidRPr="00F22E23">
        <w:rPr>
          <w:rFonts w:ascii="Times New Roman" w:hAnsi="Times New Roman" w:cs="Times New Roman"/>
          <w:sz w:val="24"/>
          <w:szCs w:val="24"/>
          <w:lang w:val="en-GB"/>
        </w:rPr>
        <w:t>behavioural</w:t>
      </w:r>
      <w:r w:rsidR="003F56B4" w:rsidRPr="00A04A57">
        <w:rPr>
          <w:rFonts w:ascii="Times New Roman" w:hAnsi="Times New Roman" w:cs="Times New Roman"/>
          <w:sz w:val="24"/>
          <w:szCs w:val="24"/>
          <w:lang w:val="en-GB"/>
        </w:rPr>
        <w:t xml:space="preserve"> </w:t>
      </w:r>
      <w:r w:rsidR="00340382" w:rsidRPr="00A04A57">
        <w:rPr>
          <w:rFonts w:ascii="Times New Roman" w:hAnsi="Times New Roman" w:cs="Times New Roman"/>
          <w:sz w:val="24"/>
          <w:szCs w:val="24"/>
          <w:lang w:val="en-GB"/>
        </w:rPr>
        <w:t xml:space="preserve">studies </w:t>
      </w:r>
      <w:r w:rsidR="00EF6456" w:rsidRPr="00A04A57">
        <w:rPr>
          <w:rFonts w:ascii="Times New Roman" w:hAnsi="Times New Roman" w:cs="Times New Roman"/>
          <w:sz w:val="24"/>
          <w:szCs w:val="24"/>
          <w:lang w:val="en-GB"/>
        </w:rPr>
        <w:t xml:space="preserve">have linked </w:t>
      </w:r>
      <w:r w:rsidR="00D8472E" w:rsidRPr="00A04A57">
        <w:rPr>
          <w:rFonts w:ascii="Times New Roman" w:hAnsi="Times New Roman" w:cs="Times New Roman"/>
          <w:sz w:val="24"/>
          <w:szCs w:val="24"/>
          <w:lang w:val="en-GB"/>
        </w:rPr>
        <w:t xml:space="preserve">ASD </w:t>
      </w:r>
      <w:r w:rsidR="00EF6456" w:rsidRPr="00A04A57">
        <w:rPr>
          <w:rFonts w:ascii="Times New Roman" w:hAnsi="Times New Roman" w:cs="Times New Roman"/>
          <w:sz w:val="24"/>
          <w:szCs w:val="24"/>
          <w:lang w:val="en-GB"/>
        </w:rPr>
        <w:t>to</w:t>
      </w:r>
      <w:r w:rsidR="00D8472E" w:rsidRPr="00A04A57">
        <w:rPr>
          <w:rFonts w:ascii="Times New Roman" w:hAnsi="Times New Roman" w:cs="Times New Roman"/>
          <w:sz w:val="24"/>
          <w:szCs w:val="24"/>
          <w:lang w:val="en-GB"/>
        </w:rPr>
        <w:t xml:space="preserve"> reduced </w:t>
      </w:r>
      <w:r w:rsidR="0020271C" w:rsidRPr="00A04A57">
        <w:rPr>
          <w:rFonts w:ascii="Times New Roman" w:hAnsi="Times New Roman" w:cs="Times New Roman"/>
          <w:sz w:val="24"/>
          <w:szCs w:val="24"/>
          <w:lang w:val="en-GB"/>
        </w:rPr>
        <w:t xml:space="preserve">gaze durations for </w:t>
      </w:r>
      <w:r w:rsidR="00D8472E" w:rsidRPr="00A04A57">
        <w:rPr>
          <w:rFonts w:ascii="Times New Roman" w:hAnsi="Times New Roman" w:cs="Times New Roman"/>
          <w:sz w:val="24"/>
          <w:szCs w:val="24"/>
          <w:lang w:val="en-GB"/>
        </w:rPr>
        <w:t>the eye-region in human faces</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{"citationID":"pz9SdK2A","properties":{"formattedCitation":"\\super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28–30</w:t>
      </w:r>
      <w:r w:rsidR="00064B21" w:rsidRPr="00A04A57">
        <w:rPr>
          <w:rFonts w:ascii="Times New Roman" w:hAnsi="Times New Roman" w:cs="Times New Roman"/>
          <w:sz w:val="24"/>
          <w:szCs w:val="24"/>
          <w:lang w:val="en-GB"/>
        </w:rPr>
        <w:fldChar w:fldCharType="end"/>
      </w:r>
      <w:r w:rsidR="003F3003" w:rsidRPr="00A04A57">
        <w:rPr>
          <w:rFonts w:ascii="Times New Roman" w:hAnsi="Times New Roman" w:cs="Times New Roman"/>
          <w:sz w:val="24"/>
          <w:szCs w:val="24"/>
          <w:lang w:val="en-GB"/>
        </w:rPr>
        <w:t>,</w:t>
      </w:r>
      <w:r w:rsidR="00476605" w:rsidRPr="00A04A57">
        <w:rPr>
          <w:rFonts w:ascii="Times New Roman" w:hAnsi="Times New Roman" w:cs="Times New Roman"/>
          <w:sz w:val="24"/>
          <w:szCs w:val="24"/>
          <w:lang w:val="en-GB"/>
        </w:rPr>
        <w:t xml:space="preserve"> and increased </w:t>
      </w:r>
      <w:r w:rsidR="0020271C" w:rsidRPr="00A04A57">
        <w:rPr>
          <w:rFonts w:ascii="Times New Roman" w:hAnsi="Times New Roman" w:cs="Times New Roman"/>
          <w:sz w:val="24"/>
          <w:szCs w:val="24"/>
          <w:lang w:val="en-GB"/>
        </w:rPr>
        <w:t xml:space="preserve">gaze durations for </w:t>
      </w:r>
      <w:r w:rsidR="00C707E1" w:rsidRPr="00A04A57">
        <w:rPr>
          <w:rFonts w:ascii="Times New Roman" w:hAnsi="Times New Roman" w:cs="Times New Roman"/>
          <w:sz w:val="24"/>
          <w:szCs w:val="24"/>
          <w:lang w:val="en-GB"/>
        </w:rPr>
        <w:t xml:space="preserve">the </w:t>
      </w:r>
      <w:r w:rsidR="00476605" w:rsidRPr="00A04A57">
        <w:rPr>
          <w:rFonts w:ascii="Times New Roman" w:hAnsi="Times New Roman" w:cs="Times New Roman"/>
          <w:sz w:val="24"/>
          <w:szCs w:val="24"/>
          <w:lang w:val="en-GB"/>
        </w:rPr>
        <w:t>central area of images</w:t>
      </w:r>
      <w:r w:rsidR="00BD5FF4"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{"citationID":"zbWTeCzj","properties":{"formattedCitation":"\\super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00BD5FF4"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31</w:t>
      </w:r>
      <w:r w:rsidR="00BD5FF4" w:rsidRPr="00A04A57">
        <w:rPr>
          <w:rFonts w:ascii="Times New Roman" w:hAnsi="Times New Roman" w:cs="Times New Roman"/>
          <w:sz w:val="24"/>
          <w:szCs w:val="24"/>
          <w:lang w:val="en-GB"/>
        </w:rPr>
        <w:fldChar w:fldCharType="end"/>
      </w:r>
      <w:r w:rsidR="00476605"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w:t>
      </w:r>
      <w:r w:rsidR="006D6EAE" w:rsidRPr="00A04A57">
        <w:rPr>
          <w:rFonts w:ascii="Times New Roman" w:hAnsi="Times New Roman" w:cs="Times New Roman"/>
          <w:sz w:val="24"/>
          <w:szCs w:val="24"/>
          <w:lang w:val="en-GB"/>
        </w:rPr>
        <w:t xml:space="preserve">To assess this, we repeated the analysis while </w:t>
      </w:r>
      <w:r w:rsidR="007A5C1A" w:rsidRPr="00A04A57">
        <w:rPr>
          <w:rFonts w:ascii="Times New Roman" w:hAnsi="Times New Roman" w:cs="Times New Roman"/>
          <w:sz w:val="24"/>
          <w:szCs w:val="24"/>
          <w:lang w:val="en-GB"/>
        </w:rPr>
        <w:t>group</w:t>
      </w:r>
      <w:r w:rsidR="006D6EAE" w:rsidRPr="00A04A57">
        <w:rPr>
          <w:rFonts w:ascii="Times New Roman" w:hAnsi="Times New Roman" w:cs="Times New Roman"/>
          <w:sz w:val="24"/>
          <w:szCs w:val="24"/>
          <w:lang w:val="en-GB"/>
        </w:rPr>
        <w:t xml:space="preserve">ing features </w:t>
      </w:r>
      <w:r w:rsidR="007A5C1A" w:rsidRPr="00A04A57">
        <w:rPr>
          <w:rFonts w:ascii="Times New Roman" w:hAnsi="Times New Roman" w:cs="Times New Roman"/>
          <w:sz w:val="24"/>
          <w:szCs w:val="24"/>
          <w:lang w:val="en-GB"/>
        </w:rPr>
        <w:t xml:space="preserve">into five </w:t>
      </w:r>
      <w:r w:rsidR="00EF6456" w:rsidRPr="00A04A57">
        <w:rPr>
          <w:rFonts w:ascii="Times New Roman" w:hAnsi="Times New Roman" w:cs="Times New Roman"/>
          <w:sz w:val="24"/>
          <w:szCs w:val="24"/>
          <w:lang w:val="en-GB"/>
        </w:rPr>
        <w:t xml:space="preserve">ascending </w:t>
      </w:r>
      <w:r w:rsidR="007A5C1A" w:rsidRPr="00A04A57">
        <w:rPr>
          <w:rFonts w:ascii="Times New Roman" w:hAnsi="Times New Roman" w:cs="Times New Roman"/>
          <w:sz w:val="24"/>
          <w:szCs w:val="24"/>
          <w:lang w:val="en-GB"/>
        </w:rPr>
        <w:t>bins</w:t>
      </w:r>
      <w:r w:rsidR="00451E49" w:rsidRPr="00A04A57">
        <w:rPr>
          <w:rFonts w:ascii="Times New Roman" w:hAnsi="Times New Roman" w:cs="Times New Roman"/>
          <w:sz w:val="24"/>
          <w:szCs w:val="24"/>
          <w:lang w:val="en-GB"/>
        </w:rPr>
        <w:t xml:space="preserve"> (containing 2000 features each) </w:t>
      </w:r>
      <w:r w:rsidR="00EF6456" w:rsidRPr="00A04A57">
        <w:rPr>
          <w:rFonts w:ascii="Times New Roman" w:hAnsi="Times New Roman" w:cs="Times New Roman"/>
          <w:sz w:val="24"/>
          <w:szCs w:val="24"/>
          <w:lang w:val="en-GB"/>
        </w:rPr>
        <w:t xml:space="preserve">according to feature </w:t>
      </w:r>
      <w:r w:rsidR="0019134C" w:rsidRPr="00A04A57">
        <w:rPr>
          <w:rFonts w:ascii="Times New Roman" w:hAnsi="Times New Roman" w:cs="Times New Roman"/>
          <w:sz w:val="24"/>
          <w:szCs w:val="24"/>
          <w:lang w:val="en-GB"/>
        </w:rPr>
        <w:t>distance from the nearest eye</w:t>
      </w:r>
      <w:r w:rsidR="00921BC3"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 xml:space="preserve">(bin 1-5 </w:t>
      </w:r>
      <w:r w:rsidR="00451E49" w:rsidRPr="00A04A57">
        <w:rPr>
          <w:rFonts w:ascii="Times New Roman" w:hAnsi="Times New Roman" w:cs="Times New Roman"/>
          <w:sz w:val="24"/>
          <w:szCs w:val="24"/>
          <w:lang w:val="en-GB"/>
        </w:rPr>
        <w:t>resp. ranged from</w:t>
      </w:r>
      <w:r w:rsidR="001C6644" w:rsidRPr="00A04A57">
        <w:rPr>
          <w:rFonts w:ascii="Times New Roman" w:hAnsi="Times New Roman" w:cs="Times New Roman"/>
          <w:sz w:val="24"/>
          <w:szCs w:val="24"/>
          <w:lang w:val="en-GB"/>
        </w:rPr>
        <w:t>: 0-2.9, 2.9- 5.3,</w:t>
      </w:r>
      <w:r w:rsidR="00CD2FA1"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5.3-7.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 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-9.8 and 9.8-18.4</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w:t>
      </w:r>
      <w:r w:rsidR="00537D59" w:rsidRPr="00A04A57">
        <w:rPr>
          <w:rFonts w:ascii="Times New Roman" w:hAnsi="Times New Roman" w:cs="Times New Roman"/>
          <w:sz w:val="24"/>
          <w:szCs w:val="24"/>
          <w:lang w:val="en-GB"/>
        </w:rPr>
        <w:t xml:space="preserve"> </w:t>
      </w:r>
      <w:r w:rsidR="0019134C" w:rsidRPr="00A04A57">
        <w:rPr>
          <w:rFonts w:ascii="Times New Roman" w:hAnsi="Times New Roman" w:cs="Times New Roman"/>
          <w:sz w:val="24"/>
          <w:szCs w:val="24"/>
          <w:lang w:val="en-GB"/>
        </w:rPr>
        <w:t xml:space="preserve">or </w:t>
      </w:r>
      <w:r w:rsidR="007A5C1A" w:rsidRPr="00A04A57">
        <w:rPr>
          <w:rFonts w:ascii="Times New Roman" w:hAnsi="Times New Roman" w:cs="Times New Roman"/>
          <w:sz w:val="24"/>
          <w:szCs w:val="24"/>
          <w:lang w:val="en-GB"/>
        </w:rPr>
        <w:t>distance from the</w:t>
      </w:r>
      <w:r w:rsidR="0019134C" w:rsidRPr="00A04A57">
        <w:rPr>
          <w:rFonts w:ascii="Times New Roman" w:hAnsi="Times New Roman" w:cs="Times New Roman"/>
          <w:sz w:val="24"/>
          <w:szCs w:val="24"/>
          <w:lang w:val="en-GB"/>
        </w:rPr>
        <w:t xml:space="preserve"> </w:t>
      </w:r>
      <w:r w:rsidR="007A5C1A" w:rsidRPr="00A04A57">
        <w:rPr>
          <w:rFonts w:ascii="Times New Roman" w:hAnsi="Times New Roman" w:cs="Times New Roman"/>
          <w:sz w:val="24"/>
          <w:szCs w:val="24"/>
          <w:lang w:val="en-GB"/>
        </w:rPr>
        <w:t xml:space="preserve">image </w:t>
      </w:r>
      <w:r w:rsidR="00F22E23" w:rsidRPr="00F22E23">
        <w:rPr>
          <w:rFonts w:ascii="Times New Roman" w:hAnsi="Times New Roman" w:cs="Times New Roman"/>
          <w:sz w:val="24"/>
          <w:szCs w:val="24"/>
          <w:lang w:val="en-GB"/>
        </w:rPr>
        <w:t>centre</w:t>
      </w:r>
      <w:r w:rsidR="001C6644" w:rsidRPr="00A04A57">
        <w:rPr>
          <w:rFonts w:ascii="Times New Roman" w:hAnsi="Times New Roman" w:cs="Times New Roman"/>
          <w:sz w:val="24"/>
          <w:szCs w:val="24"/>
          <w:lang w:val="en-GB"/>
        </w:rPr>
        <w:t xml:space="preserve"> (</w:t>
      </w:r>
      <w:r w:rsidR="00451E49" w:rsidRPr="00A04A57">
        <w:rPr>
          <w:rFonts w:ascii="Times New Roman" w:hAnsi="Times New Roman" w:cs="Times New Roman"/>
          <w:sz w:val="24"/>
          <w:szCs w:val="24"/>
          <w:lang w:val="en-GB"/>
        </w:rPr>
        <w:t xml:space="preserve">bin 1-5 resp. ranged from: </w:t>
      </w:r>
      <w:r w:rsidR="00CD2FA1" w:rsidRPr="00A04A57">
        <w:rPr>
          <w:rFonts w:ascii="Times New Roman" w:hAnsi="Times New Roman" w:cs="Times New Roman"/>
          <w:sz w:val="24"/>
          <w:szCs w:val="24"/>
          <w:lang w:val="en-GB"/>
        </w:rPr>
        <w:t>0.1-4.6, 4.6-6.7, 6.7-8.6, 8.6-10.6 and 10.6-15.7</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This </w:t>
      </w:r>
      <w:r w:rsidR="00B82E9A" w:rsidRPr="00A04A57">
        <w:rPr>
          <w:rFonts w:ascii="Times New Roman" w:hAnsi="Times New Roman" w:cs="Times New Roman"/>
          <w:sz w:val="24"/>
          <w:szCs w:val="24"/>
          <w:lang w:val="en-GB"/>
        </w:rPr>
        <w:lastRenderedPageBreak/>
        <w:t xml:space="preserve">analysis </w:t>
      </w:r>
      <w:r w:rsidR="009B4AA9" w:rsidRPr="00A04A57">
        <w:rPr>
          <w:rFonts w:ascii="Times New Roman" w:hAnsi="Times New Roman" w:cs="Times New Roman"/>
          <w:sz w:val="24"/>
          <w:szCs w:val="24"/>
          <w:lang w:val="en-GB"/>
        </w:rPr>
        <w:t xml:space="preserve">revealed </w:t>
      </w:r>
      <w:r w:rsidR="00B86A32" w:rsidRPr="00A04A57">
        <w:rPr>
          <w:rFonts w:ascii="Times New Roman" w:hAnsi="Times New Roman" w:cs="Times New Roman"/>
          <w:sz w:val="24"/>
          <w:szCs w:val="24"/>
          <w:lang w:val="en-GB"/>
        </w:rPr>
        <w:t xml:space="preserve">two main effects which </w:t>
      </w:r>
      <w:r w:rsidR="00B82E9A" w:rsidRPr="00A04A57">
        <w:rPr>
          <w:rFonts w:ascii="Times New Roman" w:hAnsi="Times New Roman" w:cs="Times New Roman"/>
          <w:sz w:val="24"/>
          <w:szCs w:val="24"/>
          <w:lang w:val="en-GB"/>
        </w:rPr>
        <w:t xml:space="preserve">indicate </w:t>
      </w:r>
      <w:r w:rsidR="00451E49" w:rsidRPr="00A04A57">
        <w:rPr>
          <w:rFonts w:ascii="Times New Roman" w:hAnsi="Times New Roman" w:cs="Times New Roman"/>
          <w:sz w:val="24"/>
          <w:szCs w:val="24"/>
          <w:lang w:val="en-GB"/>
        </w:rPr>
        <w:t>that FDi</w:t>
      </w:r>
      <w:r w:rsidR="00AB1004" w:rsidRPr="00A04A57">
        <w:rPr>
          <w:rFonts w:ascii="Times New Roman" w:hAnsi="Times New Roman" w:cs="Times New Roman"/>
          <w:sz w:val="24"/>
          <w:szCs w:val="24"/>
          <w:lang w:val="en-GB"/>
        </w:rPr>
        <w:t xml:space="preserve"> </w:t>
      </w:r>
      <w:r w:rsidR="00E54670" w:rsidRPr="00A04A57">
        <w:rPr>
          <w:rFonts w:ascii="Times New Roman" w:hAnsi="Times New Roman" w:cs="Times New Roman"/>
          <w:sz w:val="24"/>
          <w:szCs w:val="24"/>
          <w:lang w:val="en-GB"/>
        </w:rPr>
        <w:t>decrease</w:t>
      </w:r>
      <w:r w:rsidR="00AB1004" w:rsidRPr="00A04A57">
        <w:rPr>
          <w:rFonts w:ascii="Times New Roman" w:hAnsi="Times New Roman" w:cs="Times New Roman"/>
          <w:sz w:val="24"/>
          <w:szCs w:val="24"/>
          <w:lang w:val="en-GB"/>
        </w:rPr>
        <w:t>s</w:t>
      </w:r>
      <w:r w:rsidR="00E54670" w:rsidRPr="00A04A57">
        <w:rPr>
          <w:rFonts w:ascii="Times New Roman" w:hAnsi="Times New Roman" w:cs="Times New Roman"/>
          <w:sz w:val="24"/>
          <w:szCs w:val="24"/>
          <w:lang w:val="en-GB"/>
        </w:rPr>
        <w:t xml:space="preserve"> as a function of the distance from </w:t>
      </w:r>
      <w:r w:rsidR="0019134C" w:rsidRPr="00A04A57">
        <w:rPr>
          <w:rFonts w:ascii="Times New Roman" w:hAnsi="Times New Roman" w:cs="Times New Roman"/>
          <w:sz w:val="24"/>
          <w:szCs w:val="24"/>
          <w:lang w:val="en-GB"/>
        </w:rPr>
        <w:t>the nearest eye (F (4,2</w:t>
      </w:r>
      <w:r w:rsidR="00853853" w:rsidRPr="00A04A57">
        <w:rPr>
          <w:rFonts w:ascii="Times New Roman" w:hAnsi="Times New Roman" w:cs="Times New Roman"/>
          <w:sz w:val="24"/>
          <w:szCs w:val="24"/>
          <w:lang w:val="en-GB"/>
        </w:rPr>
        <w:t>50</w:t>
      </w:r>
      <w:r w:rsidR="0019134C"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27.</w:t>
      </w:r>
      <w:r w:rsidR="00896ECD" w:rsidRPr="00A04A57">
        <w:rPr>
          <w:rFonts w:ascii="Times New Roman" w:hAnsi="Times New Roman" w:cs="Times New Roman"/>
          <w:sz w:val="24"/>
          <w:szCs w:val="24"/>
          <w:lang w:val="en-GB"/>
        </w:rPr>
        <w:t>4</w:t>
      </w:r>
      <w:r w:rsidR="0019134C" w:rsidRPr="00A04A57">
        <w:rPr>
          <w:rFonts w:ascii="Times New Roman" w:hAnsi="Times New Roman" w:cs="Times New Roman"/>
          <w:sz w:val="24"/>
          <w:szCs w:val="24"/>
          <w:lang w:val="en-GB"/>
        </w:rPr>
        <w:t xml:space="preserve">, p &lt; .00001, Figure 2) and </w:t>
      </w:r>
      <w:r w:rsidR="00B86A32" w:rsidRPr="00A04A57">
        <w:rPr>
          <w:rFonts w:ascii="Times New Roman" w:hAnsi="Times New Roman" w:cs="Times New Roman"/>
          <w:sz w:val="24"/>
          <w:szCs w:val="24"/>
          <w:lang w:val="en-GB"/>
        </w:rPr>
        <w:t xml:space="preserve">distance from the image </w:t>
      </w:r>
      <w:r w:rsidR="00F22E23" w:rsidRPr="00F22E23">
        <w:rPr>
          <w:rFonts w:ascii="Times New Roman" w:hAnsi="Times New Roman" w:cs="Times New Roman"/>
          <w:sz w:val="24"/>
          <w:szCs w:val="24"/>
          <w:lang w:val="en-GB"/>
        </w:rPr>
        <w:t>centre</w:t>
      </w:r>
      <w:r w:rsidR="00B86A32" w:rsidRPr="00A04A57">
        <w:rPr>
          <w:rFonts w:ascii="Times New Roman" w:hAnsi="Times New Roman" w:cs="Times New Roman"/>
          <w:sz w:val="24"/>
          <w:szCs w:val="24"/>
          <w:lang w:val="en-GB"/>
        </w:rPr>
        <w:t xml:space="preserve"> (</w:t>
      </w:r>
      <w:r w:rsidR="004D0A37" w:rsidRPr="00A04A57">
        <w:rPr>
          <w:rFonts w:ascii="Times New Roman" w:hAnsi="Times New Roman" w:cs="Times New Roman"/>
          <w:sz w:val="24"/>
          <w:szCs w:val="24"/>
          <w:lang w:val="en-GB"/>
        </w:rPr>
        <w:t>F (4,2</w:t>
      </w:r>
      <w:r w:rsidR="00853853" w:rsidRPr="00A04A57">
        <w:rPr>
          <w:rFonts w:ascii="Times New Roman" w:hAnsi="Times New Roman" w:cs="Times New Roman"/>
          <w:sz w:val="24"/>
          <w:szCs w:val="24"/>
          <w:lang w:val="en-GB"/>
        </w:rPr>
        <w:t>50</w:t>
      </w:r>
      <w:r w:rsidR="004D0A37"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14</w:t>
      </w:r>
      <w:r w:rsidR="004D0A37"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3</w:t>
      </w:r>
      <w:r w:rsidR="004D0A37" w:rsidRPr="00A04A57">
        <w:rPr>
          <w:rFonts w:ascii="Times New Roman" w:hAnsi="Times New Roman" w:cs="Times New Roman"/>
          <w:sz w:val="24"/>
          <w:szCs w:val="24"/>
          <w:lang w:val="en-GB"/>
        </w:rPr>
        <w:t>, p &lt; .00001, Figure 2)</w:t>
      </w:r>
      <w:r w:rsidR="0019134C"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Importantly, neither of these effects </w:t>
      </w:r>
      <w:r w:rsidR="00BC6644" w:rsidRPr="00A04A57">
        <w:rPr>
          <w:rFonts w:ascii="Times New Roman" w:hAnsi="Times New Roman" w:cs="Times New Roman"/>
          <w:sz w:val="24"/>
          <w:szCs w:val="24"/>
          <w:lang w:val="en-GB"/>
        </w:rPr>
        <w:t>was</w:t>
      </w:r>
      <w:r w:rsidR="00B86A32" w:rsidRPr="00A04A57">
        <w:rPr>
          <w:rFonts w:ascii="Times New Roman" w:hAnsi="Times New Roman" w:cs="Times New Roman"/>
          <w:sz w:val="24"/>
          <w:szCs w:val="24"/>
          <w:lang w:val="en-GB"/>
        </w:rPr>
        <w:t xml:space="preserve"> modulated by AQ</w:t>
      </w:r>
      <w:r w:rsidR="00BD5E8E"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group.</w:t>
      </w:r>
      <w:r w:rsidR="006C1734" w:rsidRPr="00A04A57">
        <w:rPr>
          <w:rFonts w:ascii="Times New Roman" w:hAnsi="Times New Roman" w:cs="Times New Roman"/>
          <w:sz w:val="24"/>
          <w:szCs w:val="24"/>
          <w:lang w:val="en-GB"/>
        </w:rPr>
        <w:t xml:space="preserve"> </w:t>
      </w:r>
      <w:r w:rsidR="00361DD2" w:rsidRPr="00A04A57">
        <w:rPr>
          <w:rFonts w:ascii="Times New Roman" w:hAnsi="Times New Roman" w:cs="Times New Roman"/>
          <w:sz w:val="24"/>
          <w:szCs w:val="24"/>
          <w:lang w:val="en-GB"/>
        </w:rPr>
        <w:t xml:space="preserve">Therefore, our data does not replicate previously reported ASD effects on image </w:t>
      </w:r>
      <w:r w:rsidR="00F22E23" w:rsidRPr="00F22E23">
        <w:rPr>
          <w:rFonts w:ascii="Times New Roman" w:hAnsi="Times New Roman" w:cs="Times New Roman"/>
          <w:sz w:val="24"/>
          <w:szCs w:val="24"/>
          <w:lang w:val="en-GB"/>
        </w:rPr>
        <w:t>centre</w:t>
      </w:r>
      <w:r w:rsidR="00361DD2" w:rsidRPr="00A04A57">
        <w:rPr>
          <w:rFonts w:ascii="Times New Roman" w:hAnsi="Times New Roman" w:cs="Times New Roman"/>
          <w:sz w:val="24"/>
          <w:szCs w:val="24"/>
          <w:lang w:val="en-GB"/>
        </w:rPr>
        <w:t xml:space="preserve"> and eye-region </w:t>
      </w:r>
      <w:r w:rsidR="007A2C57" w:rsidRPr="00A04A57">
        <w:rPr>
          <w:rFonts w:ascii="Times New Roman" w:hAnsi="Times New Roman" w:cs="Times New Roman"/>
          <w:sz w:val="24"/>
          <w:szCs w:val="24"/>
          <w:lang w:val="en-GB"/>
        </w:rPr>
        <w:t>processing</w:t>
      </w:r>
      <w:r w:rsidR="00361DD2" w:rsidRPr="00A04A57">
        <w:rPr>
          <w:rFonts w:ascii="Times New Roman" w:hAnsi="Times New Roman" w:cs="Times New Roman"/>
          <w:sz w:val="24"/>
          <w:szCs w:val="24"/>
          <w:lang w:val="en-GB"/>
        </w:rPr>
        <w:t>.</w:t>
      </w:r>
      <w:r w:rsidR="00197E87" w:rsidRPr="00A04A57">
        <w:rPr>
          <w:rFonts w:ascii="Times New Roman" w:hAnsi="Times New Roman" w:cs="Times New Roman"/>
          <w:sz w:val="24"/>
          <w:szCs w:val="24"/>
          <w:lang w:val="en-GB"/>
        </w:rPr>
        <w:t xml:space="preserve"> It is important to note </w:t>
      </w:r>
      <w:r w:rsidR="00E54670" w:rsidRPr="00A04A57">
        <w:rPr>
          <w:rFonts w:ascii="Times New Roman" w:hAnsi="Times New Roman" w:cs="Times New Roman"/>
          <w:sz w:val="24"/>
          <w:szCs w:val="24"/>
          <w:lang w:val="en-GB"/>
        </w:rPr>
        <w:t>that in contrast to these previous studies, our results are not based on eye movements nor on</w:t>
      </w:r>
      <w:r w:rsidR="009D0677" w:rsidRPr="00A04A57">
        <w:rPr>
          <w:rFonts w:ascii="Times New Roman" w:hAnsi="Times New Roman" w:cs="Times New Roman"/>
          <w:sz w:val="24"/>
          <w:szCs w:val="24"/>
          <w:lang w:val="en-GB"/>
        </w:rPr>
        <w:t xml:space="preserve"> data from</w:t>
      </w:r>
      <w:r w:rsidR="00E54670" w:rsidRPr="00A04A57">
        <w:rPr>
          <w:rFonts w:ascii="Times New Roman" w:hAnsi="Times New Roman" w:cs="Times New Roman"/>
          <w:sz w:val="24"/>
          <w:szCs w:val="24"/>
          <w:lang w:val="en-GB"/>
        </w:rPr>
        <w:t xml:space="preserve"> clinically diagnosed </w:t>
      </w:r>
      <w:r w:rsidR="00197E87" w:rsidRPr="00A04A57">
        <w:rPr>
          <w:rFonts w:ascii="Times New Roman" w:hAnsi="Times New Roman" w:cs="Times New Roman"/>
          <w:sz w:val="24"/>
          <w:szCs w:val="24"/>
          <w:lang w:val="en-GB"/>
        </w:rPr>
        <w:t>ASD</w:t>
      </w:r>
      <w:r w:rsidR="00E54670" w:rsidRPr="00A04A57">
        <w:rPr>
          <w:rFonts w:ascii="Times New Roman" w:hAnsi="Times New Roman" w:cs="Times New Roman"/>
          <w:sz w:val="24"/>
          <w:szCs w:val="24"/>
          <w:lang w:val="en-GB"/>
        </w:rPr>
        <w:t xml:space="preserve"> patients.</w:t>
      </w:r>
    </w:p>
    <w:p w14:paraId="4E7D749B" w14:textId="428C2E51" w:rsidR="003E311D" w:rsidRPr="00A04A57" w:rsidRDefault="0097497A" w:rsidP="001521BA">
      <w:pPr>
        <w:spacing w:line="360" w:lineRule="auto"/>
        <w:jc w:val="both"/>
        <w:rPr>
          <w:rFonts w:ascii="Times New Roman" w:eastAsia="Times New Roman" w:hAnsi="Times New Roman" w:cs="Times New Roman"/>
          <w:sz w:val="24"/>
          <w:szCs w:val="24"/>
          <w:lang w:val="en-GB"/>
        </w:rPr>
      </w:pPr>
      <w:r w:rsidRPr="00F22E23">
        <w:rPr>
          <w:rFonts w:ascii="Times New Roman" w:eastAsia="Times New Roman" w:hAnsi="Times New Roman" w:cs="Times New Roman"/>
          <w:noProof/>
          <w:sz w:val="24"/>
          <w:szCs w:val="24"/>
          <w:lang w:val="en-GB" w:eastAsia="en-GB"/>
        </w:rPr>
        <w:drawing>
          <wp:anchor distT="0" distB="0" distL="114300" distR="114300" simplePos="0" relativeHeight="251679744" behindDoc="1" locked="0" layoutInCell="1" allowOverlap="1" wp14:anchorId="4851B1EC" wp14:editId="215B19A6">
            <wp:simplePos x="0" y="0"/>
            <wp:positionH relativeFrom="column">
              <wp:posOffset>168910</wp:posOffset>
            </wp:positionH>
            <wp:positionV relativeFrom="paragraph">
              <wp:posOffset>1620520</wp:posOffset>
            </wp:positionV>
            <wp:extent cx="5626735" cy="30988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nAndSCeff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6735" cy="3098800"/>
                    </a:xfrm>
                    <a:prstGeom prst="rect">
                      <a:avLst/>
                    </a:prstGeom>
                  </pic:spPr>
                </pic:pic>
              </a:graphicData>
            </a:graphic>
            <wp14:sizeRelH relativeFrom="page">
              <wp14:pctWidth>0</wp14:pctWidth>
            </wp14:sizeRelH>
            <wp14:sizeRelV relativeFrom="page">
              <wp14:pctHeight>0</wp14:pctHeight>
            </wp14:sizeRelV>
          </wp:anchor>
        </w:drawing>
      </w:r>
      <w:r w:rsidRPr="00A04A57">
        <w:rPr>
          <w:rFonts w:ascii="Times New Roman" w:eastAsia="Times New Roman" w:hAnsi="Times New Roman" w:cs="Times New Roman"/>
          <w:noProof/>
          <w:sz w:val="24"/>
          <w:szCs w:val="24"/>
          <w:lang w:val="en-GB" w:eastAsia="en-GB"/>
        </w:rPr>
        <mc:AlternateContent>
          <mc:Choice Requires="wps">
            <w:drawing>
              <wp:anchor distT="45720" distB="45720" distL="114300" distR="114300" simplePos="0" relativeHeight="251661312" behindDoc="0" locked="0" layoutInCell="1" allowOverlap="1" wp14:anchorId="4B3FFCF7" wp14:editId="4D93AA35">
                <wp:simplePos x="0" y="0"/>
                <wp:positionH relativeFrom="margin">
                  <wp:posOffset>54610</wp:posOffset>
                </wp:positionH>
                <wp:positionV relativeFrom="paragraph">
                  <wp:posOffset>4766945</wp:posOffset>
                </wp:positionV>
                <wp:extent cx="5843905" cy="2289810"/>
                <wp:effectExtent l="0" t="0" r="4445"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2289810"/>
                        </a:xfrm>
                        <a:prstGeom prst="rect">
                          <a:avLst/>
                        </a:prstGeom>
                        <a:solidFill>
                          <a:srgbClr val="FFFFFF"/>
                        </a:solidFill>
                        <a:ln w="9525">
                          <a:noFill/>
                          <a:miter lim="800000"/>
                          <a:headEnd/>
                          <a:tailEnd/>
                        </a:ln>
                      </wps:spPr>
                      <wps:txb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FCF7" id="_x0000_s1028" type="#_x0000_t202" style="position:absolute;left:0;text-align:left;margin-left:4.3pt;margin-top:375.35pt;width:460.15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" stroked="f">
                <v:textbo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v:textbox>
                <w10:wrap type="square" anchorx="margin"/>
              </v:shape>
            </w:pict>
          </mc:Fallback>
        </mc:AlternateContent>
      </w:r>
      <w:r w:rsidR="00DE3A83" w:rsidRPr="00A04A57">
        <w:rPr>
          <w:rFonts w:ascii="Times New Roman" w:hAnsi="Times New Roman" w:cs="Times New Roman"/>
          <w:sz w:val="24"/>
          <w:szCs w:val="24"/>
          <w:lang w:val="en-GB"/>
        </w:rPr>
        <w:t xml:space="preserve">Does </w:t>
      </w:r>
      <w:r w:rsidR="006113EF" w:rsidRPr="00A04A57">
        <w:rPr>
          <w:rFonts w:ascii="Times New Roman" w:hAnsi="Times New Roman" w:cs="Times New Roman"/>
          <w:sz w:val="24"/>
          <w:szCs w:val="24"/>
          <w:lang w:val="en-GB"/>
        </w:rPr>
        <w:t xml:space="preserve">our finding of an increased </w:t>
      </w:r>
      <w:r w:rsidR="00E6762E" w:rsidRPr="00A04A57">
        <w:rPr>
          <w:rFonts w:ascii="Times New Roman" w:hAnsi="Times New Roman" w:cs="Times New Roman"/>
          <w:sz w:val="24"/>
          <w:szCs w:val="24"/>
          <w:lang w:val="en-GB"/>
        </w:rPr>
        <w:t>reliance-</w:t>
      </w:r>
      <w:r w:rsidR="006113EF" w:rsidRPr="00A04A57">
        <w:rPr>
          <w:rFonts w:ascii="Times New Roman" w:hAnsi="Times New Roman" w:cs="Times New Roman"/>
          <w:sz w:val="24"/>
          <w:szCs w:val="24"/>
          <w:lang w:val="en-GB"/>
        </w:rPr>
        <w:t xml:space="preserve">on detail for visual recognition in high AQ individuals </w:t>
      </w:r>
      <w:r w:rsidR="00E6762E" w:rsidRPr="00A04A57">
        <w:rPr>
          <w:rFonts w:ascii="Times New Roman" w:hAnsi="Times New Roman" w:cs="Times New Roman"/>
          <w:sz w:val="24"/>
          <w:szCs w:val="24"/>
          <w:lang w:val="en-GB"/>
        </w:rPr>
        <w:t xml:space="preserve">generalize </w:t>
      </w:r>
      <w:r w:rsidR="006113EF" w:rsidRPr="00A04A57">
        <w:rPr>
          <w:rFonts w:ascii="Times New Roman" w:hAnsi="Times New Roman" w:cs="Times New Roman"/>
          <w:sz w:val="24"/>
          <w:szCs w:val="24"/>
          <w:lang w:val="en-GB"/>
        </w:rPr>
        <w:t>to individuals with a</w:t>
      </w:r>
      <w:r w:rsidR="00E6762E" w:rsidRPr="00A04A57">
        <w:rPr>
          <w:rFonts w:ascii="Times New Roman" w:hAnsi="Times New Roman" w:cs="Times New Roman"/>
          <w:sz w:val="24"/>
          <w:szCs w:val="24"/>
          <w:lang w:val="en-GB"/>
        </w:rPr>
        <w:t>n</w:t>
      </w:r>
      <w:r w:rsidR="006113EF" w:rsidRPr="00A04A57">
        <w:rPr>
          <w:rFonts w:ascii="Times New Roman" w:hAnsi="Times New Roman" w:cs="Times New Roman"/>
          <w:sz w:val="24"/>
          <w:szCs w:val="24"/>
          <w:lang w:val="en-GB"/>
        </w:rPr>
        <w:t xml:space="preserve"> </w:t>
      </w:r>
      <w:r w:rsidR="005A4C92" w:rsidRPr="00A04A57">
        <w:rPr>
          <w:rFonts w:ascii="Times New Roman" w:hAnsi="Times New Roman" w:cs="Times New Roman"/>
          <w:sz w:val="24"/>
          <w:szCs w:val="24"/>
          <w:lang w:val="en-GB"/>
        </w:rPr>
        <w:t xml:space="preserve">ASD </w:t>
      </w:r>
      <w:r w:rsidR="00DE3A83" w:rsidRPr="00A04A57">
        <w:rPr>
          <w:rFonts w:ascii="Times New Roman" w:hAnsi="Times New Roman" w:cs="Times New Roman"/>
          <w:sz w:val="24"/>
          <w:szCs w:val="24"/>
          <w:lang w:val="en-GB"/>
        </w:rPr>
        <w:t xml:space="preserve">diagnosis? Our study </w:t>
      </w:r>
      <w:r w:rsidR="007F277A" w:rsidRPr="00A04A57">
        <w:rPr>
          <w:rFonts w:ascii="Times New Roman" w:hAnsi="Times New Roman" w:cs="Times New Roman"/>
          <w:sz w:val="24"/>
          <w:szCs w:val="24"/>
          <w:lang w:val="en-GB"/>
        </w:rPr>
        <w:t xml:space="preserve">does not </w:t>
      </w:r>
      <w:r w:rsidR="00DE3A83" w:rsidRPr="00A04A57">
        <w:rPr>
          <w:rFonts w:ascii="Times New Roman" w:hAnsi="Times New Roman" w:cs="Times New Roman"/>
          <w:sz w:val="24"/>
          <w:szCs w:val="24"/>
          <w:lang w:val="en-GB"/>
        </w:rPr>
        <w:t xml:space="preserve">provide direct evidence for this as we measured a neurotypical student population. However, </w:t>
      </w:r>
      <w:r w:rsidR="002D65D8" w:rsidRPr="00A04A57">
        <w:rPr>
          <w:rFonts w:ascii="Times New Roman" w:hAnsi="Times New Roman" w:cs="Times New Roman"/>
          <w:sz w:val="24"/>
          <w:szCs w:val="24"/>
          <w:lang w:val="en-GB"/>
        </w:rPr>
        <w:t xml:space="preserve">we are able to provide indirect evidence by </w:t>
      </w:r>
      <w:r w:rsidR="006B5785" w:rsidRPr="00A04A57">
        <w:rPr>
          <w:rFonts w:ascii="Times New Roman" w:hAnsi="Times New Roman" w:cs="Times New Roman"/>
          <w:sz w:val="24"/>
          <w:szCs w:val="24"/>
          <w:lang w:val="en-GB"/>
        </w:rPr>
        <w:t xml:space="preserve">testing if </w:t>
      </w:r>
      <w:r w:rsidR="007F277A" w:rsidRPr="00A04A57">
        <w:rPr>
          <w:rFonts w:ascii="Times New Roman" w:hAnsi="Times New Roman" w:cs="Times New Roman"/>
          <w:sz w:val="24"/>
          <w:szCs w:val="24"/>
          <w:lang w:val="en-GB"/>
        </w:rPr>
        <w:t>visual</w:t>
      </w:r>
      <w:r w:rsidR="00D10943" w:rsidRPr="00A04A57">
        <w:rPr>
          <w:rFonts w:ascii="Times New Roman" w:hAnsi="Times New Roman" w:cs="Times New Roman"/>
          <w:sz w:val="24"/>
          <w:szCs w:val="24"/>
          <w:lang w:val="en-GB"/>
        </w:rPr>
        <w:t>-</w:t>
      </w:r>
      <w:r w:rsidR="007F277A" w:rsidRPr="00A04A57">
        <w:rPr>
          <w:rFonts w:ascii="Times New Roman" w:hAnsi="Times New Roman" w:cs="Times New Roman"/>
          <w:sz w:val="24"/>
          <w:szCs w:val="24"/>
          <w:lang w:val="en-GB"/>
        </w:rPr>
        <w:t>detail</w:t>
      </w:r>
      <w:r w:rsidR="00D10943" w:rsidRPr="00A04A57">
        <w:rPr>
          <w:rFonts w:ascii="Times New Roman" w:hAnsi="Times New Roman" w:cs="Times New Roman"/>
          <w:sz w:val="24"/>
          <w:szCs w:val="24"/>
          <w:lang w:val="en-GB"/>
        </w:rPr>
        <w:t>-</w:t>
      </w:r>
      <w:r w:rsidR="00BB75D0" w:rsidRPr="00A04A57">
        <w:rPr>
          <w:rFonts w:ascii="Times New Roman" w:hAnsi="Times New Roman" w:cs="Times New Roman"/>
          <w:sz w:val="24"/>
          <w:szCs w:val="24"/>
          <w:lang w:val="en-GB"/>
        </w:rPr>
        <w:t xml:space="preserve">reliance depends most </w:t>
      </w:r>
      <w:r w:rsidR="00EE1099" w:rsidRPr="00A04A57">
        <w:rPr>
          <w:rFonts w:ascii="Times New Roman" w:hAnsi="Times New Roman" w:cs="Times New Roman"/>
          <w:sz w:val="24"/>
          <w:szCs w:val="24"/>
          <w:lang w:val="en-GB"/>
        </w:rPr>
        <w:t>on</w:t>
      </w:r>
      <w:r w:rsidR="00EF3EDA" w:rsidRPr="00A04A57">
        <w:rPr>
          <w:rFonts w:ascii="Times New Roman" w:hAnsi="Times New Roman" w:cs="Times New Roman"/>
          <w:sz w:val="24"/>
          <w:szCs w:val="24"/>
          <w:lang w:val="en-GB"/>
        </w:rPr>
        <w:t xml:space="preserve"> </w:t>
      </w:r>
      <w:r w:rsidR="00C72444" w:rsidRPr="00A04A57">
        <w:rPr>
          <w:rFonts w:ascii="Times New Roman" w:hAnsi="Times New Roman" w:cs="Times New Roman"/>
          <w:sz w:val="24"/>
          <w:szCs w:val="24"/>
          <w:lang w:val="en-GB"/>
        </w:rPr>
        <w:t xml:space="preserve">the </w:t>
      </w:r>
      <w:r w:rsidR="007F277A" w:rsidRPr="00A04A57">
        <w:rPr>
          <w:rFonts w:ascii="Times New Roman" w:hAnsi="Times New Roman" w:cs="Times New Roman"/>
          <w:sz w:val="24"/>
          <w:szCs w:val="24"/>
          <w:lang w:val="en-GB"/>
        </w:rPr>
        <w:t xml:space="preserve">presence of </w:t>
      </w:r>
      <w:r w:rsidR="00C72444" w:rsidRPr="00A04A57">
        <w:rPr>
          <w:rFonts w:ascii="Times New Roman" w:hAnsi="Times New Roman" w:cs="Times New Roman"/>
          <w:sz w:val="24"/>
          <w:szCs w:val="24"/>
          <w:lang w:val="en-GB"/>
        </w:rPr>
        <w:t xml:space="preserve">clinically diagnostic </w:t>
      </w:r>
      <w:r w:rsidR="00BB75D0" w:rsidRPr="00A04A57">
        <w:rPr>
          <w:rFonts w:ascii="Times New Roman" w:hAnsi="Times New Roman" w:cs="Times New Roman"/>
          <w:sz w:val="24"/>
          <w:szCs w:val="24"/>
          <w:lang w:val="en-GB"/>
        </w:rPr>
        <w:t xml:space="preserve">AQ </w:t>
      </w:r>
      <w:r w:rsidR="007F277A" w:rsidRPr="00A04A57">
        <w:rPr>
          <w:rFonts w:ascii="Times New Roman" w:hAnsi="Times New Roman" w:cs="Times New Roman"/>
          <w:sz w:val="24"/>
          <w:szCs w:val="24"/>
          <w:lang w:val="en-GB"/>
        </w:rPr>
        <w:t>traits (with ‘trait’ we refer to a positive score on one of the 50 items of the AQ questionnaire)</w:t>
      </w:r>
      <w:r w:rsidR="00BB75D0"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To this end</w:t>
      </w:r>
      <w:r w:rsidR="00C72444"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we quantified the clinical diagnosticity </w:t>
      </w:r>
      <w:r w:rsidR="00EF3EDA" w:rsidRPr="00A04A57">
        <w:rPr>
          <w:rFonts w:ascii="Times New Roman" w:hAnsi="Times New Roman" w:cs="Times New Roman"/>
          <w:sz w:val="24"/>
          <w:szCs w:val="24"/>
          <w:lang w:val="en-GB"/>
        </w:rPr>
        <w:t xml:space="preserve">the 50 </w:t>
      </w:r>
      <w:r w:rsidR="007F277A" w:rsidRPr="00A04A57">
        <w:rPr>
          <w:rFonts w:ascii="Times New Roman" w:hAnsi="Times New Roman" w:cs="Times New Roman"/>
          <w:sz w:val="24"/>
          <w:szCs w:val="24"/>
          <w:lang w:val="en-GB"/>
        </w:rPr>
        <w:t xml:space="preserve">autism traits </w:t>
      </w:r>
      <w:r w:rsidR="00964D5D" w:rsidRPr="00A04A57">
        <w:rPr>
          <w:rFonts w:ascii="Times New Roman" w:hAnsi="Times New Roman" w:cs="Times New Roman"/>
          <w:sz w:val="24"/>
          <w:szCs w:val="24"/>
          <w:lang w:val="en-GB"/>
        </w:rPr>
        <w:t xml:space="preserve">as the </w:t>
      </w:r>
      <w:r w:rsidR="007949E6" w:rsidRPr="00A04A57">
        <w:rPr>
          <w:rFonts w:ascii="Times New Roman" w:hAnsi="Times New Roman" w:cs="Times New Roman"/>
          <w:sz w:val="24"/>
          <w:szCs w:val="24"/>
          <w:lang w:val="en-GB"/>
        </w:rPr>
        <w:lastRenderedPageBreak/>
        <w:t xml:space="preserve">(natural) </w:t>
      </w:r>
      <w:r w:rsidR="007F277A" w:rsidRPr="00A04A57">
        <w:rPr>
          <w:rFonts w:ascii="Times New Roman" w:hAnsi="Times New Roman" w:cs="Times New Roman"/>
          <w:sz w:val="24"/>
          <w:szCs w:val="24"/>
          <w:lang w:val="en-GB"/>
        </w:rPr>
        <w:t>log</w:t>
      </w:r>
      <w:r w:rsidR="007949E6" w:rsidRPr="00A04A57">
        <w:rPr>
          <w:rFonts w:ascii="Times New Roman" w:hAnsi="Times New Roman" w:cs="Times New Roman"/>
          <w:sz w:val="24"/>
          <w:szCs w:val="24"/>
          <w:lang w:val="en-GB"/>
        </w:rPr>
        <w:t xml:space="preserve"> of the trait prevalence ratio between c</w:t>
      </w:r>
      <w:r w:rsidR="007F277A" w:rsidRPr="00A04A57">
        <w:rPr>
          <w:rFonts w:ascii="Times New Roman" w:hAnsi="Times New Roman" w:cs="Times New Roman"/>
          <w:sz w:val="24"/>
          <w:szCs w:val="24"/>
          <w:lang w:val="en-GB"/>
        </w:rPr>
        <w:t xml:space="preserve">linically diagnosed ASD </w:t>
      </w:r>
      <w:r w:rsidR="00964D5D" w:rsidRPr="00A04A57">
        <w:rPr>
          <w:rFonts w:ascii="Times New Roman" w:hAnsi="Times New Roman" w:cs="Times New Roman"/>
          <w:sz w:val="24"/>
          <w:szCs w:val="24"/>
          <w:lang w:val="en-GB"/>
        </w:rPr>
        <w:t>individual</w:t>
      </w:r>
      <w:r w:rsidR="007949E6" w:rsidRPr="00A04A57">
        <w:rPr>
          <w:rFonts w:ascii="Times New Roman" w:hAnsi="Times New Roman" w:cs="Times New Roman"/>
          <w:sz w:val="24"/>
          <w:szCs w:val="24"/>
          <w:lang w:val="en-GB"/>
        </w:rPr>
        <w:t>s</w:t>
      </w:r>
      <w:r w:rsidR="007F277A" w:rsidRPr="00A04A57">
        <w:rPr>
          <w:rFonts w:ascii="Times New Roman" w:hAnsi="Times New Roman" w:cs="Times New Roman"/>
          <w:sz w:val="24"/>
          <w:szCs w:val="24"/>
          <w:lang w:val="en-GB"/>
        </w:rPr>
        <w:t xml:space="preserve"> an</w:t>
      </w:r>
      <w:r w:rsidR="007949E6" w:rsidRPr="00A04A57">
        <w:rPr>
          <w:rFonts w:ascii="Times New Roman" w:hAnsi="Times New Roman" w:cs="Times New Roman"/>
          <w:sz w:val="24"/>
          <w:szCs w:val="24"/>
          <w:lang w:val="en-GB"/>
        </w:rPr>
        <w:t>d</w:t>
      </w:r>
      <w:r w:rsidR="007F277A" w:rsidRPr="00A04A57">
        <w:rPr>
          <w:rFonts w:ascii="Times New Roman" w:hAnsi="Times New Roman" w:cs="Times New Roman"/>
          <w:sz w:val="24"/>
          <w:szCs w:val="24"/>
          <w:lang w:val="en-GB"/>
        </w:rPr>
        <w:t xml:space="preserve"> neurotypical student</w:t>
      </w:r>
      <w:r w:rsidR="007949E6" w:rsidRPr="00A04A57">
        <w:rPr>
          <w:rFonts w:ascii="Times New Roman" w:hAnsi="Times New Roman" w:cs="Times New Roman"/>
          <w:sz w:val="24"/>
          <w:szCs w:val="24"/>
          <w:lang w:val="en-GB"/>
        </w:rPr>
        <w:t>s</w:t>
      </w:r>
      <w:r w:rsidR="00DD63CE" w:rsidRPr="00A04A57">
        <w:rPr>
          <w:rFonts w:ascii="Times New Roman" w:hAnsi="Times New Roman" w:cs="Times New Roman"/>
          <w:sz w:val="24"/>
          <w:szCs w:val="24"/>
          <w:lang w:val="en-GB"/>
        </w:rPr>
        <w:t xml:space="preserve">, making use of </w:t>
      </w:r>
      <w:r w:rsidR="007949E6" w:rsidRPr="00A04A57">
        <w:rPr>
          <w:rFonts w:ascii="Times New Roman" w:hAnsi="Times New Roman" w:cs="Times New Roman"/>
          <w:sz w:val="24"/>
          <w:szCs w:val="24"/>
          <w:lang w:val="en-GB"/>
        </w:rPr>
        <w:t>previously published p</w:t>
      </w:r>
      <w:r w:rsidR="00EE1099" w:rsidRPr="00A04A57">
        <w:rPr>
          <w:rFonts w:ascii="Times New Roman" w:hAnsi="Times New Roman" w:cs="Times New Roman"/>
          <w:sz w:val="24"/>
          <w:szCs w:val="24"/>
          <w:lang w:val="en-GB"/>
        </w:rPr>
        <w:t>revalence</w:t>
      </w:r>
      <w:r w:rsidR="007949E6" w:rsidRPr="00A04A57">
        <w:rPr>
          <w:rFonts w:ascii="Times New Roman" w:hAnsi="Times New Roman" w:cs="Times New Roman"/>
          <w:sz w:val="24"/>
          <w:szCs w:val="24"/>
          <w:lang w:val="en-GB"/>
        </w:rPr>
        <w:t xml:space="preserve"> data</w:t>
      </w:r>
      <w:r w:rsidR="00C214D2"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{"citationID":"lC3fuZMT","properties":{"formattedCitation":"\\super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214D2"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C214D2" w:rsidRPr="00A04A57">
        <w:rPr>
          <w:rFonts w:ascii="Times New Roman" w:hAnsi="Times New Roman" w:cs="Times New Roman"/>
          <w:sz w:val="24"/>
          <w:szCs w:val="24"/>
          <w:lang w:val="en-GB"/>
        </w:rPr>
        <w:fldChar w:fldCharType="end"/>
      </w:r>
      <w:r w:rsidR="00964D5D" w:rsidRPr="00A04A57">
        <w:rPr>
          <w:rFonts w:ascii="Times New Roman" w:hAnsi="Times New Roman" w:cs="Times New Roman"/>
          <w:sz w:val="24"/>
          <w:szCs w:val="24"/>
          <w:lang w:val="en-GB"/>
        </w:rPr>
        <w:t xml:space="preserve">. E.g. the </w:t>
      </w:r>
      <w:bookmarkStart w:id="36" w:name="_Hlk519086422"/>
      <w:bookmarkEnd w:id="35"/>
      <w:r w:rsidR="00964D5D" w:rsidRPr="00A04A57">
        <w:rPr>
          <w:rFonts w:ascii="Times New Roman" w:hAnsi="Times New Roman" w:cs="Times New Roman"/>
          <w:sz w:val="24"/>
          <w:szCs w:val="24"/>
          <w:lang w:val="en-GB"/>
        </w:rPr>
        <w:t xml:space="preserve">highest </w:t>
      </w:r>
      <w:r w:rsidR="007949E6" w:rsidRPr="00A04A57">
        <w:rPr>
          <w:rFonts w:ascii="Times New Roman" w:hAnsi="Times New Roman" w:cs="Times New Roman"/>
          <w:sz w:val="24"/>
          <w:szCs w:val="24"/>
          <w:lang w:val="en-GB"/>
        </w:rPr>
        <w:t xml:space="preserve">log </w:t>
      </w:r>
      <w:r w:rsidR="00964D5D" w:rsidRPr="00A04A57">
        <w:rPr>
          <w:rFonts w:ascii="Times New Roman" w:hAnsi="Times New Roman" w:cs="Times New Roman"/>
          <w:sz w:val="24"/>
          <w:szCs w:val="24"/>
          <w:lang w:val="en-GB"/>
        </w:rPr>
        <w:t xml:space="preserve">odds ratio (2.04) </w:t>
      </w:r>
      <w:r w:rsidR="00EF3EDA" w:rsidRPr="00A04A57">
        <w:rPr>
          <w:rFonts w:ascii="Times New Roman" w:hAnsi="Times New Roman" w:cs="Times New Roman"/>
          <w:sz w:val="24"/>
          <w:szCs w:val="24"/>
          <w:lang w:val="en-GB"/>
        </w:rPr>
        <w:t xml:space="preserve">was assigned </w:t>
      </w:r>
      <w:r w:rsidR="007949E6" w:rsidRPr="00A04A57">
        <w:rPr>
          <w:rFonts w:ascii="Times New Roman" w:hAnsi="Times New Roman" w:cs="Times New Roman"/>
          <w:sz w:val="24"/>
          <w:szCs w:val="24"/>
          <w:lang w:val="en-GB"/>
        </w:rPr>
        <w:t xml:space="preserve">to the trait measured with the </w:t>
      </w:r>
      <w:r w:rsidR="00964D5D" w:rsidRPr="00A04A57">
        <w:rPr>
          <w:rFonts w:ascii="Times New Roman" w:hAnsi="Times New Roman" w:cs="Times New Roman"/>
          <w:sz w:val="24"/>
          <w:szCs w:val="24"/>
          <w:lang w:val="en-GB"/>
        </w:rPr>
        <w:t>item “</w:t>
      </w:r>
      <w:r w:rsidR="00964D5D" w:rsidRPr="00A04A57">
        <w:rPr>
          <w:rFonts w:ascii="Times New Roman" w:eastAsia="Times New Roman" w:hAnsi="Times New Roman" w:cs="Times New Roman"/>
          <w:i/>
          <w:sz w:val="24"/>
          <w:szCs w:val="24"/>
          <w:lang w:val="en-GB"/>
        </w:rPr>
        <w:t>I enjoy social occasions</w:t>
      </w:r>
      <w:r w:rsidR="00964D5D" w:rsidRPr="00A04A57">
        <w:rPr>
          <w:rFonts w:ascii="Times New Roman" w:eastAsia="Times New Roman" w:hAnsi="Times New Roman" w:cs="Times New Roman"/>
          <w:sz w:val="24"/>
          <w:szCs w:val="24"/>
          <w:lang w:val="en-GB"/>
        </w:rPr>
        <w:t>”</w:t>
      </w:r>
      <w:r w:rsidR="00E9611C" w:rsidRPr="00A04A57">
        <w:rPr>
          <w:rFonts w:ascii="Times New Roman" w:eastAsia="Times New Roman" w:hAnsi="Times New Roman" w:cs="Times New Roman"/>
          <w:sz w:val="24"/>
          <w:szCs w:val="24"/>
          <w:lang w:val="en-GB"/>
        </w:rPr>
        <w:t>,</w:t>
      </w:r>
      <w:r w:rsidR="00964D5D" w:rsidRPr="00A04A57">
        <w:rPr>
          <w:rFonts w:ascii="Times New Roman" w:eastAsia="Times New Roman" w:hAnsi="Times New Roman" w:cs="Times New Roman"/>
          <w:sz w:val="24"/>
          <w:szCs w:val="24"/>
          <w:lang w:val="en-GB"/>
        </w:rPr>
        <w:t xml:space="preserve"> which </w:t>
      </w:r>
      <w:r w:rsidR="005A4C92" w:rsidRPr="00A04A57">
        <w:rPr>
          <w:rFonts w:ascii="Times New Roman" w:eastAsia="Times New Roman" w:hAnsi="Times New Roman" w:cs="Times New Roman"/>
          <w:sz w:val="24"/>
          <w:szCs w:val="24"/>
          <w:lang w:val="en-GB"/>
        </w:rPr>
        <w:t xml:space="preserve">ASD </w:t>
      </w:r>
      <w:r w:rsidR="008C2B4C" w:rsidRPr="00A04A57">
        <w:rPr>
          <w:rFonts w:ascii="Times New Roman" w:eastAsia="Times New Roman" w:hAnsi="Times New Roman" w:cs="Times New Roman"/>
          <w:sz w:val="24"/>
          <w:szCs w:val="24"/>
          <w:lang w:val="en-GB"/>
        </w:rPr>
        <w:t>individuals</w:t>
      </w:r>
      <w:r w:rsidR="00964D5D" w:rsidRPr="00A04A57">
        <w:rPr>
          <w:rFonts w:ascii="Times New Roman" w:eastAsia="Times New Roman" w:hAnsi="Times New Roman" w:cs="Times New Roman"/>
          <w:sz w:val="24"/>
          <w:szCs w:val="24"/>
          <w:lang w:val="en-GB"/>
        </w:rPr>
        <w:t xml:space="preserve"> disagree with 7.7 times </w:t>
      </w:r>
      <w:r w:rsidR="008C2B4C" w:rsidRPr="00A04A57">
        <w:rPr>
          <w:rFonts w:ascii="Times New Roman" w:eastAsia="Times New Roman" w:hAnsi="Times New Roman" w:cs="Times New Roman"/>
          <w:sz w:val="24"/>
          <w:szCs w:val="24"/>
          <w:lang w:val="en-GB"/>
        </w:rPr>
        <w:t>more often than neurotypical students.</w:t>
      </w:r>
      <w:r w:rsidR="003B2487" w:rsidRPr="00A04A57">
        <w:rPr>
          <w:rFonts w:ascii="Times New Roman" w:hAnsi="Times New Roman" w:cs="Times New Roman"/>
          <w:sz w:val="24"/>
          <w:szCs w:val="24"/>
          <w:lang w:val="en-GB"/>
        </w:rPr>
        <w:t xml:space="preserve"> In addition, we </w:t>
      </w:r>
      <w:r w:rsidR="007949E6" w:rsidRPr="00A04A57">
        <w:rPr>
          <w:rFonts w:ascii="Times New Roman" w:hAnsi="Times New Roman" w:cs="Times New Roman"/>
          <w:sz w:val="24"/>
          <w:szCs w:val="24"/>
          <w:lang w:val="en-GB"/>
        </w:rPr>
        <w:t xml:space="preserve">quantified the </w:t>
      </w:r>
      <w:r w:rsidR="00E6762E" w:rsidRPr="00A04A57">
        <w:rPr>
          <w:rFonts w:ascii="Times New Roman" w:hAnsi="Times New Roman" w:cs="Times New Roman"/>
          <w:sz w:val="24"/>
          <w:szCs w:val="24"/>
          <w:lang w:val="en-GB"/>
        </w:rPr>
        <w:t>reliance-</w:t>
      </w:r>
      <w:r w:rsidR="007949E6" w:rsidRPr="00A04A57">
        <w:rPr>
          <w:rFonts w:ascii="Times New Roman" w:hAnsi="Times New Roman" w:cs="Times New Roman"/>
          <w:sz w:val="24"/>
          <w:szCs w:val="24"/>
          <w:lang w:val="en-GB"/>
        </w:rPr>
        <w:t>on</w:t>
      </w:r>
      <w:r w:rsidR="00E6762E" w:rsidRPr="00A04A57">
        <w:rPr>
          <w:rFonts w:ascii="Times New Roman" w:hAnsi="Times New Roman" w:cs="Times New Roman"/>
          <w:sz w:val="24"/>
          <w:szCs w:val="24"/>
          <w:lang w:val="en-GB"/>
        </w:rPr>
        <w:t>-</w:t>
      </w:r>
      <w:r w:rsidR="007949E6" w:rsidRPr="00A04A57">
        <w:rPr>
          <w:rFonts w:ascii="Times New Roman" w:hAnsi="Times New Roman" w:cs="Times New Roman"/>
          <w:sz w:val="24"/>
          <w:szCs w:val="24"/>
          <w:lang w:val="en-GB"/>
        </w:rPr>
        <w:t xml:space="preserve">detail for each participant as the </w:t>
      </w:r>
      <w:r w:rsidR="003B2487" w:rsidRPr="00A04A57">
        <w:rPr>
          <w:rFonts w:ascii="Times New Roman" w:hAnsi="Times New Roman" w:cs="Times New Roman"/>
          <w:sz w:val="24"/>
          <w:szCs w:val="24"/>
          <w:lang w:val="en-GB"/>
        </w:rPr>
        <w:t>linear regression coefficient</w:t>
      </w:r>
      <w:r w:rsidR="007949E6" w:rsidRPr="00A04A57">
        <w:rPr>
          <w:rFonts w:ascii="Times New Roman" w:hAnsi="Times New Roman" w:cs="Times New Roman"/>
          <w:sz w:val="24"/>
          <w:szCs w:val="24"/>
          <w:lang w:val="en-GB"/>
        </w:rPr>
        <w:t xml:space="preserve"> </w:t>
      </w:r>
      <w:r w:rsidR="003B2487" w:rsidRPr="00A04A57">
        <w:rPr>
          <w:rFonts w:ascii="Times New Roman" w:hAnsi="Times New Roman" w:cs="Times New Roman"/>
          <w:sz w:val="24"/>
          <w:szCs w:val="24"/>
          <w:lang w:val="en-GB"/>
        </w:rPr>
        <w:t xml:space="preserve">between their average FDi values for each spatial frequency bin and the ascending bin numbers (1 to 5, see Figure 2).  </w:t>
      </w:r>
      <w:r w:rsidR="007949E6" w:rsidRPr="00A04A57">
        <w:rPr>
          <w:rFonts w:ascii="Times New Roman" w:hAnsi="Times New Roman" w:cs="Times New Roman"/>
          <w:sz w:val="24"/>
          <w:szCs w:val="24"/>
          <w:lang w:val="en-GB"/>
        </w:rPr>
        <w:t>Subsequently, we performed a</w:t>
      </w:r>
      <w:r w:rsidR="007949E6"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 xml:space="preserve">robust regression analysis </w:t>
      </w:r>
      <w:r w:rsidR="007949E6" w:rsidRPr="00A04A57">
        <w:rPr>
          <w:rFonts w:ascii="Times New Roman" w:eastAsia="Times New Roman" w:hAnsi="Times New Roman" w:cs="Times New Roman"/>
          <w:sz w:val="24"/>
          <w:szCs w:val="24"/>
          <w:lang w:val="en-GB"/>
        </w:rPr>
        <w:t xml:space="preserve">that confirmed our hypothesis by revealing that </w:t>
      </w:r>
      <w:r w:rsidR="006D6EAE" w:rsidRPr="00A04A57">
        <w:rPr>
          <w:rFonts w:ascii="Times New Roman" w:eastAsia="Times New Roman" w:hAnsi="Times New Roman" w:cs="Times New Roman"/>
          <w:sz w:val="24"/>
          <w:szCs w:val="24"/>
          <w:lang w:val="en-GB"/>
        </w:rPr>
        <w:t xml:space="preserve">our </w:t>
      </w:r>
      <w:r w:rsidR="00E6762E" w:rsidRPr="00A04A57">
        <w:rPr>
          <w:rFonts w:ascii="Times New Roman" w:eastAsia="Times New Roman" w:hAnsi="Times New Roman" w:cs="Times New Roman"/>
          <w:sz w:val="24"/>
          <w:szCs w:val="24"/>
          <w:lang w:val="en-GB"/>
        </w:rPr>
        <w:t>reliance-on-</w:t>
      </w:r>
      <w:r w:rsidR="007949E6" w:rsidRPr="00A04A57">
        <w:rPr>
          <w:rFonts w:ascii="Times New Roman" w:eastAsia="Times New Roman" w:hAnsi="Times New Roman" w:cs="Times New Roman"/>
          <w:sz w:val="24"/>
          <w:szCs w:val="24"/>
          <w:lang w:val="en-GB"/>
        </w:rPr>
        <w:t xml:space="preserve">detail measure </w:t>
      </w:r>
      <w:r w:rsidR="006D6EAE" w:rsidRPr="00A04A57">
        <w:rPr>
          <w:rFonts w:ascii="Times New Roman" w:eastAsia="Times New Roman" w:hAnsi="Times New Roman" w:cs="Times New Roman"/>
          <w:sz w:val="24"/>
          <w:szCs w:val="24"/>
          <w:lang w:val="en-GB"/>
        </w:rPr>
        <w:t xml:space="preserve">was best predicted by the </w:t>
      </w:r>
      <w:r w:rsidR="00D24174" w:rsidRPr="00A04A57">
        <w:rPr>
          <w:rFonts w:ascii="Times New Roman" w:eastAsia="Times New Roman" w:hAnsi="Times New Roman" w:cs="Times New Roman"/>
          <w:sz w:val="24"/>
          <w:szCs w:val="24"/>
          <w:lang w:val="en-GB"/>
        </w:rPr>
        <w:t xml:space="preserve">presence of the </w:t>
      </w:r>
      <w:r w:rsidR="006D6EAE" w:rsidRPr="00A04A57">
        <w:rPr>
          <w:rFonts w:ascii="Times New Roman" w:eastAsia="Times New Roman" w:hAnsi="Times New Roman" w:cs="Times New Roman"/>
          <w:sz w:val="24"/>
          <w:szCs w:val="24"/>
          <w:lang w:val="en-GB"/>
        </w:rPr>
        <w:t xml:space="preserve">most </w:t>
      </w:r>
      <w:r w:rsidR="007F5BFE" w:rsidRPr="00A04A57">
        <w:rPr>
          <w:rFonts w:ascii="Times New Roman" w:eastAsia="Times New Roman" w:hAnsi="Times New Roman" w:cs="Times New Roman"/>
          <w:sz w:val="24"/>
          <w:szCs w:val="24"/>
          <w:lang w:val="en-GB"/>
        </w:rPr>
        <w:t xml:space="preserve">clinical </w:t>
      </w:r>
      <w:r w:rsidR="007949E6" w:rsidRPr="00A04A57">
        <w:rPr>
          <w:rFonts w:ascii="Times New Roman" w:eastAsia="Times New Roman" w:hAnsi="Times New Roman" w:cs="Times New Roman"/>
          <w:sz w:val="24"/>
          <w:szCs w:val="24"/>
          <w:lang w:val="en-GB"/>
        </w:rPr>
        <w:t>diagnostic</w:t>
      </w:r>
      <w:r w:rsidR="006D6EAE" w:rsidRPr="00A04A57">
        <w:rPr>
          <w:rFonts w:ascii="Times New Roman" w:eastAsia="Times New Roman" w:hAnsi="Times New Roman" w:cs="Times New Roman"/>
          <w:sz w:val="24"/>
          <w:szCs w:val="24"/>
          <w:lang w:val="en-GB"/>
        </w:rPr>
        <w:t xml:space="preserve"> </w:t>
      </w:r>
      <w:r w:rsidR="00051692" w:rsidRPr="00A04A57">
        <w:rPr>
          <w:rFonts w:ascii="Times New Roman" w:eastAsia="Times New Roman" w:hAnsi="Times New Roman" w:cs="Times New Roman"/>
          <w:sz w:val="24"/>
          <w:szCs w:val="24"/>
          <w:lang w:val="en-GB"/>
        </w:rPr>
        <w:t>autistic</w:t>
      </w:r>
      <w:r w:rsidR="000E4AA0" w:rsidRPr="00A04A57">
        <w:rPr>
          <w:rFonts w:ascii="Times New Roman" w:eastAsia="Times New Roman" w:hAnsi="Times New Roman" w:cs="Times New Roman"/>
          <w:sz w:val="24"/>
          <w:szCs w:val="24"/>
          <w:lang w:val="en-GB"/>
        </w:rPr>
        <w:t xml:space="preserve"> trait</w:t>
      </w:r>
      <w:r w:rsidR="006D6EAE" w:rsidRPr="00A04A57">
        <w:rPr>
          <w:rFonts w:ascii="Times New Roman" w:eastAsia="Times New Roman" w:hAnsi="Times New Roman" w:cs="Times New Roman"/>
          <w:sz w:val="24"/>
          <w:szCs w:val="24"/>
          <w:lang w:val="en-GB"/>
        </w:rPr>
        <w:t>s</w:t>
      </w:r>
      <w:r w:rsidR="003B2487"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(slope = .</w:t>
      </w:r>
      <w:r w:rsidR="003B2487" w:rsidRPr="00A04A57">
        <w:rPr>
          <w:rFonts w:ascii="Times New Roman" w:eastAsia="Times New Roman" w:hAnsi="Times New Roman" w:cs="Times New Roman"/>
          <w:sz w:val="24"/>
          <w:szCs w:val="24"/>
          <w:lang w:val="en-GB"/>
        </w:rPr>
        <w:t>0023</w:t>
      </w:r>
      <w:r w:rsidR="00B44DDB" w:rsidRPr="00A04A57">
        <w:rPr>
          <w:rFonts w:ascii="Times New Roman" w:eastAsia="Times New Roman" w:hAnsi="Times New Roman" w:cs="Times New Roman"/>
          <w:sz w:val="24"/>
          <w:szCs w:val="24"/>
          <w:lang w:val="en-GB"/>
        </w:rPr>
        <w:t xml:space="preserve">, </w:t>
      </w:r>
      <w:proofErr w:type="gramStart"/>
      <w:r w:rsidR="002B5631" w:rsidRPr="00A04A57">
        <w:rPr>
          <w:rFonts w:ascii="Times New Roman" w:eastAsia="Times New Roman" w:hAnsi="Times New Roman" w:cs="Times New Roman"/>
          <w:sz w:val="24"/>
          <w:szCs w:val="24"/>
          <w:lang w:val="en-GB"/>
        </w:rPr>
        <w:t>t(</w:t>
      </w:r>
      <w:proofErr w:type="gramEnd"/>
      <w:r w:rsidR="002B5631" w:rsidRPr="00A04A57">
        <w:rPr>
          <w:rFonts w:ascii="Times New Roman" w:eastAsia="Times New Roman" w:hAnsi="Times New Roman" w:cs="Times New Roman"/>
          <w:sz w:val="24"/>
          <w:szCs w:val="24"/>
          <w:lang w:val="en-GB"/>
        </w:rPr>
        <w:t>48)</w:t>
      </w:r>
      <w:r w:rsidR="00465D4E" w:rsidRPr="00A04A57">
        <w:rPr>
          <w:rFonts w:ascii="Times New Roman" w:eastAsia="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w:t>
      </w:r>
      <w:r w:rsidR="002B5631" w:rsidRPr="00A04A57">
        <w:rPr>
          <w:rFonts w:ascii="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3.</w:t>
      </w:r>
      <w:r w:rsidR="003B2487" w:rsidRPr="00A04A57">
        <w:rPr>
          <w:rFonts w:ascii="Times New Roman" w:eastAsia="Times New Roman" w:hAnsi="Times New Roman" w:cs="Times New Roman"/>
          <w:sz w:val="24"/>
          <w:szCs w:val="24"/>
          <w:lang w:val="en-GB"/>
        </w:rPr>
        <w:t>40</w:t>
      </w:r>
      <w:r w:rsidR="00B44DDB" w:rsidRPr="00A04A57">
        <w:rPr>
          <w:rFonts w:ascii="Times New Roman" w:eastAsia="Times New Roman" w:hAnsi="Times New Roman" w:cs="Times New Roman"/>
          <w:sz w:val="24"/>
          <w:szCs w:val="24"/>
          <w:lang w:val="en-GB"/>
        </w:rPr>
        <w:t>, p &lt; .</w:t>
      </w:r>
      <w:r w:rsidR="003B2487" w:rsidRPr="00A04A57">
        <w:rPr>
          <w:rFonts w:ascii="Times New Roman" w:eastAsia="Times New Roman" w:hAnsi="Times New Roman" w:cs="Times New Roman"/>
          <w:sz w:val="24"/>
          <w:szCs w:val="24"/>
          <w:lang w:val="en-GB"/>
        </w:rPr>
        <w:t>005</w:t>
      </w:r>
      <w:r w:rsidR="00FA606E" w:rsidRPr="00A04A57">
        <w:rPr>
          <w:rFonts w:ascii="Times New Roman" w:eastAsia="Times New Roman" w:hAnsi="Times New Roman" w:cs="Times New Roman"/>
          <w:sz w:val="24"/>
          <w:szCs w:val="24"/>
          <w:lang w:val="en-GB"/>
        </w:rPr>
        <w:t>, Figure 3</w:t>
      </w:r>
      <w:r w:rsidR="00B44DDB" w:rsidRPr="00A04A57">
        <w:rPr>
          <w:rFonts w:ascii="Times New Roman" w:eastAsia="Times New Roman" w:hAnsi="Times New Roman" w:cs="Times New Roman"/>
          <w:sz w:val="24"/>
          <w:szCs w:val="24"/>
          <w:lang w:val="en-GB"/>
        </w:rPr>
        <w:t>)</w:t>
      </w:r>
      <w:r w:rsidR="005B2B9F" w:rsidRPr="00A04A57">
        <w:rPr>
          <w:rFonts w:ascii="Times New Roman" w:eastAsia="Times New Roman" w:hAnsi="Times New Roman" w:cs="Times New Roman"/>
          <w:sz w:val="24"/>
          <w:szCs w:val="24"/>
          <w:lang w:val="en-GB"/>
        </w:rPr>
        <w:t>.</w:t>
      </w:r>
      <w:r w:rsidR="007949E6" w:rsidRPr="00A04A57">
        <w:rPr>
          <w:rFonts w:ascii="Times New Roman" w:eastAsia="Times New Roman" w:hAnsi="Times New Roman" w:cs="Times New Roman"/>
          <w:sz w:val="24"/>
          <w:szCs w:val="24"/>
          <w:lang w:val="en-GB"/>
        </w:rPr>
        <w:t xml:space="preserve"> </w:t>
      </w:r>
      <w:r w:rsidR="00F67F3A" w:rsidRPr="00A04A57">
        <w:rPr>
          <w:rFonts w:ascii="Times New Roman" w:eastAsia="Times New Roman" w:hAnsi="Times New Roman" w:cs="Times New Roman"/>
          <w:sz w:val="24"/>
          <w:szCs w:val="24"/>
          <w:lang w:val="en-GB"/>
        </w:rPr>
        <w:t xml:space="preserve"> </w:t>
      </w:r>
      <w:bookmarkEnd w:id="36"/>
    </w:p>
    <w:p w14:paraId="2CBD15C5" w14:textId="6EB17DEF" w:rsidR="00BA3BBE" w:rsidRPr="00A04A57" w:rsidRDefault="0083567B" w:rsidP="001521BA">
      <w:pPr>
        <w:spacing w:line="360" w:lineRule="auto"/>
        <w:jc w:val="both"/>
        <w:rPr>
          <w:rFonts w:ascii="Times New Roman" w:eastAsia="Times New Roman" w:hAnsi="Times New Roman" w:cs="Times New Roman"/>
          <w:sz w:val="24"/>
          <w:szCs w:val="24"/>
          <w:lang w:val="en-GB"/>
        </w:rPr>
      </w:pPr>
      <w:bookmarkStart w:id="37" w:name="_Hlk40015410"/>
      <w:bookmarkStart w:id="38" w:name="_Hlk40444267"/>
      <w:bookmarkStart w:id="39" w:name="_Hlk519086433"/>
      <w:r w:rsidRPr="00A04A57">
        <w:rPr>
          <w:rFonts w:ascii="Times New Roman" w:eastAsia="Times New Roman" w:hAnsi="Times New Roman" w:cs="Times New Roman"/>
          <w:sz w:val="24"/>
          <w:szCs w:val="24"/>
          <w:lang w:val="en-GB"/>
        </w:rPr>
        <w:t xml:space="preserve">In </w:t>
      </w:r>
      <w:r w:rsidR="00BA3BBE" w:rsidRPr="00A04A57">
        <w:rPr>
          <w:rFonts w:ascii="Times New Roman" w:eastAsia="Times New Roman" w:hAnsi="Times New Roman" w:cs="Times New Roman"/>
          <w:sz w:val="24"/>
          <w:szCs w:val="24"/>
          <w:lang w:val="en-GB"/>
        </w:rPr>
        <w:t>addition</w:t>
      </w:r>
      <w:r w:rsidR="00DC23A6" w:rsidRPr="00A04A57">
        <w:rPr>
          <w:rFonts w:ascii="Times New Roman" w:eastAsia="Times New Roman" w:hAnsi="Times New Roman" w:cs="Times New Roman"/>
          <w:sz w:val="24"/>
          <w:szCs w:val="24"/>
          <w:lang w:val="en-GB"/>
        </w:rPr>
        <w:t xml:space="preserve">, we </w:t>
      </w:r>
      <w:r w:rsidR="00072E1B" w:rsidRPr="00A04A57">
        <w:rPr>
          <w:rFonts w:ascii="Times New Roman" w:eastAsia="Times New Roman" w:hAnsi="Times New Roman" w:cs="Times New Roman"/>
          <w:sz w:val="24"/>
          <w:szCs w:val="24"/>
          <w:lang w:val="en-GB"/>
        </w:rPr>
        <w:t xml:space="preserve">assessed how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-related increases </w:t>
      </w:r>
      <w:r w:rsidR="00E6762E" w:rsidRPr="00A04A57">
        <w:rPr>
          <w:rFonts w:ascii="Times New Roman" w:eastAsia="Times New Roman" w:hAnsi="Times New Roman" w:cs="Times New Roman"/>
          <w:sz w:val="24"/>
          <w:szCs w:val="24"/>
          <w:lang w:val="en-GB"/>
        </w:rPr>
        <w:t xml:space="preserve">of reliance-on-detail </w:t>
      </w:r>
      <w:r w:rsidR="00DC23A6" w:rsidRPr="00A04A57">
        <w:rPr>
          <w:rFonts w:ascii="Times New Roman" w:eastAsia="Times New Roman" w:hAnsi="Times New Roman" w:cs="Times New Roman"/>
          <w:sz w:val="24"/>
          <w:szCs w:val="24"/>
          <w:lang w:val="en-GB"/>
        </w:rPr>
        <w:t>depend</w:t>
      </w:r>
      <w:r w:rsidR="00072E1B" w:rsidRPr="00A04A57">
        <w:rPr>
          <w:rFonts w:ascii="Times New Roman" w:eastAsia="Times New Roman" w:hAnsi="Times New Roman" w:cs="Times New Roman"/>
          <w:sz w:val="24"/>
          <w:szCs w:val="24"/>
          <w:lang w:val="en-GB"/>
        </w:rPr>
        <w:t>ed</w:t>
      </w:r>
      <w:r w:rsidR="00DC23A6" w:rsidRPr="00A04A57">
        <w:rPr>
          <w:rFonts w:ascii="Times New Roman" w:eastAsia="Times New Roman" w:hAnsi="Times New Roman" w:cs="Times New Roman"/>
          <w:sz w:val="24"/>
          <w:szCs w:val="24"/>
          <w:lang w:val="en-GB"/>
        </w:rPr>
        <w:t xml:space="preserve"> on the five different</w:t>
      </w:r>
      <w:r w:rsidR="00113A07" w:rsidRPr="00A04A57">
        <w:rPr>
          <w:rFonts w:ascii="Times New Roman" w:eastAsia="Times New Roman" w:hAnsi="Times New Roman" w:cs="Times New Roman"/>
          <w:sz w:val="24"/>
          <w:szCs w:val="24"/>
          <w:lang w:val="en-GB"/>
        </w:rPr>
        <w:t xml:space="preserve"> trait</w:t>
      </w:r>
      <w:r w:rsidR="00DC23A6" w:rsidRPr="00A04A57">
        <w:rPr>
          <w:rFonts w:ascii="Times New Roman" w:eastAsia="Times New Roman" w:hAnsi="Times New Roman" w:cs="Times New Roman"/>
          <w:sz w:val="24"/>
          <w:szCs w:val="24"/>
          <w:lang w:val="en-GB"/>
        </w:rPr>
        <w:t xml:space="preserve"> types (social skill, attention switching</w:t>
      </w:r>
      <w:r w:rsidR="00FE4531"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 attention to detail, communication and imagination)</w:t>
      </w:r>
      <w:r w:rsidR="00E81F60" w:rsidRPr="00A04A57">
        <w:rPr>
          <w:rFonts w:ascii="Times New Roman" w:eastAsia="Times New Roman" w:hAnsi="Times New Roman" w:cs="Times New Roman"/>
          <w:sz w:val="24"/>
          <w:szCs w:val="24"/>
          <w:lang w:val="en-GB"/>
        </w:rPr>
        <w:t xml:space="preserve"> that the AQ questionnaire was designed to measure</w:t>
      </w:r>
      <w:r w:rsidR="001D4C1E" w:rsidRPr="00A04A57">
        <w:rPr>
          <w:rFonts w:ascii="Times New Roman" w:eastAsia="Times New Roman" w:hAnsi="Times New Roman" w:cs="Times New Roman"/>
          <w:sz w:val="24"/>
          <w:szCs w:val="24"/>
          <w:lang w:val="en-GB"/>
        </w:rPr>
        <w:t xml:space="preserve"> (with ten items for each type of ASD trait)</w:t>
      </w:r>
      <w:r w:rsidR="00E81F60" w:rsidRPr="00A04A57">
        <w:rPr>
          <w:rFonts w:ascii="Times New Roman" w:eastAsia="Times New Roman" w:hAnsi="Times New Roman" w:cs="Times New Roman"/>
          <w:sz w:val="24"/>
          <w:szCs w:val="24"/>
          <w:lang w:val="en-GB"/>
        </w:rPr>
        <w:fldChar w:fldCharType="begin"/>
      </w:r>
      <w:r w:rsidR="00E81F60" w:rsidRPr="00A04A57">
        <w:rPr>
          <w:rFonts w:ascii="Times New Roman" w:eastAsia="Times New Roman" w:hAnsi="Times New Roman" w:cs="Times New Roman"/>
          <w:sz w:val="24"/>
          <w:szCs w:val="24"/>
          <w:lang w:val="en-GB"/>
        </w:rPr>
        <w:instrText xml:space="preserve"> ADDIN ZOTERO_ITEM CSL_CITATION {"citationID":"7d5WpVs1","properties":{"formattedCitation":"\\super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81F60" w:rsidRPr="00A04A57">
        <w:rPr>
          <w:rFonts w:ascii="Times New Roman" w:eastAsia="Times New Roman" w:hAnsi="Times New Roman" w:cs="Times New Roman"/>
          <w:sz w:val="24"/>
          <w:szCs w:val="24"/>
          <w:lang w:val="en-GB"/>
        </w:rPr>
        <w:fldChar w:fldCharType="separate"/>
      </w:r>
      <w:r w:rsidR="00E81F60" w:rsidRPr="00A04A57">
        <w:rPr>
          <w:rFonts w:ascii="Times New Roman" w:hAnsi="Times New Roman" w:cs="Times New Roman"/>
          <w:sz w:val="24"/>
          <w:szCs w:val="24"/>
          <w:vertAlign w:val="superscript"/>
          <w:lang w:val="en-GB"/>
        </w:rPr>
        <w:t>24</w:t>
      </w:r>
      <w:r w:rsidR="00E81F60" w:rsidRPr="00A04A57">
        <w:rPr>
          <w:rFonts w:ascii="Times New Roman" w:eastAsia="Times New Roman" w:hAnsi="Times New Roman" w:cs="Times New Roman"/>
          <w:sz w:val="24"/>
          <w:szCs w:val="24"/>
          <w:lang w:val="en-GB"/>
        </w:rPr>
        <w:fldChar w:fldCharType="end"/>
      </w:r>
      <w:bookmarkEnd w:id="37"/>
      <w:r w:rsidR="00DC23A6" w:rsidRPr="00A04A57">
        <w:rPr>
          <w:rFonts w:ascii="Times New Roman" w:eastAsia="Times New Roman" w:hAnsi="Times New Roman" w:cs="Times New Roman"/>
          <w:sz w:val="24"/>
          <w:szCs w:val="24"/>
          <w:lang w:val="en-GB"/>
        </w:rPr>
        <w:t>.</w:t>
      </w:r>
      <w:r w:rsidR="00CF5FAE" w:rsidRPr="00A04A57">
        <w:rPr>
          <w:rFonts w:ascii="Times New Roman" w:eastAsia="Times New Roman" w:hAnsi="Times New Roman" w:cs="Times New Roman"/>
          <w:sz w:val="24"/>
          <w:szCs w:val="24"/>
          <w:lang w:val="en-GB"/>
        </w:rPr>
        <w:t xml:space="preserve"> </w:t>
      </w:r>
      <w:bookmarkEnd w:id="38"/>
      <w:r w:rsidR="00CF5FAE" w:rsidRPr="00A04A57">
        <w:rPr>
          <w:rFonts w:ascii="Times New Roman" w:hAnsi="Times New Roman" w:cs="Times New Roman"/>
          <w:sz w:val="24"/>
          <w:szCs w:val="24"/>
          <w:lang w:val="en-GB"/>
        </w:rPr>
        <w:t xml:space="preserve">Note here that the trait types </w:t>
      </w:r>
      <w:r w:rsidR="00F22E23" w:rsidRPr="00F22E23">
        <w:rPr>
          <w:rFonts w:ascii="Times New Roman" w:hAnsi="Times New Roman" w:cs="Times New Roman"/>
          <w:sz w:val="24"/>
          <w:szCs w:val="24"/>
          <w:lang w:val="en-GB"/>
        </w:rPr>
        <w:t>labelled</w:t>
      </w:r>
      <w:r w:rsidR="00CF5FAE" w:rsidRPr="00A04A57">
        <w:rPr>
          <w:rFonts w:ascii="Times New Roman" w:hAnsi="Times New Roman" w:cs="Times New Roman"/>
          <w:sz w:val="24"/>
          <w:szCs w:val="24"/>
          <w:lang w:val="en-GB"/>
        </w:rPr>
        <w:t xml:space="preserve"> as ‘social skill’, ‘attention switching’, ‘communication’ and ‘imagination’ all refer to difficulties in the respective domains while ‘attention to detail’ refers to its domain positively.</w:t>
      </w:r>
      <w:r w:rsidR="00DC23A6" w:rsidRPr="00A04A57">
        <w:rPr>
          <w:rFonts w:ascii="Times New Roman" w:eastAsia="Times New Roman" w:hAnsi="Times New Roman" w:cs="Times New Roman"/>
          <w:sz w:val="24"/>
          <w:szCs w:val="24"/>
          <w:lang w:val="en-GB"/>
        </w:rPr>
        <w:t xml:space="preserve"> A one-way ANOVA revealed an effect of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type (</w:t>
      </w:r>
      <w:proofErr w:type="gramStart"/>
      <w:r w:rsidR="00DC23A6" w:rsidRPr="00A04A57">
        <w:rPr>
          <w:rFonts w:ascii="Times New Roman" w:eastAsia="Times New Roman" w:hAnsi="Times New Roman" w:cs="Times New Roman"/>
          <w:sz w:val="24"/>
          <w:szCs w:val="24"/>
          <w:lang w:val="en-GB"/>
        </w:rPr>
        <w:t>F(</w:t>
      </w:r>
      <w:proofErr w:type="gramEnd"/>
      <w:r w:rsidR="00DC23A6" w:rsidRPr="00A04A57">
        <w:rPr>
          <w:rFonts w:ascii="Times New Roman" w:eastAsia="Times New Roman" w:hAnsi="Times New Roman" w:cs="Times New Roman"/>
          <w:sz w:val="24"/>
          <w:szCs w:val="24"/>
          <w:lang w:val="en-GB"/>
        </w:rPr>
        <w:t>4,45) = 5.89,  p &lt; 0.001). Five post-hoc t-tests (</w:t>
      </w:r>
      <w:r w:rsidR="001D4C1E" w:rsidRPr="00A04A57">
        <w:rPr>
          <w:rFonts w:ascii="Times New Roman" w:hAnsi="Times New Roman" w:cs="Times New Roman"/>
          <w:color w:val="222222"/>
          <w:sz w:val="24"/>
          <w:szCs w:val="24"/>
          <w:shd w:val="clear" w:color="auto" w:fill="FFFFFF"/>
          <w:lang w:val="en-GB"/>
        </w:rPr>
        <w:t>Bonferroni</w:t>
      </w:r>
      <w:r w:rsidR="00DC23A6" w:rsidRPr="00A04A57">
        <w:rPr>
          <w:rFonts w:ascii="Times New Roman" w:eastAsia="Times New Roman" w:hAnsi="Times New Roman" w:cs="Times New Roman"/>
          <w:sz w:val="24"/>
          <w:szCs w:val="24"/>
          <w:lang w:val="en-GB"/>
        </w:rPr>
        <w:t xml:space="preserve"> corrected) testing for a difference between each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 xml:space="preserve">type versus all others revealed that </w:t>
      </w:r>
      <w:r w:rsidR="008C7D29" w:rsidRPr="00A04A57">
        <w:rPr>
          <w:rFonts w:ascii="Times New Roman" w:eastAsia="Times New Roman" w:hAnsi="Times New Roman" w:cs="Times New Roman"/>
          <w:sz w:val="24"/>
          <w:szCs w:val="24"/>
          <w:lang w:val="en-GB"/>
        </w:rPr>
        <w:t xml:space="preserve">the presence of </w:t>
      </w:r>
      <w:r w:rsidR="00DC23A6" w:rsidRPr="00A04A57">
        <w:rPr>
          <w:rFonts w:ascii="Times New Roman" w:eastAsia="Times New Roman" w:hAnsi="Times New Roman" w:cs="Times New Roman"/>
          <w:sz w:val="24"/>
          <w:szCs w:val="24"/>
          <w:lang w:val="en-GB"/>
        </w:rPr>
        <w:t xml:space="preserve">‘social skill’ </w:t>
      </w:r>
      <w:r w:rsidR="008C7D29" w:rsidRPr="00A04A57">
        <w:rPr>
          <w:rFonts w:ascii="Times New Roman" w:eastAsia="Times New Roman" w:hAnsi="Times New Roman" w:cs="Times New Roman"/>
          <w:sz w:val="24"/>
          <w:szCs w:val="24"/>
          <w:lang w:val="en-GB"/>
        </w:rPr>
        <w:t xml:space="preserve">traits increase </w:t>
      </w:r>
      <w:r w:rsidR="00DC23A6" w:rsidRPr="00A04A57">
        <w:rPr>
          <w:rFonts w:ascii="Times New Roman" w:eastAsia="Times New Roman" w:hAnsi="Times New Roman" w:cs="Times New Roman"/>
          <w:sz w:val="24"/>
          <w:szCs w:val="24"/>
          <w:lang w:val="en-GB"/>
        </w:rPr>
        <w:t>reliance</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on</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detail </w:t>
      </w:r>
      <w:r w:rsidR="008C7D29" w:rsidRPr="00A04A57">
        <w:rPr>
          <w:rFonts w:ascii="Times New Roman" w:eastAsia="Times New Roman" w:hAnsi="Times New Roman" w:cs="Times New Roman"/>
          <w:sz w:val="24"/>
          <w:szCs w:val="24"/>
          <w:lang w:val="en-GB"/>
        </w:rPr>
        <w:t>more than all</w:t>
      </w:r>
      <w:r w:rsidR="00DC23A6" w:rsidRPr="00A04A57">
        <w:rPr>
          <w:rFonts w:ascii="Times New Roman" w:eastAsia="Times New Roman" w:hAnsi="Times New Roman" w:cs="Times New Roman"/>
          <w:sz w:val="24"/>
          <w:szCs w:val="24"/>
          <w:lang w:val="en-GB"/>
        </w:rPr>
        <w:t xml:space="preserve"> other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 types (t(48) = </w:t>
      </w:r>
      <w:r w:rsidR="0064271F" w:rsidRPr="00A04A57">
        <w:rPr>
          <w:rFonts w:ascii="Times New Roman" w:eastAsia="Times New Roman" w:hAnsi="Times New Roman" w:cs="Times New Roman"/>
          <w:sz w:val="24"/>
          <w:szCs w:val="24"/>
          <w:lang w:val="en-GB"/>
        </w:rPr>
        <w:t>3.72</w:t>
      </w:r>
      <w:r w:rsidR="00DC23A6" w:rsidRPr="00A04A57">
        <w:rPr>
          <w:rFonts w:ascii="Times New Roman" w:eastAsia="Times New Roman" w:hAnsi="Times New Roman" w:cs="Times New Roman"/>
          <w:sz w:val="24"/>
          <w:szCs w:val="24"/>
          <w:lang w:val="en-GB"/>
        </w:rPr>
        <w:t>, p &lt; .00</w:t>
      </w:r>
      <w:r w:rsidR="0064271F" w:rsidRPr="00A04A57">
        <w:rPr>
          <w:rFonts w:ascii="Times New Roman" w:eastAsia="Times New Roman" w:hAnsi="Times New Roman" w:cs="Times New Roman"/>
          <w:sz w:val="24"/>
          <w:szCs w:val="24"/>
          <w:lang w:val="en-GB"/>
        </w:rPr>
        <w:t>5</w:t>
      </w:r>
      <w:r w:rsidR="00DC23A6" w:rsidRPr="00A04A57">
        <w:rPr>
          <w:rFonts w:ascii="Times New Roman" w:eastAsia="Times New Roman" w:hAnsi="Times New Roman" w:cs="Times New Roman"/>
          <w:sz w:val="24"/>
          <w:szCs w:val="24"/>
          <w:lang w:val="en-GB"/>
        </w:rPr>
        <w:t>) while</w:t>
      </w:r>
      <w:r w:rsidR="00260CDC" w:rsidRPr="00A04A57">
        <w:rPr>
          <w:rFonts w:ascii="Times New Roman" w:eastAsia="Times New Roman" w:hAnsi="Times New Roman" w:cs="Times New Roman"/>
          <w:sz w:val="24"/>
          <w:szCs w:val="24"/>
          <w:lang w:val="en-GB"/>
        </w:rPr>
        <w:t xml:space="preserve"> </w:t>
      </w:r>
      <w:r w:rsidR="00DC23A6" w:rsidRPr="00A04A57">
        <w:rPr>
          <w:rFonts w:ascii="Times New Roman" w:eastAsia="Times New Roman" w:hAnsi="Times New Roman" w:cs="Times New Roman"/>
          <w:sz w:val="24"/>
          <w:szCs w:val="24"/>
          <w:lang w:val="en-GB"/>
        </w:rPr>
        <w:t xml:space="preserve">‘attention to detail’ </w:t>
      </w:r>
      <w:r w:rsidR="008C7D29" w:rsidRPr="00A04A57">
        <w:rPr>
          <w:rFonts w:ascii="Times New Roman" w:eastAsia="Times New Roman" w:hAnsi="Times New Roman" w:cs="Times New Roman"/>
          <w:sz w:val="24"/>
          <w:szCs w:val="24"/>
          <w:lang w:val="en-GB"/>
        </w:rPr>
        <w:t xml:space="preserve">traits </w:t>
      </w:r>
      <w:r w:rsidR="000E3B16" w:rsidRPr="00A04A57">
        <w:rPr>
          <w:rFonts w:ascii="Times New Roman" w:eastAsia="Times New Roman" w:hAnsi="Times New Roman" w:cs="Times New Roman"/>
          <w:sz w:val="24"/>
          <w:szCs w:val="24"/>
          <w:lang w:val="en-GB"/>
        </w:rPr>
        <w:t>give rise to</w:t>
      </w:r>
      <w:r w:rsidR="008C7D29" w:rsidRPr="00A04A57">
        <w:rPr>
          <w:rFonts w:ascii="Times New Roman" w:eastAsia="Times New Roman" w:hAnsi="Times New Roman" w:cs="Times New Roman"/>
          <w:sz w:val="24"/>
          <w:szCs w:val="24"/>
          <w:lang w:val="en-GB"/>
        </w:rPr>
        <w:t xml:space="preserve"> a below-average effect </w:t>
      </w:r>
      <w:r w:rsidR="00DC23A6" w:rsidRPr="00A04A57">
        <w:rPr>
          <w:rFonts w:ascii="Times New Roman" w:eastAsia="Times New Roman" w:hAnsi="Times New Roman" w:cs="Times New Roman"/>
          <w:sz w:val="24"/>
          <w:szCs w:val="24"/>
          <w:lang w:val="en-GB"/>
        </w:rPr>
        <w:t>(t(48) = -3.4</w:t>
      </w:r>
      <w:r w:rsidR="0064271F" w:rsidRPr="00A04A57">
        <w:rPr>
          <w:rFonts w:ascii="Times New Roman" w:eastAsia="Times New Roman" w:hAnsi="Times New Roman" w:cs="Times New Roman"/>
          <w:sz w:val="24"/>
          <w:szCs w:val="24"/>
          <w:lang w:val="en-GB"/>
        </w:rPr>
        <w:t>8</w:t>
      </w:r>
      <w:r w:rsidR="00DC23A6" w:rsidRPr="00A04A57">
        <w:rPr>
          <w:rFonts w:ascii="Times New Roman" w:eastAsia="Times New Roman" w:hAnsi="Times New Roman" w:cs="Times New Roman"/>
          <w:sz w:val="24"/>
          <w:szCs w:val="24"/>
          <w:lang w:val="en-GB"/>
        </w:rPr>
        <w:t>, p &lt; .01).</w:t>
      </w:r>
      <w:r w:rsidR="00831BE6" w:rsidRPr="00A04A57">
        <w:rPr>
          <w:rFonts w:ascii="Times New Roman" w:eastAsia="Times New Roman" w:hAnsi="Times New Roman" w:cs="Times New Roman"/>
          <w:sz w:val="24"/>
          <w:szCs w:val="24"/>
          <w:lang w:val="en-GB"/>
        </w:rPr>
        <w:t xml:space="preserve"> Therefore, our finding</w:t>
      </w:r>
      <w:r w:rsidR="00B17873" w:rsidRPr="00A04A57">
        <w:rPr>
          <w:rFonts w:ascii="Times New Roman" w:eastAsia="Times New Roman" w:hAnsi="Times New Roman" w:cs="Times New Roman"/>
          <w:sz w:val="24"/>
          <w:szCs w:val="24"/>
          <w:lang w:val="en-GB"/>
        </w:rPr>
        <w:t>s</w:t>
      </w:r>
      <w:r w:rsidR="00831BE6" w:rsidRPr="00A04A57">
        <w:rPr>
          <w:rFonts w:ascii="Times New Roman" w:eastAsia="Times New Roman" w:hAnsi="Times New Roman" w:cs="Times New Roman"/>
          <w:sz w:val="24"/>
          <w:szCs w:val="24"/>
          <w:lang w:val="en-GB"/>
        </w:rPr>
        <w:t xml:space="preserve"> </w:t>
      </w:r>
      <w:r w:rsidR="00B17873" w:rsidRPr="00A04A57">
        <w:rPr>
          <w:rFonts w:ascii="Times New Roman" w:eastAsia="Times New Roman" w:hAnsi="Times New Roman" w:cs="Times New Roman"/>
          <w:sz w:val="24"/>
          <w:szCs w:val="24"/>
          <w:lang w:val="en-GB"/>
        </w:rPr>
        <w:t>suggest</w:t>
      </w:r>
      <w:r w:rsidR="00831BE6" w:rsidRPr="00A04A57">
        <w:rPr>
          <w:rFonts w:ascii="Times New Roman" w:eastAsia="Times New Roman" w:hAnsi="Times New Roman" w:cs="Times New Roman"/>
          <w:sz w:val="24"/>
          <w:szCs w:val="24"/>
          <w:lang w:val="en-GB"/>
        </w:rPr>
        <w:t xml:space="preserve"> that enhanced reliance on detail for image recognition is most predictive for </w:t>
      </w:r>
      <w:r w:rsidR="00051692" w:rsidRPr="00A04A57">
        <w:rPr>
          <w:rFonts w:ascii="Times New Roman" w:eastAsia="Times New Roman" w:hAnsi="Times New Roman" w:cs="Times New Roman"/>
          <w:sz w:val="24"/>
          <w:szCs w:val="24"/>
          <w:lang w:val="en-GB"/>
        </w:rPr>
        <w:t>autistic</w:t>
      </w:r>
      <w:r w:rsidR="00B17873" w:rsidRPr="00A04A57">
        <w:rPr>
          <w:rFonts w:ascii="Times New Roman" w:eastAsia="Times New Roman" w:hAnsi="Times New Roman" w:cs="Times New Roman"/>
          <w:sz w:val="24"/>
          <w:szCs w:val="24"/>
          <w:lang w:val="en-GB"/>
        </w:rPr>
        <w:t xml:space="preserve"> traits related to</w:t>
      </w:r>
      <w:r w:rsidR="00831BE6" w:rsidRPr="00A04A57">
        <w:rPr>
          <w:rFonts w:ascii="Times New Roman" w:eastAsia="Times New Roman" w:hAnsi="Times New Roman" w:cs="Times New Roman"/>
          <w:sz w:val="24"/>
          <w:szCs w:val="24"/>
          <w:lang w:val="en-GB"/>
        </w:rPr>
        <w:t xml:space="preserve"> self-reported social difficulties.</w:t>
      </w:r>
    </w:p>
    <w:p w14:paraId="1A91F139" w14:textId="63077AA2" w:rsidR="00AE0D5B" w:rsidRPr="00A04A57" w:rsidRDefault="00B77E95" w:rsidP="001521BA">
      <w:pPr>
        <w:spacing w:line="360" w:lineRule="auto"/>
        <w:jc w:val="both"/>
        <w:rPr>
          <w:rFonts w:ascii="Times New Roman" w:eastAsia="Times New Roman" w:hAnsi="Times New Roman" w:cs="Times New Roman"/>
          <w:sz w:val="24"/>
          <w:szCs w:val="24"/>
          <w:lang w:val="en-GB"/>
        </w:rPr>
      </w:pPr>
      <w:r w:rsidRPr="00A04A57">
        <w:rPr>
          <w:rFonts w:ascii="Times New Roman" w:eastAsia="Times New Roman" w:hAnsi="Times New Roman" w:cs="Times New Roman"/>
          <w:sz w:val="24"/>
          <w:szCs w:val="24"/>
          <w:lang w:val="en-GB"/>
        </w:rPr>
        <w:t xml:space="preserve">Finally, we </w:t>
      </w:r>
      <w:r w:rsidR="00F22E23" w:rsidRPr="00F22E23">
        <w:rPr>
          <w:rFonts w:ascii="Times New Roman" w:eastAsia="Times New Roman" w:hAnsi="Times New Roman" w:cs="Times New Roman"/>
          <w:sz w:val="24"/>
          <w:szCs w:val="24"/>
          <w:lang w:val="en-GB"/>
        </w:rPr>
        <w:t>analysed</w:t>
      </w:r>
      <w:r w:rsidR="005A4C92" w:rsidRPr="00A04A57">
        <w:rPr>
          <w:rFonts w:ascii="Times New Roman" w:eastAsia="Times New Roman" w:hAnsi="Times New Roman" w:cs="Times New Roman"/>
          <w:sz w:val="24"/>
          <w:szCs w:val="24"/>
          <w:lang w:val="en-GB"/>
        </w:rPr>
        <w:t xml:space="preserve"> reaction times </w:t>
      </w:r>
      <w:r w:rsidR="0020228A" w:rsidRPr="00A04A57">
        <w:rPr>
          <w:rFonts w:ascii="Times New Roman" w:eastAsia="Times New Roman" w:hAnsi="Times New Roman" w:cs="Times New Roman"/>
          <w:sz w:val="24"/>
          <w:szCs w:val="24"/>
          <w:lang w:val="en-GB"/>
        </w:rPr>
        <w:t>(M = 895 ms, SD = 313 ms)</w:t>
      </w:r>
      <w:r w:rsidR="005A4C92" w:rsidRPr="00A04A57">
        <w:rPr>
          <w:rFonts w:ascii="Times New Roman" w:eastAsia="Times New Roman" w:hAnsi="Times New Roman" w:cs="Times New Roman"/>
          <w:sz w:val="24"/>
          <w:szCs w:val="24"/>
          <w:lang w:val="en-GB"/>
        </w:rPr>
        <w:t xml:space="preserve">. We found that </w:t>
      </w:r>
      <w:r w:rsidRPr="00A04A57">
        <w:rPr>
          <w:rFonts w:ascii="Times New Roman" w:eastAsia="Times New Roman" w:hAnsi="Times New Roman" w:cs="Times New Roman"/>
          <w:sz w:val="24"/>
          <w:szCs w:val="24"/>
          <w:lang w:val="en-GB"/>
        </w:rPr>
        <w:t>high-AQ participants took longer to respond than low-AQ participants (9</w:t>
      </w:r>
      <w:r w:rsidR="00AE0D5B" w:rsidRPr="00A04A57">
        <w:rPr>
          <w:rFonts w:ascii="Times New Roman" w:eastAsia="Times New Roman" w:hAnsi="Times New Roman" w:cs="Times New Roman"/>
          <w:sz w:val="24"/>
          <w:szCs w:val="24"/>
          <w:lang w:val="en-GB"/>
        </w:rPr>
        <w:t>93</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ms vs 80</w:t>
      </w:r>
      <w:r w:rsidR="00AE0D5B" w:rsidRPr="00A04A57">
        <w:rPr>
          <w:rFonts w:ascii="Times New Roman" w:eastAsia="Times New Roman" w:hAnsi="Times New Roman" w:cs="Times New Roman"/>
          <w:sz w:val="24"/>
          <w:szCs w:val="24"/>
          <w:lang w:val="en-GB"/>
        </w:rPr>
        <w:t>4</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 xml:space="preserve">ms, </w:t>
      </w:r>
      <w:proofErr w:type="gramStart"/>
      <w:r w:rsidRPr="00A04A57">
        <w:rPr>
          <w:rFonts w:ascii="Times New Roman" w:eastAsia="Times New Roman" w:hAnsi="Times New Roman" w:cs="Times New Roman"/>
          <w:sz w:val="24"/>
          <w:szCs w:val="24"/>
          <w:lang w:val="en-GB"/>
        </w:rPr>
        <w:t>t(</w:t>
      </w:r>
      <w:proofErr w:type="gramEnd"/>
      <w:r w:rsidRPr="00A04A57">
        <w:rPr>
          <w:rFonts w:ascii="Times New Roman" w:eastAsia="Times New Roman" w:hAnsi="Times New Roman" w:cs="Times New Roman"/>
          <w:sz w:val="24"/>
          <w:szCs w:val="24"/>
          <w:lang w:val="en-GB"/>
        </w:rPr>
        <w:t>50) = 2.2</w:t>
      </w:r>
      <w:r w:rsidR="00AE0D5B" w:rsidRPr="00A04A57">
        <w:rPr>
          <w:rFonts w:ascii="Times New Roman" w:eastAsia="Times New Roman" w:hAnsi="Times New Roman" w:cs="Times New Roman"/>
          <w:sz w:val="24"/>
          <w:szCs w:val="24"/>
          <w:lang w:val="en-GB"/>
        </w:rPr>
        <w:t>5</w:t>
      </w:r>
      <w:r w:rsidRPr="00A04A57">
        <w:rPr>
          <w:rFonts w:ascii="Times New Roman" w:eastAsia="Times New Roman" w:hAnsi="Times New Roman" w:cs="Times New Roman"/>
          <w:sz w:val="24"/>
          <w:szCs w:val="24"/>
          <w:lang w:val="en-GB"/>
        </w:rPr>
        <w:t>, p &lt; .05).</w:t>
      </w:r>
      <w:r w:rsidR="00017BC2" w:rsidRPr="00A04A57">
        <w:rPr>
          <w:rFonts w:ascii="Times New Roman" w:eastAsia="Times New Roman" w:hAnsi="Times New Roman" w:cs="Times New Roman"/>
          <w:sz w:val="24"/>
          <w:szCs w:val="24"/>
          <w:lang w:val="en-GB"/>
        </w:rPr>
        <w:t xml:space="preserve"> </w:t>
      </w:r>
      <w:r w:rsidR="005A4C92" w:rsidRPr="00A04A57">
        <w:rPr>
          <w:rFonts w:ascii="Times New Roman" w:eastAsia="Times New Roman" w:hAnsi="Times New Roman" w:cs="Times New Roman"/>
          <w:sz w:val="24"/>
          <w:szCs w:val="24"/>
          <w:lang w:val="en-GB"/>
        </w:rPr>
        <w:t xml:space="preserve">Unfortunately, reaction times were found to carry no information about the relative importance of visual features for image recognition as </w:t>
      </w:r>
      <w:r w:rsidR="00AE0D5B" w:rsidRPr="00A04A57">
        <w:rPr>
          <w:rFonts w:ascii="Times New Roman" w:eastAsia="Times New Roman" w:hAnsi="Times New Roman" w:cs="Times New Roman"/>
          <w:sz w:val="24"/>
          <w:szCs w:val="24"/>
          <w:lang w:val="en-GB"/>
        </w:rPr>
        <w:t xml:space="preserve">reaction time based FDi values </w:t>
      </w:r>
      <w:r w:rsidR="005A4C92" w:rsidRPr="00A04A57">
        <w:rPr>
          <w:rFonts w:ascii="Times New Roman" w:eastAsia="Times New Roman" w:hAnsi="Times New Roman" w:cs="Times New Roman"/>
          <w:sz w:val="24"/>
          <w:szCs w:val="24"/>
          <w:lang w:val="en-GB"/>
        </w:rPr>
        <w:t>d</w:t>
      </w:r>
      <w:r w:rsidR="00AE0D5B" w:rsidRPr="00A04A57">
        <w:rPr>
          <w:rFonts w:ascii="Times New Roman" w:eastAsia="Times New Roman" w:hAnsi="Times New Roman" w:cs="Times New Roman"/>
          <w:sz w:val="24"/>
          <w:szCs w:val="24"/>
          <w:lang w:val="en-GB"/>
        </w:rPr>
        <w:t xml:space="preserve">id not replicate across participants (Pearson </w:t>
      </w:r>
      <w:del w:id="40" w:author="Arjen Alink" w:date="2020-07-14T12:42:00Z">
        <w:r w:rsidR="00AE0D5B" w:rsidRPr="00A04A57" w:rsidDel="00AA7424">
          <w:rPr>
            <w:rFonts w:ascii="Times New Roman" w:eastAsia="Times New Roman" w:hAnsi="Times New Roman" w:cs="Times New Roman"/>
            <w:sz w:val="24"/>
            <w:szCs w:val="24"/>
            <w:lang w:val="en-GB"/>
          </w:rPr>
          <w:delText>rho</w:delText>
        </w:r>
      </w:del>
      <w:ins w:id="41" w:author="Arjen Alink" w:date="2020-07-14T12:42:00Z">
        <w:r w:rsidR="00AA7424">
          <w:rPr>
            <w:rFonts w:ascii="Times New Roman" w:eastAsia="Times New Roman" w:hAnsi="Times New Roman" w:cs="Times New Roman"/>
            <w:sz w:val="24"/>
            <w:szCs w:val="24"/>
            <w:lang w:val="en-GB"/>
          </w:rPr>
          <w:t>r</w:t>
        </w:r>
      </w:ins>
      <w:r w:rsidR="00AE0D5B" w:rsidRPr="00A04A57">
        <w:rPr>
          <w:rFonts w:ascii="Times New Roman" w:eastAsia="Times New Roman" w:hAnsi="Times New Roman" w:cs="Times New Roman"/>
          <w:sz w:val="24"/>
          <w:szCs w:val="24"/>
          <w:lang w:val="en-GB"/>
        </w:rPr>
        <w:t xml:space="preserve"> = </w:t>
      </w:r>
      <w:r w:rsidR="0084321C" w:rsidRPr="00A04A57">
        <w:rPr>
          <w:rFonts w:ascii="Times New Roman" w:eastAsia="Times New Roman" w:hAnsi="Times New Roman" w:cs="Times New Roman"/>
          <w:sz w:val="24"/>
          <w:szCs w:val="24"/>
          <w:lang w:val="en-GB"/>
        </w:rPr>
        <w:t>.0077</w:t>
      </w:r>
      <w:r w:rsidR="00AE0D5B" w:rsidRPr="00A04A57">
        <w:rPr>
          <w:rFonts w:ascii="Times New Roman" w:eastAsia="Times New Roman" w:hAnsi="Times New Roman" w:cs="Times New Roman"/>
          <w:sz w:val="24"/>
          <w:szCs w:val="24"/>
          <w:lang w:val="en-GB"/>
        </w:rPr>
        <w:t xml:space="preserve">, p = </w:t>
      </w:r>
      <w:r w:rsidR="0084321C" w:rsidRPr="00A04A57">
        <w:rPr>
          <w:rFonts w:ascii="Times New Roman" w:eastAsia="Times New Roman" w:hAnsi="Times New Roman" w:cs="Times New Roman"/>
          <w:sz w:val="24"/>
          <w:szCs w:val="24"/>
          <w:lang w:val="en-GB"/>
        </w:rPr>
        <w:t>.14</w:t>
      </w:r>
      <w:r w:rsidR="007B476B" w:rsidRPr="00A04A57">
        <w:rPr>
          <w:rFonts w:ascii="Times New Roman" w:eastAsia="Times New Roman" w:hAnsi="Times New Roman" w:cs="Times New Roman"/>
          <w:sz w:val="24"/>
          <w:szCs w:val="24"/>
          <w:lang w:val="en-GB"/>
        </w:rPr>
        <w:t xml:space="preserve">, </w:t>
      </w:r>
      <w:r w:rsidR="00E6762E" w:rsidRPr="00A04A57">
        <w:rPr>
          <w:rFonts w:ascii="Times New Roman" w:eastAsia="Times New Roman" w:hAnsi="Times New Roman" w:cs="Times New Roman"/>
          <w:sz w:val="24"/>
          <w:szCs w:val="24"/>
          <w:lang w:val="en-GB"/>
        </w:rPr>
        <w:t>permutation-based</w:t>
      </w:r>
      <w:r w:rsidR="00AE0D5B" w:rsidRPr="00A04A57">
        <w:rPr>
          <w:rFonts w:ascii="Times New Roman" w:eastAsia="Times New Roman" w:hAnsi="Times New Roman" w:cs="Times New Roman"/>
          <w:sz w:val="24"/>
          <w:szCs w:val="24"/>
          <w:lang w:val="en-GB"/>
        </w:rPr>
        <w:t xml:space="preserve"> test</w:t>
      </w:r>
      <w:r w:rsidR="007B476B" w:rsidRPr="00A04A57">
        <w:rPr>
          <w:rFonts w:ascii="Times New Roman" w:eastAsia="Times New Roman" w:hAnsi="Times New Roman" w:cs="Times New Roman"/>
          <w:sz w:val="24"/>
          <w:szCs w:val="24"/>
          <w:lang w:val="en-GB"/>
        </w:rPr>
        <w:t>)</w:t>
      </w:r>
      <w:r w:rsidR="00AE0D5B" w:rsidRPr="00A04A57">
        <w:rPr>
          <w:rFonts w:ascii="Times New Roman" w:eastAsia="Times New Roman" w:hAnsi="Times New Roman" w:cs="Times New Roman"/>
          <w:sz w:val="24"/>
          <w:szCs w:val="24"/>
          <w:lang w:val="en-GB"/>
        </w:rPr>
        <w:t>.</w:t>
      </w:r>
      <w:r w:rsidR="00DE6906" w:rsidRPr="00A04A57">
        <w:rPr>
          <w:rFonts w:ascii="Times New Roman" w:eastAsia="Times New Roman" w:hAnsi="Times New Roman" w:cs="Times New Roman"/>
          <w:sz w:val="24"/>
          <w:szCs w:val="24"/>
          <w:lang w:val="en-GB"/>
        </w:rPr>
        <w:t xml:space="preserve"> </w:t>
      </w:r>
    </w:p>
    <w:p w14:paraId="4D7CE9EE" w14:textId="20AC3538"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Discussion</w:t>
      </w:r>
    </w:p>
    <w:p w14:paraId="3A5651CD" w14:textId="311C3E06" w:rsidR="00072E1B" w:rsidRPr="00A04A57" w:rsidRDefault="00F3153B"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summary, we </w:t>
      </w:r>
      <w:r w:rsidR="006D18CE" w:rsidRPr="00A04A57">
        <w:rPr>
          <w:rFonts w:ascii="Times New Roman" w:hAnsi="Times New Roman" w:cs="Times New Roman"/>
          <w:sz w:val="24"/>
          <w:szCs w:val="24"/>
          <w:lang w:val="en-GB"/>
        </w:rPr>
        <w:t>developed a method</w:t>
      </w:r>
      <w:r w:rsidRPr="00A04A57">
        <w:rPr>
          <w:rFonts w:ascii="Times New Roman" w:hAnsi="Times New Roman" w:cs="Times New Roman"/>
          <w:sz w:val="24"/>
          <w:szCs w:val="24"/>
          <w:lang w:val="en-GB"/>
        </w:rPr>
        <w:t xml:space="preserve"> </w:t>
      </w:r>
      <w:r w:rsidR="006D18CE" w:rsidRPr="00A04A57">
        <w:rPr>
          <w:rFonts w:ascii="Times New Roman" w:hAnsi="Times New Roman" w:cs="Times New Roman"/>
          <w:sz w:val="24"/>
          <w:szCs w:val="24"/>
          <w:lang w:val="en-GB"/>
        </w:rPr>
        <w:t xml:space="preserve">that reliably </w:t>
      </w:r>
      <w:r w:rsidRPr="00A04A57">
        <w:rPr>
          <w:rFonts w:ascii="Times New Roman" w:hAnsi="Times New Roman" w:cs="Times New Roman"/>
          <w:sz w:val="24"/>
          <w:szCs w:val="24"/>
          <w:lang w:val="en-GB"/>
        </w:rPr>
        <w:t>measur</w:t>
      </w:r>
      <w:r w:rsidR="006D18CE" w:rsidRPr="00A04A57">
        <w:rPr>
          <w:rFonts w:ascii="Times New Roman" w:hAnsi="Times New Roman" w:cs="Times New Roman"/>
          <w:sz w:val="24"/>
          <w:szCs w:val="24"/>
          <w:lang w:val="en-GB"/>
        </w:rPr>
        <w:t>es</w:t>
      </w:r>
      <w:r w:rsidRPr="00A04A57">
        <w:rPr>
          <w:rFonts w:ascii="Times New Roman" w:hAnsi="Times New Roman" w:cs="Times New Roman"/>
          <w:sz w:val="24"/>
          <w:szCs w:val="24"/>
          <w:lang w:val="en-GB"/>
        </w:rPr>
        <w:t xml:space="preserve"> the relative contribution of low</w:t>
      </w:r>
      <w:r w:rsidR="009445EF"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level visual features </w:t>
      </w:r>
      <w:r w:rsidR="006D18CE" w:rsidRPr="00A04A57">
        <w:rPr>
          <w:rFonts w:ascii="Times New Roman" w:hAnsi="Times New Roman" w:cs="Times New Roman"/>
          <w:sz w:val="24"/>
          <w:szCs w:val="24"/>
          <w:lang w:val="en-GB"/>
        </w:rPr>
        <w:t xml:space="preserve">to image recognition. With this method, we obtained evidence for natural image recognition depending more on high spatial frequency features in </w:t>
      </w:r>
      <w:r w:rsidR="00B7124A" w:rsidRPr="00A04A57">
        <w:rPr>
          <w:rFonts w:ascii="Times New Roman" w:hAnsi="Times New Roman" w:cs="Times New Roman"/>
          <w:sz w:val="24"/>
          <w:szCs w:val="24"/>
          <w:lang w:val="en-GB"/>
        </w:rPr>
        <w:t xml:space="preserve">individuals with an above-median number of </w:t>
      </w:r>
      <w:r w:rsidR="00051692" w:rsidRPr="00A04A57">
        <w:rPr>
          <w:rFonts w:ascii="Times New Roman" w:hAnsi="Times New Roman" w:cs="Times New Roman"/>
          <w:sz w:val="24"/>
          <w:szCs w:val="24"/>
          <w:lang w:val="en-GB"/>
        </w:rPr>
        <w:t>autistic</w:t>
      </w:r>
      <w:r w:rsidR="00B7124A" w:rsidRPr="00A04A57">
        <w:rPr>
          <w:rFonts w:ascii="Times New Roman" w:hAnsi="Times New Roman" w:cs="Times New Roman"/>
          <w:sz w:val="24"/>
          <w:szCs w:val="24"/>
          <w:lang w:val="en-GB"/>
        </w:rPr>
        <w:t xml:space="preserve"> traits</w:t>
      </w:r>
      <w:r w:rsidR="00FC037A" w:rsidRPr="00A04A57">
        <w:rPr>
          <w:rFonts w:ascii="Times New Roman" w:hAnsi="Times New Roman" w:cs="Times New Roman"/>
          <w:sz w:val="24"/>
          <w:szCs w:val="24"/>
          <w:lang w:val="en-GB"/>
        </w:rPr>
        <w:t>.</w:t>
      </w:r>
      <w:r w:rsidR="00233124" w:rsidRPr="00A04A57">
        <w:rPr>
          <w:rFonts w:ascii="Times New Roman" w:hAnsi="Times New Roman" w:cs="Times New Roman"/>
          <w:sz w:val="24"/>
          <w:szCs w:val="24"/>
          <w:lang w:val="en-GB"/>
        </w:rPr>
        <w:t xml:space="preserve"> Therefore, the presence of a greater number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appears to predict enhanced reliance on fine details for natural image recognition.  </w:t>
      </w:r>
      <w:bookmarkStart w:id="42" w:name="_Hlk40015808"/>
      <w:bookmarkStart w:id="43" w:name="_Hlk40444296"/>
      <w:r w:rsidR="00A959E3" w:rsidRPr="00A04A57">
        <w:rPr>
          <w:rFonts w:ascii="Times New Roman" w:hAnsi="Times New Roman" w:cs="Times New Roman"/>
          <w:sz w:val="24"/>
          <w:szCs w:val="24"/>
          <w:lang w:val="en-GB"/>
        </w:rPr>
        <w:t xml:space="preserve">This </w:t>
      </w:r>
      <w:r w:rsidR="00A959E3" w:rsidRPr="00A04A57">
        <w:rPr>
          <w:rFonts w:ascii="Times New Roman" w:hAnsi="Times New Roman" w:cs="Times New Roman"/>
          <w:sz w:val="24"/>
          <w:szCs w:val="24"/>
          <w:lang w:val="en-GB"/>
        </w:rPr>
        <w:lastRenderedPageBreak/>
        <w:t>effect was found to be driven most by</w:t>
      </w:r>
      <w:r w:rsidR="00233124" w:rsidRPr="00A04A57">
        <w:rPr>
          <w:rFonts w:ascii="Times New Roman" w:hAnsi="Times New Roman" w:cs="Times New Roman"/>
          <w:sz w:val="24"/>
          <w:szCs w:val="24"/>
          <w:lang w:val="en-GB"/>
        </w:rPr>
        <w:t xml:space="preserve"> the presence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with th</w:t>
      </w:r>
      <w:r w:rsidR="006020DA" w:rsidRPr="00A04A57">
        <w:rPr>
          <w:rFonts w:ascii="Times New Roman" w:hAnsi="Times New Roman" w:cs="Times New Roman"/>
          <w:sz w:val="24"/>
          <w:szCs w:val="24"/>
          <w:lang w:val="en-GB"/>
        </w:rPr>
        <w:t>e</w:t>
      </w:r>
      <w:r w:rsidR="00233124" w:rsidRPr="00A04A57">
        <w:rPr>
          <w:rFonts w:ascii="Times New Roman" w:hAnsi="Times New Roman" w:cs="Times New Roman"/>
          <w:sz w:val="24"/>
          <w:szCs w:val="24"/>
          <w:lang w:val="en-GB"/>
        </w:rPr>
        <w:t xml:space="preserve"> highest </w:t>
      </w:r>
      <w:r w:rsidR="00A959E3" w:rsidRPr="00A04A57">
        <w:rPr>
          <w:rFonts w:ascii="Times New Roman" w:hAnsi="Times New Roman" w:cs="Times New Roman"/>
          <w:sz w:val="24"/>
          <w:szCs w:val="24"/>
          <w:lang w:val="en-GB"/>
        </w:rPr>
        <w:t>clinical relevance</w:t>
      </w:r>
      <w:r w:rsidR="001D4C1E" w:rsidRPr="00A04A57">
        <w:rPr>
          <w:rFonts w:ascii="Times New Roman" w:hAnsi="Times New Roman" w:cs="Times New Roman"/>
          <w:sz w:val="24"/>
          <w:szCs w:val="24"/>
          <w:lang w:val="en-GB"/>
        </w:rPr>
        <w:t xml:space="preserve">, which increases the likelihood that </w:t>
      </w:r>
      <w:r w:rsidR="00072E1B" w:rsidRPr="00A04A57">
        <w:rPr>
          <w:rFonts w:ascii="Times New Roman" w:hAnsi="Times New Roman" w:cs="Times New Roman"/>
          <w:sz w:val="24"/>
          <w:szCs w:val="24"/>
          <w:lang w:val="en-GB"/>
        </w:rPr>
        <w:t xml:space="preserve">our </w:t>
      </w:r>
      <w:r w:rsidR="001D4C1E" w:rsidRPr="00A04A57">
        <w:rPr>
          <w:rFonts w:ascii="Times New Roman" w:hAnsi="Times New Roman" w:cs="Times New Roman"/>
          <w:sz w:val="24"/>
          <w:szCs w:val="24"/>
          <w:lang w:val="en-GB"/>
        </w:rPr>
        <w:t xml:space="preserve">main finding </w:t>
      </w:r>
      <w:r w:rsidR="00072E1B" w:rsidRPr="00A04A57">
        <w:rPr>
          <w:rFonts w:ascii="Times New Roman" w:hAnsi="Times New Roman" w:cs="Times New Roman"/>
          <w:sz w:val="24"/>
          <w:szCs w:val="24"/>
          <w:lang w:val="en-GB"/>
        </w:rPr>
        <w:t>generalize</w:t>
      </w:r>
      <w:r w:rsidR="001D4C1E" w:rsidRPr="00A04A57">
        <w:rPr>
          <w:rFonts w:ascii="Times New Roman" w:hAnsi="Times New Roman" w:cs="Times New Roman"/>
          <w:sz w:val="24"/>
          <w:szCs w:val="24"/>
          <w:lang w:val="en-GB"/>
        </w:rPr>
        <w:t>s</w:t>
      </w:r>
      <w:r w:rsidR="00072E1B" w:rsidRPr="00A04A57">
        <w:rPr>
          <w:rFonts w:ascii="Times New Roman" w:hAnsi="Times New Roman" w:cs="Times New Roman"/>
          <w:sz w:val="24"/>
          <w:szCs w:val="24"/>
          <w:lang w:val="en-GB"/>
        </w:rPr>
        <w:t xml:space="preserve"> to </w:t>
      </w:r>
      <w:r w:rsidR="000B5906" w:rsidRPr="00A04A57">
        <w:rPr>
          <w:rFonts w:ascii="Times New Roman" w:hAnsi="Times New Roman" w:cs="Times New Roman"/>
          <w:sz w:val="24"/>
          <w:szCs w:val="24"/>
          <w:lang w:val="en-GB"/>
        </w:rPr>
        <w:t xml:space="preserve">clinically </w:t>
      </w:r>
      <w:r w:rsidR="00072E1B" w:rsidRPr="00A04A57">
        <w:rPr>
          <w:rFonts w:ascii="Times New Roman" w:hAnsi="Times New Roman" w:cs="Times New Roman"/>
          <w:sz w:val="24"/>
          <w:szCs w:val="24"/>
          <w:lang w:val="en-GB"/>
        </w:rPr>
        <w:t>diagnosed ASD individuals.</w:t>
      </w:r>
      <w:bookmarkEnd w:id="42"/>
    </w:p>
    <w:p w14:paraId="51767BE4" w14:textId="7CE65A27" w:rsidR="00BD593A" w:rsidRPr="00A04A57" w:rsidRDefault="0093266A" w:rsidP="00B64385">
      <w:pPr>
        <w:spacing w:line="360" w:lineRule="auto"/>
        <w:jc w:val="both"/>
        <w:rPr>
          <w:rFonts w:ascii="Times New Roman" w:hAnsi="Times New Roman" w:cs="Times New Roman"/>
          <w:sz w:val="24"/>
          <w:szCs w:val="24"/>
          <w:lang w:val="en-GB"/>
        </w:rPr>
      </w:pPr>
      <w:bookmarkStart w:id="44" w:name="_Hlk40002172"/>
      <w:bookmarkStart w:id="45" w:name="_Hlk39996954"/>
      <w:bookmarkStart w:id="46" w:name="_Hlk39853787"/>
      <w:bookmarkEnd w:id="43"/>
      <w:r w:rsidRPr="00A04A57">
        <w:rPr>
          <w:rFonts w:ascii="Times New Roman" w:hAnsi="Times New Roman" w:cs="Times New Roman"/>
          <w:sz w:val="24"/>
          <w:szCs w:val="24"/>
          <w:lang w:val="en-GB"/>
        </w:rPr>
        <w:t xml:space="preserve">Our study sheds new light on the ongoing </w:t>
      </w:r>
      <w:r w:rsidR="009445EF" w:rsidRPr="00A04A57">
        <w:rPr>
          <w:rFonts w:ascii="Times New Roman" w:hAnsi="Times New Roman" w:cs="Times New Roman"/>
          <w:sz w:val="24"/>
          <w:szCs w:val="24"/>
          <w:lang w:val="en-GB"/>
        </w:rPr>
        <w:t>debate</w:t>
      </w:r>
      <w:r w:rsidRPr="00A04A57">
        <w:rPr>
          <w:rFonts w:ascii="Times New Roman" w:hAnsi="Times New Roman" w:cs="Times New Roman"/>
          <w:sz w:val="24"/>
          <w:szCs w:val="24"/>
          <w:lang w:val="en-GB"/>
        </w:rPr>
        <w:t xml:space="preserve"> </w:t>
      </w:r>
      <w:r w:rsidR="009445EF" w:rsidRPr="00A04A57">
        <w:rPr>
          <w:rFonts w:ascii="Times New Roman" w:hAnsi="Times New Roman" w:cs="Times New Roman"/>
          <w:sz w:val="24"/>
          <w:szCs w:val="24"/>
          <w:lang w:val="en-GB"/>
        </w:rPr>
        <w:t>regarding</w:t>
      </w:r>
      <w:r w:rsidRPr="00A04A57">
        <w:rPr>
          <w:rFonts w:ascii="Times New Roman" w:hAnsi="Times New Roman" w:cs="Times New Roman"/>
          <w:sz w:val="24"/>
          <w:szCs w:val="24"/>
          <w:lang w:val="en-GB"/>
        </w:rPr>
        <w:t xml:space="preserve"> whether </w:t>
      </w:r>
      <w:r w:rsidR="009445EF" w:rsidRPr="00A04A57">
        <w:rPr>
          <w:rFonts w:ascii="Times New Roman" w:hAnsi="Times New Roman" w:cs="Times New Roman"/>
          <w:sz w:val="24"/>
          <w:szCs w:val="24"/>
          <w:lang w:val="en-GB"/>
        </w:rPr>
        <w:t>a</w:t>
      </w:r>
      <w:r w:rsidRPr="00A04A57">
        <w:rPr>
          <w:rFonts w:ascii="Times New Roman" w:hAnsi="Times New Roman" w:cs="Times New Roman"/>
          <w:sz w:val="24"/>
          <w:szCs w:val="24"/>
          <w:lang w:val="en-GB"/>
        </w:rPr>
        <w:t xml:space="preserve"> bias towards processing details </w:t>
      </w:r>
      <w:r w:rsidR="009445EF" w:rsidRPr="00A04A57">
        <w:rPr>
          <w:rFonts w:ascii="Times New Roman" w:hAnsi="Times New Roman" w:cs="Times New Roman"/>
          <w:sz w:val="24"/>
          <w:szCs w:val="24"/>
          <w:lang w:val="en-GB"/>
        </w:rPr>
        <w:t xml:space="preserve">underlies ASD-related </w:t>
      </w:r>
      <w:r w:rsidRPr="00A04A57">
        <w:rPr>
          <w:rFonts w:ascii="Times New Roman" w:hAnsi="Times New Roman" w:cs="Times New Roman"/>
          <w:sz w:val="24"/>
          <w:szCs w:val="24"/>
          <w:lang w:val="en-GB"/>
        </w:rPr>
        <w:t>social deficits</w:t>
      </w:r>
      <w:r w:rsidR="00690241"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{"citationID":"q4BdbOOb","properties":{"formattedCitation":"\\super 4,9,10,13\\uc0\\u8211{}16,39\\nosupersub{}","plainCitation":"4,9,10,13–16,39","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690241"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4,9,10,13–16,39</w:t>
      </w:r>
      <w:r w:rsidR="00690241" w:rsidRPr="00A04A57">
        <w:rPr>
          <w:rFonts w:ascii="Times New Roman" w:hAnsi="Times New Roman" w:cs="Times New Roman"/>
          <w:color w:val="010101"/>
          <w:sz w:val="24"/>
          <w:szCs w:val="24"/>
          <w:shd w:val="clear" w:color="auto" w:fill="FFFFFF"/>
          <w:lang w:val="en-GB"/>
        </w:rPr>
        <w:fldChar w:fldCharType="end"/>
      </w:r>
      <w:r w:rsidR="00202486"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as we find that reliance on details </w:t>
      </w:r>
      <w:r w:rsidR="00964630" w:rsidRPr="00A04A57">
        <w:rPr>
          <w:rFonts w:ascii="Times New Roman" w:hAnsi="Times New Roman" w:cs="Times New Roman"/>
          <w:sz w:val="24"/>
          <w:szCs w:val="24"/>
          <w:lang w:val="en-GB"/>
        </w:rPr>
        <w:t>is best</w:t>
      </w:r>
      <w:r w:rsidRPr="00A04A57">
        <w:rPr>
          <w:rFonts w:ascii="Times New Roman" w:hAnsi="Times New Roman" w:cs="Times New Roman"/>
          <w:sz w:val="24"/>
          <w:szCs w:val="24"/>
          <w:lang w:val="en-GB"/>
        </w:rPr>
        <w:t xml:space="preserve"> predicted by </w:t>
      </w:r>
      <w:r w:rsidR="00B24722" w:rsidRPr="00A04A57">
        <w:rPr>
          <w:rFonts w:ascii="Times New Roman" w:hAnsi="Times New Roman" w:cs="Times New Roman"/>
          <w:sz w:val="24"/>
          <w:szCs w:val="24"/>
          <w:lang w:val="en-GB"/>
        </w:rPr>
        <w:t xml:space="preserve">positive scores for </w:t>
      </w:r>
      <w:r w:rsidRPr="00A04A57">
        <w:rPr>
          <w:rFonts w:ascii="Times New Roman" w:hAnsi="Times New Roman" w:cs="Times New Roman"/>
          <w:sz w:val="24"/>
          <w:szCs w:val="24"/>
          <w:lang w:val="en-GB"/>
        </w:rPr>
        <w:t xml:space="preserve">AQ items </w:t>
      </w:r>
      <w:r w:rsidR="00B93D3E" w:rsidRPr="00A04A57">
        <w:rPr>
          <w:rFonts w:ascii="Times New Roman" w:hAnsi="Times New Roman" w:cs="Times New Roman"/>
          <w:sz w:val="24"/>
          <w:szCs w:val="24"/>
          <w:lang w:val="en-GB"/>
        </w:rPr>
        <w:t xml:space="preserve">from the AQ subscale </w:t>
      </w:r>
      <w:r w:rsidRPr="00A04A57">
        <w:rPr>
          <w:rFonts w:ascii="Times New Roman" w:hAnsi="Times New Roman" w:cs="Times New Roman"/>
          <w:sz w:val="24"/>
          <w:szCs w:val="24"/>
          <w:lang w:val="en-GB"/>
        </w:rPr>
        <w:t>measuring self-reported social diff</w:t>
      </w:r>
      <w:r w:rsidR="00202486" w:rsidRPr="00A04A57">
        <w:rPr>
          <w:rFonts w:ascii="Times New Roman" w:hAnsi="Times New Roman" w:cs="Times New Roman"/>
          <w:sz w:val="24"/>
          <w:szCs w:val="24"/>
          <w:lang w:val="en-GB"/>
        </w:rPr>
        <w:t>icul</w:t>
      </w:r>
      <w:r w:rsidRPr="00A04A57">
        <w:rPr>
          <w:rFonts w:ascii="Times New Roman" w:hAnsi="Times New Roman" w:cs="Times New Roman"/>
          <w:sz w:val="24"/>
          <w:szCs w:val="24"/>
          <w:lang w:val="en-GB"/>
        </w:rPr>
        <w:t>ties.</w:t>
      </w:r>
      <w:r w:rsidR="00202486" w:rsidRPr="00A04A57">
        <w:rPr>
          <w:rFonts w:ascii="Times New Roman" w:hAnsi="Times New Roman" w:cs="Times New Roman"/>
          <w:sz w:val="24"/>
          <w:szCs w:val="24"/>
          <w:lang w:val="en-GB"/>
        </w:rPr>
        <w:t xml:space="preserve"> Therefore, </w:t>
      </w:r>
      <w:r w:rsidR="00B93D3E" w:rsidRPr="00A04A57">
        <w:rPr>
          <w:rFonts w:ascii="Times New Roman" w:hAnsi="Times New Roman" w:cs="Times New Roman"/>
          <w:sz w:val="24"/>
          <w:szCs w:val="24"/>
          <w:lang w:val="en-GB"/>
        </w:rPr>
        <w:t xml:space="preserve">in contrast </w:t>
      </w:r>
      <w:r w:rsidR="00F87FF0">
        <w:rPr>
          <w:rFonts w:ascii="Times New Roman" w:hAnsi="Times New Roman" w:cs="Times New Roman"/>
          <w:sz w:val="24"/>
          <w:szCs w:val="24"/>
          <w:lang w:val="en-GB"/>
        </w:rPr>
        <w:t xml:space="preserve">to </w:t>
      </w:r>
      <w:r w:rsidR="00B93D3E" w:rsidRPr="00A04A57">
        <w:rPr>
          <w:rFonts w:ascii="Times New Roman" w:hAnsi="Times New Roman" w:cs="Times New Roman"/>
          <w:sz w:val="24"/>
          <w:szCs w:val="24"/>
          <w:lang w:val="en-GB"/>
        </w:rPr>
        <w:t xml:space="preserve">findings </w:t>
      </w:r>
      <w:r w:rsidR="00F87FF0">
        <w:rPr>
          <w:rFonts w:ascii="Times New Roman" w:hAnsi="Times New Roman" w:cs="Times New Roman"/>
          <w:sz w:val="24"/>
          <w:szCs w:val="24"/>
          <w:lang w:val="en-GB"/>
        </w:rPr>
        <w:t xml:space="preserve">from </w:t>
      </w:r>
      <w:r w:rsidR="00B93D3E" w:rsidRPr="00A04A57">
        <w:rPr>
          <w:rFonts w:ascii="Times New Roman" w:hAnsi="Times New Roman" w:cs="Times New Roman"/>
          <w:sz w:val="24"/>
          <w:szCs w:val="24"/>
          <w:lang w:val="en-GB"/>
        </w:rPr>
        <w:t>a fairly large body of research</w:t>
      </w:r>
      <w:r w:rsidR="00B93D3E"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{"citationID":"kUlhz7dQ","properties":{"formattedCitation":"\\super 10,13\\uc0\\u8211{}16,39\\nosupersub{}","plainCitation":"10,13–16,39","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B93D3E"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10,13–16,39</w:t>
      </w:r>
      <w:r w:rsidR="00B93D3E" w:rsidRPr="00A04A57">
        <w:rPr>
          <w:rFonts w:ascii="Times New Roman" w:hAnsi="Times New Roman" w:cs="Times New Roman"/>
          <w:color w:val="010101"/>
          <w:sz w:val="24"/>
          <w:szCs w:val="24"/>
          <w:shd w:val="clear" w:color="auto" w:fill="FFFFFF"/>
          <w:lang w:val="en-GB"/>
        </w:rPr>
        <w:fldChar w:fldCharType="end"/>
      </w:r>
      <w:r w:rsidR="00B93D3E" w:rsidRPr="00A04A57">
        <w:rPr>
          <w:rFonts w:ascii="Times New Roman" w:hAnsi="Times New Roman" w:cs="Times New Roman"/>
          <w:color w:val="010101"/>
          <w:sz w:val="24"/>
          <w:szCs w:val="24"/>
          <w:shd w:val="clear" w:color="auto" w:fill="FFFFFF"/>
          <w:lang w:val="en-GB"/>
        </w:rPr>
        <w:t xml:space="preserve">, our results suggest </w:t>
      </w:r>
      <w:r w:rsidR="00202486" w:rsidRPr="00A04A57">
        <w:rPr>
          <w:rFonts w:ascii="Times New Roman" w:hAnsi="Times New Roman" w:cs="Times New Roman"/>
          <w:sz w:val="24"/>
          <w:szCs w:val="24"/>
          <w:lang w:val="en-GB"/>
        </w:rPr>
        <w:t>that social deficits central to ASD might be related to having an eye for detail</w:t>
      </w:r>
      <w:r w:rsidR="00EF0E6B" w:rsidRPr="00A04A57">
        <w:rPr>
          <w:rFonts w:ascii="Times New Roman" w:hAnsi="Times New Roman" w:cs="Times New Roman"/>
          <w:sz w:val="24"/>
          <w:szCs w:val="24"/>
          <w:lang w:val="en-GB"/>
        </w:rPr>
        <w:t xml:space="preserve">. Our findings, however do converge with a recent study demonstrating that </w:t>
      </w:r>
      <w:r w:rsidR="00B24722" w:rsidRPr="00A04A57">
        <w:rPr>
          <w:rFonts w:ascii="Times New Roman" w:hAnsi="Times New Roman" w:cs="Times New Roman"/>
          <w:sz w:val="24"/>
          <w:szCs w:val="24"/>
          <w:lang w:val="en-GB"/>
        </w:rPr>
        <w:t>performance for the embedded figure task</w:t>
      </w:r>
      <w:r w:rsidR="0086566D" w:rsidRPr="00A04A57">
        <w:rPr>
          <w:rFonts w:ascii="Times New Roman" w:hAnsi="Times New Roman" w:cs="Times New Roman"/>
          <w:sz w:val="24"/>
          <w:szCs w:val="24"/>
          <w:lang w:val="en-GB"/>
        </w:rPr>
        <w:t xml:space="preserve"> </w:t>
      </w:r>
      <w:r w:rsidR="00EF0E6B" w:rsidRPr="00A04A57">
        <w:rPr>
          <w:rFonts w:ascii="Times New Roman" w:hAnsi="Times New Roman" w:cs="Times New Roman"/>
          <w:sz w:val="24"/>
          <w:szCs w:val="24"/>
          <w:lang w:val="en-GB"/>
        </w:rPr>
        <w:t xml:space="preserve">is </w:t>
      </w:r>
      <w:r w:rsidR="0086566D" w:rsidRPr="00A04A57">
        <w:rPr>
          <w:rFonts w:ascii="Times New Roman" w:hAnsi="Times New Roman" w:cs="Times New Roman"/>
          <w:sz w:val="24"/>
          <w:szCs w:val="24"/>
          <w:lang w:val="en-GB"/>
        </w:rPr>
        <w:t xml:space="preserve">positively related to </w:t>
      </w:r>
      <w:r w:rsidR="00EF0E6B" w:rsidRPr="00A04A57">
        <w:rPr>
          <w:rFonts w:ascii="Times New Roman" w:hAnsi="Times New Roman" w:cs="Times New Roman"/>
          <w:sz w:val="24"/>
          <w:szCs w:val="24"/>
          <w:lang w:val="en-GB"/>
        </w:rPr>
        <w:t>scores for items of the same social skill AQ-subscale</w:t>
      </w:r>
      <w:r w:rsidR="0051726E" w:rsidRPr="00A04A57">
        <w:rPr>
          <w:rFonts w:ascii="Times New Roman" w:hAnsi="Times New Roman" w:cs="Times New Roman"/>
          <w:sz w:val="24"/>
          <w:szCs w:val="24"/>
          <w:lang w:val="en-GB"/>
        </w:rPr>
        <w:fldChar w:fldCharType="begin"/>
      </w:r>
      <w:r w:rsidR="00F92174" w:rsidRPr="00A04A57">
        <w:rPr>
          <w:rFonts w:ascii="Times New Roman" w:hAnsi="Times New Roman" w:cs="Times New Roman"/>
          <w:sz w:val="24"/>
          <w:szCs w:val="24"/>
          <w:lang w:val="en-GB"/>
        </w:rPr>
        <w:instrText xml:space="preserve"> ADDIN ZOTERO_ITEM CSL_CITATION {"citationID":"nMjGu2ew","properties":{"formattedCitation":"\\super 4\\nosupersub{}","plainCitation":"4","noteIndex":0},"citationItems":[{"id":4648,"uris":["http://zotero.org/users/3718395/items/BESCQCZQ"],"uri":["http://zotero.org/users/3718395/items/BESCQCZQ"],"itemData":{"id":4648,"type":"article-journal","container-title":"Journal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92174" w:rsidRPr="00A04A57">
        <w:rPr>
          <w:rFonts w:ascii="Times New Roman" w:hAnsi="Times New Roman" w:cs="Times New Roman"/>
          <w:sz w:val="24"/>
          <w:szCs w:val="24"/>
          <w:vertAlign w:val="superscript"/>
          <w:lang w:val="en-GB"/>
        </w:rPr>
        <w:t>4</w:t>
      </w:r>
      <w:r w:rsidR="0051726E" w:rsidRPr="00A04A57">
        <w:rPr>
          <w:rFonts w:ascii="Times New Roman" w:hAnsi="Times New Roman" w:cs="Times New Roman"/>
          <w:sz w:val="24"/>
          <w:szCs w:val="24"/>
          <w:lang w:val="en-GB"/>
        </w:rPr>
        <w:fldChar w:fldCharType="end"/>
      </w:r>
      <w:r w:rsidR="00964630"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In this context</w:t>
      </w:r>
      <w:r w:rsidR="008402FB"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it is important to note that previous research indicates that all AQ-subscales, except for the ‘attention to detail’ subscale, reflect a single </w:t>
      </w:r>
      <w:r w:rsidR="004C5D7E" w:rsidRPr="00A04A57">
        <w:rPr>
          <w:rFonts w:ascii="Times New Roman" w:hAnsi="Times New Roman" w:cs="Times New Roman"/>
          <w:sz w:val="24"/>
          <w:szCs w:val="24"/>
          <w:lang w:val="en-GB"/>
        </w:rPr>
        <w:t>general ASD attribute</w:t>
      </w:r>
      <w:r w:rsidR="007E4B49" w:rsidRPr="00A04A57">
        <w:rPr>
          <w:rFonts w:ascii="Times New Roman" w:hAnsi="Times New Roman" w:cs="Times New Roman"/>
          <w:sz w:val="24"/>
          <w:szCs w:val="24"/>
          <w:lang w:val="en-GB"/>
        </w:rPr>
        <w:t xml:space="preserve">, </w:t>
      </w:r>
      <w:r w:rsidR="004F7219" w:rsidRPr="00A04A57">
        <w:rPr>
          <w:rFonts w:ascii="Times New Roman" w:hAnsi="Times New Roman" w:cs="Times New Roman"/>
          <w:sz w:val="24"/>
          <w:szCs w:val="24"/>
          <w:lang w:val="en-GB"/>
        </w:rPr>
        <w:t xml:space="preserve">thought to be </w:t>
      </w:r>
      <w:r w:rsidR="007E4B49" w:rsidRPr="00A04A57">
        <w:rPr>
          <w:rFonts w:ascii="Times New Roman" w:hAnsi="Times New Roman" w:cs="Times New Roman"/>
          <w:sz w:val="24"/>
          <w:szCs w:val="24"/>
          <w:lang w:val="en-GB"/>
        </w:rPr>
        <w:t>related to difficulties in social interactions</w:t>
      </w:r>
      <w:r w:rsidR="007E4B49"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{"citationID":"Q4erOewE","properties":{"formattedCitation":"\\super 40\\nosupersub{}","plainCitation":"40","noteIndex":0},"citationItems":[{"id":5060,"uris":["http://zotero.org/users/3718395/items/F3KBI4IR"],"uri":["http://zotero.org/users/3718395/items/F3KBI4IR"],"itemData":{"id":5060,"type":"article-journal","abstract":"The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conditions.","container-title":"Journal of Autism and Developmental Disorders","DOI":"10.1007/s10803-008-0538-x","ISSN":"1573-3432","issue":"8","journalAbbreviation":"J Autism Dev Disord","language":"en","page":"1555-1566","source":"Springer Link","title":"Factor Structure, Reliability and Criterion Validity of the Autism-Spectrum Quotient (AQ): A Study in Dutch Population and Patient Groups","title-short":"Factor Structure, Reliability and Criterion Validity of the Autism-Spectrum Quotient (AQ)","volume":"38","author":[{"family":"Hoekstra","given":"Rosa A."},{"family":"Bartels","given":"Meike"},{"family":"Cath","given":"Danielle C."},{"family":"Boomsma","given":"Dorret I."}],"issued":{"date-parts":[["2008",9,1]]}}}],"schema":"https://github.com/citation-style-language/schema/raw/master/csl-citation.json"} </w:instrText>
      </w:r>
      <w:r w:rsidR="007E4B49"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40</w:t>
      </w:r>
      <w:r w:rsidR="007E4B49" w:rsidRPr="00A04A57">
        <w:rPr>
          <w:rFonts w:ascii="Times New Roman" w:hAnsi="Times New Roman" w:cs="Times New Roman"/>
          <w:sz w:val="24"/>
          <w:szCs w:val="24"/>
          <w:lang w:val="en-GB"/>
        </w:rPr>
        <w:fldChar w:fldCharType="end"/>
      </w:r>
      <w:r w:rsidR="007E4B49" w:rsidRPr="00A04A57">
        <w:rPr>
          <w:rFonts w:ascii="Times New Roman" w:hAnsi="Times New Roman" w:cs="Times New Roman"/>
          <w:sz w:val="24"/>
          <w:szCs w:val="24"/>
          <w:lang w:val="en-GB"/>
        </w:rPr>
        <w:t>,</w:t>
      </w:r>
      <w:r w:rsidR="004C5D7E" w:rsidRPr="00A04A57">
        <w:rPr>
          <w:rFonts w:ascii="Times New Roman" w:hAnsi="Times New Roman" w:cs="Times New Roman"/>
          <w:sz w:val="24"/>
          <w:szCs w:val="24"/>
          <w:lang w:val="en-GB"/>
        </w:rPr>
        <w:t xml:space="preserve"> rather than specific </w:t>
      </w:r>
      <w:r w:rsidR="004F7219" w:rsidRPr="00A04A57">
        <w:rPr>
          <w:rFonts w:ascii="Times New Roman" w:hAnsi="Times New Roman" w:cs="Times New Roman"/>
          <w:sz w:val="24"/>
          <w:szCs w:val="24"/>
          <w:lang w:val="en-GB"/>
        </w:rPr>
        <w:t xml:space="preserve">ASD </w:t>
      </w:r>
      <w:r w:rsidR="004C5D7E" w:rsidRPr="00A04A57">
        <w:rPr>
          <w:rFonts w:ascii="Times New Roman" w:hAnsi="Times New Roman" w:cs="Times New Roman"/>
          <w:sz w:val="24"/>
          <w:szCs w:val="24"/>
          <w:lang w:val="en-GB"/>
        </w:rPr>
        <w:t>symptoms</w:t>
      </w:r>
      <w:r w:rsidR="004C5D7E"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{"citationID":"LSFWrbvR","properties":{"formattedCitation":"\\super 41\\nosupersub{}","plainCitation":"41","noteIndex":0},"citationItems":[{"id":5058,"uris":["http://zotero.org/users/3718395/items/EKN4Y2YS"],"uri":["http://zotero.org/users/3718395/items/EKN4Y2YS"],"itemData":{"id":5058,"type":"article-journal","abstract":"In the current study, we fit confirmatory bi-factor models to the items of the Autism Spectrum Quotient (AQ) and Autism Spectrum Quotient Short Form (AQ-S) in order to assess the extents to which the items of each reflect general versus specific factors. The models were fit in a combined sample of individuals with and without a clinical diagnosis of autism spectrum disorders. Results indicated that, with the exception of the Attention to Details factor in the AQ and the Numbers/Patterns factors in the AQ-S, items primarily reflected a general factor. This suggests that when attempting to estimate an association between a specific symptom measured by the AQ or AQ-S and some criterion, associations will be confounded by the general factor. To resolve this, we recommend using a bi-factor measurement model or factor scores from a bi-factor measurement whenever hypotheses about specific symptoms are being assessed.","container-title":"Assessment","DOI":"10.1177/1073191115611230","ISSN":"1073-1911","issue":"4","journalAbbreviation":"Assessment","note":"publisher: SAGE Publications Inc","page":"444-457","source":"SAGE Journals","title":"Do the Autism Spectrum Quotient (AQ) and Autism Spectrum Quotient Short Form (AQ-S) Primarily Reflect General ASD Traits or Specific ASD Traits? A Bi-Factor Analysis","title-short":"Do the Autism Spectrum Quotient (AQ) and Autism Spectrum Quotient Short Form (AQ-S) Primarily Reflect General ASD Traits or Specific ASD Traits?","volume":"24","author":[{"family":"Murray","given":"Aja Louise"},{"family":"McKenzie","given":"Karen"},{"family":"Kuenssberg","given":"Renate"},{"family":"Booth","given":"Tom"}],"issued":{"date-parts":[["2017",6,1]]}}}],"schema":"https://github.com/citation-style-language/schema/raw/master/csl-citation.json"} </w:instrText>
      </w:r>
      <w:r w:rsidR="004C5D7E"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41</w:t>
      </w:r>
      <w:r w:rsidR="004C5D7E" w:rsidRPr="00A04A57">
        <w:rPr>
          <w:rFonts w:ascii="Times New Roman" w:hAnsi="Times New Roman" w:cs="Times New Roman"/>
          <w:sz w:val="24"/>
          <w:szCs w:val="24"/>
          <w:lang w:val="en-GB"/>
        </w:rPr>
        <w:fldChar w:fldCharType="end"/>
      </w:r>
      <w:r w:rsidR="004C5D7E" w:rsidRPr="00A04A57">
        <w:rPr>
          <w:rFonts w:ascii="Times New Roman" w:hAnsi="Times New Roman" w:cs="Times New Roman"/>
          <w:sz w:val="24"/>
          <w:szCs w:val="24"/>
          <w:lang w:val="en-GB"/>
        </w:rPr>
        <w:t>.</w:t>
      </w:r>
      <w:r w:rsidR="007E4B49" w:rsidRPr="00A04A57">
        <w:rPr>
          <w:rFonts w:ascii="Times New Roman" w:hAnsi="Times New Roman" w:cs="Times New Roman"/>
          <w:sz w:val="24"/>
          <w:szCs w:val="24"/>
          <w:lang w:val="en-GB"/>
        </w:rPr>
        <w:t xml:space="preserve"> Consistent with this, we found that scores for all subscales, except for ‘attention to detail’, </w:t>
      </w:r>
      <w:r w:rsidR="00B64385" w:rsidRPr="00A04A57">
        <w:rPr>
          <w:rFonts w:ascii="Times New Roman" w:hAnsi="Times New Roman" w:cs="Times New Roman"/>
          <w:sz w:val="24"/>
          <w:szCs w:val="24"/>
          <w:lang w:val="en-GB"/>
        </w:rPr>
        <w:t xml:space="preserve">were positively associated with </w:t>
      </w:r>
      <w:r w:rsidR="007E4B49" w:rsidRPr="00A04A57">
        <w:rPr>
          <w:rFonts w:ascii="Times New Roman" w:hAnsi="Times New Roman" w:cs="Times New Roman"/>
          <w:sz w:val="24"/>
          <w:szCs w:val="24"/>
          <w:lang w:val="en-GB"/>
        </w:rPr>
        <w:t xml:space="preserve">our measure of detail-focused visual information processing. </w:t>
      </w:r>
      <w:r w:rsidR="008402FB" w:rsidRPr="00A04A57">
        <w:rPr>
          <w:rFonts w:ascii="Times New Roman" w:hAnsi="Times New Roman" w:cs="Times New Roman"/>
          <w:sz w:val="24"/>
          <w:szCs w:val="24"/>
          <w:lang w:val="en-GB"/>
        </w:rPr>
        <w:t>Furthermore</w:t>
      </w:r>
      <w:r w:rsidR="007E4B49" w:rsidRPr="00A04A57">
        <w:rPr>
          <w:rFonts w:ascii="Times New Roman" w:hAnsi="Times New Roman" w:cs="Times New Roman"/>
          <w:sz w:val="24"/>
          <w:szCs w:val="24"/>
          <w:lang w:val="en-GB"/>
        </w:rPr>
        <w:t xml:space="preserve">, we would like to point out that the </w:t>
      </w:r>
      <w:r w:rsidR="004C5D7E" w:rsidRPr="00A04A57">
        <w:rPr>
          <w:rFonts w:ascii="Times New Roman" w:hAnsi="Times New Roman" w:cs="Times New Roman"/>
          <w:sz w:val="24"/>
          <w:szCs w:val="24"/>
          <w:lang w:val="en-GB"/>
        </w:rPr>
        <w:t>‘attention to detail’</w:t>
      </w:r>
      <w:r w:rsidR="007E4B49" w:rsidRPr="00A04A57">
        <w:rPr>
          <w:rFonts w:ascii="Times New Roman" w:hAnsi="Times New Roman" w:cs="Times New Roman"/>
          <w:sz w:val="24"/>
          <w:szCs w:val="24"/>
          <w:lang w:val="en-GB"/>
        </w:rPr>
        <w:t xml:space="preserve"> AQ subscale contains items measuring</w:t>
      </w:r>
      <w:r w:rsidR="004F7219" w:rsidRPr="00A04A57">
        <w:rPr>
          <w:rFonts w:ascii="Times New Roman" w:hAnsi="Times New Roman" w:cs="Times New Roman"/>
          <w:sz w:val="24"/>
          <w:szCs w:val="24"/>
          <w:lang w:val="en-GB"/>
        </w:rPr>
        <w:t xml:space="preserve"> attention towards </w:t>
      </w:r>
      <w:r w:rsidR="007E4B49" w:rsidRPr="00A04A57">
        <w:rPr>
          <w:rFonts w:ascii="Times New Roman" w:hAnsi="Times New Roman" w:cs="Times New Roman"/>
          <w:sz w:val="24"/>
          <w:szCs w:val="24"/>
          <w:lang w:val="en-GB"/>
        </w:rPr>
        <w:t>both perceptual and more abstractly defined details (e.g. item 32: “I notice patterns in things all the time.”)</w:t>
      </w:r>
      <w:r w:rsidR="004F7219" w:rsidRPr="00A04A57">
        <w:rPr>
          <w:rFonts w:ascii="Times New Roman" w:hAnsi="Times New Roman" w:cs="Times New Roman"/>
          <w:sz w:val="24"/>
          <w:szCs w:val="24"/>
          <w:lang w:val="en-GB"/>
        </w:rPr>
        <w:t xml:space="preserve">, which could explain why we observed no relationship between scores for this subscale and detail-focused visual information processing. </w:t>
      </w:r>
    </w:p>
    <w:p w14:paraId="0EE5D50C" w14:textId="4C809D2A" w:rsidR="0093266A" w:rsidRPr="00A04A57" w:rsidRDefault="00BD593A" w:rsidP="00E3314E">
      <w:pPr>
        <w:spacing w:line="360" w:lineRule="auto"/>
        <w:jc w:val="both"/>
        <w:rPr>
          <w:rFonts w:ascii="Times New Roman" w:hAnsi="Times New Roman" w:cs="Times New Roman"/>
          <w:sz w:val="24"/>
          <w:szCs w:val="24"/>
          <w:lang w:val="en-GB"/>
        </w:rPr>
      </w:pPr>
      <w:bookmarkStart w:id="47" w:name="_Hlk40444095"/>
      <w:bookmarkEnd w:id="44"/>
      <w:r w:rsidRPr="00A04A57">
        <w:rPr>
          <w:rFonts w:ascii="Times New Roman" w:hAnsi="Times New Roman" w:cs="Times New Roman"/>
          <w:sz w:val="24"/>
          <w:szCs w:val="24"/>
          <w:lang w:val="en-GB"/>
        </w:rPr>
        <w:t xml:space="preserve">In sum, </w:t>
      </w:r>
      <w:r w:rsidR="004F7219" w:rsidRPr="00A04A57">
        <w:rPr>
          <w:rFonts w:ascii="Times New Roman" w:hAnsi="Times New Roman" w:cs="Times New Roman"/>
          <w:sz w:val="24"/>
          <w:szCs w:val="24"/>
          <w:lang w:val="en-GB"/>
        </w:rPr>
        <w:t xml:space="preserve">our findings suggest that </w:t>
      </w:r>
      <w:r w:rsidR="0051726E" w:rsidRPr="00A04A57">
        <w:rPr>
          <w:rFonts w:ascii="Times New Roman" w:hAnsi="Times New Roman" w:cs="Times New Roman"/>
          <w:sz w:val="24"/>
          <w:szCs w:val="24"/>
          <w:lang w:val="en-GB"/>
        </w:rPr>
        <w:t xml:space="preserve">original proposal </w:t>
      </w:r>
      <w:r w:rsidR="00D4640F" w:rsidRPr="00A04A57">
        <w:rPr>
          <w:rFonts w:ascii="Times New Roman" w:hAnsi="Times New Roman" w:cs="Times New Roman"/>
          <w:sz w:val="24"/>
          <w:szCs w:val="24"/>
          <w:lang w:val="en-GB"/>
        </w:rPr>
        <w:t>of</w:t>
      </w:r>
      <w:r w:rsidR="0051726E" w:rsidRPr="00A04A57">
        <w:rPr>
          <w:rFonts w:ascii="Times New Roman" w:hAnsi="Times New Roman" w:cs="Times New Roman"/>
          <w:sz w:val="24"/>
          <w:szCs w:val="24"/>
          <w:lang w:val="en-GB"/>
        </w:rPr>
        <w:t xml:space="preserve"> detail-focused processing underl</w:t>
      </w:r>
      <w:r w:rsidR="00D4640F" w:rsidRPr="00A04A57">
        <w:rPr>
          <w:rFonts w:ascii="Times New Roman" w:hAnsi="Times New Roman" w:cs="Times New Roman"/>
          <w:sz w:val="24"/>
          <w:szCs w:val="24"/>
          <w:lang w:val="en-GB"/>
        </w:rPr>
        <w:t xml:space="preserve">ying </w:t>
      </w:r>
      <w:r w:rsidR="0051726E" w:rsidRPr="00A04A57">
        <w:rPr>
          <w:rFonts w:ascii="Times New Roman" w:hAnsi="Times New Roman" w:cs="Times New Roman"/>
          <w:sz w:val="24"/>
          <w:szCs w:val="24"/>
          <w:lang w:val="en-GB"/>
        </w:rPr>
        <w:t>the social deficits associated with ASD</w:t>
      </w:r>
      <w:r w:rsidR="0051726E"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{"citationID":"DHacaJFP","properties":{"formattedCitation":"\\super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51726E" w:rsidRPr="00A04A57">
        <w:rPr>
          <w:rFonts w:ascii="Times New Roman" w:hAnsi="Times New Roman" w:cs="Times New Roman"/>
          <w:sz w:val="24"/>
          <w:szCs w:val="24"/>
          <w:lang w:val="en-GB"/>
        </w:rPr>
        <w:fldChar w:fldCharType="end"/>
      </w:r>
      <w:r w:rsidR="0051726E" w:rsidRPr="00A04A57">
        <w:rPr>
          <w:rFonts w:ascii="Times New Roman" w:hAnsi="Times New Roman" w:cs="Times New Roman"/>
          <w:sz w:val="24"/>
          <w:szCs w:val="24"/>
          <w:lang w:val="en-GB"/>
        </w:rPr>
        <w:t xml:space="preserve"> </w:t>
      </w:r>
      <w:r w:rsidR="0086566D" w:rsidRPr="00A04A57">
        <w:rPr>
          <w:rFonts w:ascii="Times New Roman" w:hAnsi="Times New Roman" w:cs="Times New Roman"/>
          <w:sz w:val="24"/>
          <w:szCs w:val="24"/>
          <w:lang w:val="en-GB"/>
        </w:rPr>
        <w:t xml:space="preserve">appears to be </w:t>
      </w:r>
      <w:r w:rsidR="0051726E" w:rsidRPr="00A04A57">
        <w:rPr>
          <w:rFonts w:ascii="Times New Roman" w:hAnsi="Times New Roman" w:cs="Times New Roman"/>
          <w:sz w:val="24"/>
          <w:szCs w:val="24"/>
          <w:lang w:val="en-GB"/>
        </w:rPr>
        <w:t xml:space="preserve">worth revisiting. </w:t>
      </w:r>
      <w:r w:rsidRPr="00A04A57">
        <w:rPr>
          <w:rFonts w:ascii="Times New Roman" w:hAnsi="Times New Roman" w:cs="Times New Roman"/>
          <w:sz w:val="24"/>
          <w:szCs w:val="24"/>
          <w:lang w:val="en-GB"/>
        </w:rPr>
        <w:t xml:space="preserve">An important limitation of our study, however, is that our study is restricted to comparing groups of neurotypical participants with above- and a below median AQ scores. Despite the fact that this comparison </w:t>
      </w:r>
      <w:r w:rsidR="00F23EFF" w:rsidRPr="00A04A57">
        <w:rPr>
          <w:rFonts w:ascii="Times New Roman" w:hAnsi="Times New Roman" w:cs="Times New Roman"/>
          <w:sz w:val="24"/>
          <w:szCs w:val="24"/>
          <w:lang w:val="en-GB"/>
        </w:rPr>
        <w:t xml:space="preserve">has  proven to be extremely useful for </w:t>
      </w:r>
      <w:r w:rsidR="00F22E23" w:rsidRPr="00F22E23">
        <w:rPr>
          <w:rFonts w:ascii="Times New Roman" w:hAnsi="Times New Roman" w:cs="Times New Roman"/>
          <w:sz w:val="24"/>
          <w:szCs w:val="24"/>
          <w:lang w:val="en-GB"/>
        </w:rPr>
        <w:t>modelling</w:t>
      </w:r>
      <w:r w:rsidR="00F23EFF" w:rsidRPr="00A04A57">
        <w:rPr>
          <w:rFonts w:ascii="Times New Roman" w:hAnsi="Times New Roman" w:cs="Times New Roman"/>
          <w:sz w:val="24"/>
          <w:szCs w:val="24"/>
          <w:lang w:val="en-GB"/>
        </w:rPr>
        <w:t xml:space="preserve"> ASD</w:t>
      </w:r>
      <w:r w:rsidR="00F23EFF" w:rsidRPr="00A04A57">
        <w:rPr>
          <w:rFonts w:ascii="Times New Roman" w:hAnsi="Times New Roman" w:cs="Times New Roman"/>
          <w:sz w:val="24"/>
          <w:szCs w:val="24"/>
          <w:lang w:val="en-GB"/>
        </w:rPr>
        <w:fldChar w:fldCharType="begin"/>
      </w:r>
      <w:r w:rsidR="00F23EFF" w:rsidRPr="00A04A57">
        <w:rPr>
          <w:rFonts w:ascii="Times New Roman" w:hAnsi="Times New Roman" w:cs="Times New Roman"/>
          <w:sz w:val="24"/>
          <w:szCs w:val="24"/>
          <w:lang w:val="en-GB"/>
        </w:rPr>
        <w:instrText xml:space="preserve"> ADDIN ZOTERO_ITEM CSL_CITATION {"citationID":"2wJz4tsz","properties":{"formattedCitation":"\\super 42\\nosupersub{}","plainCitation":"42","noteIndex":0},"citationItems":[{"id":5065,"uris":["http://zotero.org/users/3718395/items/N7SDBY5Z"],"uri":["http://zotero.org/users/3718395/items/N7SDBY5Z"],"itemData":{"id":5065,"type":"article-journal","abstract":"The broader autism phenotype (BAP) is a term applied to individuals with personality and cognitive traits that are similar to but milder than those observed in autism spectrum disorder (ASD). Subtle autistic traits in the core diagnostic domains of social communication and rigid behavior were described in family members of people with an ASD even in the initial reports of ASD. In this article, we discuss the benefits and limitations of researching the BAP in typically developing individuals for understanding autism and development.","container-title":"Journal of Cognition and Development","DOI":"10.1080/15248372.2016.1200046","ISSN":"1524-8372","issue":"4","note":"publisher: Routledge\n_eprint: https://doi.org/10.1080/15248372.2016.1200046","page":"584-595","source":"Taylor and Francis+NEJM","title":"Why We Should Study the Broader Autism Phenotype in Typically Developing Populations","volume":"17","author":[{"family":"Landry","given":"Oriane"},{"family":"Chouinard","given":"Philippe A."}],"issued":{"date-parts":[["2016",8,7]]}}}],"schema":"https://github.com/citation-style-language/schema/raw/master/csl-citation.json"} </w:instrText>
      </w:r>
      <w:r w:rsidR="00F23EFF" w:rsidRPr="00A04A57">
        <w:rPr>
          <w:rFonts w:ascii="Times New Roman" w:hAnsi="Times New Roman" w:cs="Times New Roman"/>
          <w:sz w:val="24"/>
          <w:szCs w:val="24"/>
          <w:lang w:val="en-GB"/>
        </w:rPr>
        <w:fldChar w:fldCharType="separate"/>
      </w:r>
      <w:r w:rsidR="00F23EFF" w:rsidRPr="00A04A57">
        <w:rPr>
          <w:rFonts w:ascii="Times New Roman" w:hAnsi="Times New Roman" w:cs="Times New Roman"/>
          <w:sz w:val="24"/>
          <w:szCs w:val="24"/>
          <w:vertAlign w:val="superscript"/>
          <w:lang w:val="en-GB"/>
        </w:rPr>
        <w:t>42</w:t>
      </w:r>
      <w:r w:rsidR="00F23EFF" w:rsidRPr="00A04A57">
        <w:rPr>
          <w:rFonts w:ascii="Times New Roman" w:hAnsi="Times New Roman" w:cs="Times New Roman"/>
          <w:sz w:val="24"/>
          <w:szCs w:val="24"/>
          <w:lang w:val="en-GB"/>
        </w:rPr>
        <w:fldChar w:fldCharType="end"/>
      </w:r>
      <w:r w:rsidR="00AC485E" w:rsidRPr="00A04A57">
        <w:rPr>
          <w:rFonts w:ascii="Times New Roman" w:hAnsi="Times New Roman" w:cs="Times New Roman"/>
          <w:sz w:val="24"/>
          <w:szCs w:val="24"/>
          <w:lang w:val="en-GB"/>
        </w:rPr>
        <w:t>, an ultimate v</w:t>
      </w:r>
      <w:r w:rsidR="00690241" w:rsidRPr="00A04A57">
        <w:rPr>
          <w:rFonts w:ascii="Times New Roman" w:hAnsi="Times New Roman" w:cs="Times New Roman"/>
          <w:sz w:val="24"/>
          <w:szCs w:val="24"/>
          <w:lang w:val="en-GB"/>
        </w:rPr>
        <w:t>erif</w:t>
      </w:r>
      <w:r w:rsidR="00543E9A" w:rsidRPr="00A04A57">
        <w:rPr>
          <w:rFonts w:ascii="Times New Roman" w:hAnsi="Times New Roman" w:cs="Times New Roman"/>
          <w:sz w:val="24"/>
          <w:szCs w:val="24"/>
          <w:lang w:val="en-GB"/>
        </w:rPr>
        <w:t>ication of</w:t>
      </w:r>
      <w:r w:rsidR="00AC485E" w:rsidRPr="00A04A57">
        <w:rPr>
          <w:rFonts w:ascii="Times New Roman" w:hAnsi="Times New Roman" w:cs="Times New Roman"/>
          <w:sz w:val="24"/>
          <w:szCs w:val="24"/>
          <w:lang w:val="en-GB"/>
        </w:rPr>
        <w:t xml:space="preserve"> a relationship between detail-focused visual information processing during natural image recognition and ASD-related social difficulties would require replication of our findings for a c</w:t>
      </w:r>
      <w:r w:rsidR="00D4640F" w:rsidRPr="00A04A57">
        <w:rPr>
          <w:rFonts w:ascii="Times New Roman" w:hAnsi="Times New Roman" w:cs="Times New Roman"/>
          <w:sz w:val="24"/>
          <w:szCs w:val="24"/>
          <w:lang w:val="en-GB"/>
        </w:rPr>
        <w:t>linical</w:t>
      </w:r>
      <w:r w:rsidR="00AC485E" w:rsidRPr="00A04A57">
        <w:rPr>
          <w:rFonts w:ascii="Times New Roman" w:hAnsi="Times New Roman" w:cs="Times New Roman"/>
          <w:sz w:val="24"/>
          <w:szCs w:val="24"/>
          <w:lang w:val="en-GB"/>
        </w:rPr>
        <w:t xml:space="preserve">ly diagnosed </w:t>
      </w:r>
      <w:r w:rsidR="00D4640F" w:rsidRPr="00A04A57">
        <w:rPr>
          <w:rFonts w:ascii="Times New Roman" w:hAnsi="Times New Roman" w:cs="Times New Roman"/>
          <w:sz w:val="24"/>
          <w:szCs w:val="24"/>
          <w:lang w:val="en-GB"/>
        </w:rPr>
        <w:t xml:space="preserve">ASD </w:t>
      </w:r>
      <w:r w:rsidR="00C04819" w:rsidRPr="00A04A57">
        <w:rPr>
          <w:rFonts w:ascii="Times New Roman" w:hAnsi="Times New Roman" w:cs="Times New Roman"/>
          <w:sz w:val="24"/>
          <w:szCs w:val="24"/>
          <w:lang w:val="en-GB"/>
        </w:rPr>
        <w:t>population.</w:t>
      </w:r>
      <w:r w:rsidR="00B93D3E" w:rsidRPr="00A04A57">
        <w:rPr>
          <w:rFonts w:ascii="Times New Roman" w:hAnsi="Times New Roman" w:cs="Times New Roman"/>
          <w:sz w:val="24"/>
          <w:szCs w:val="24"/>
          <w:lang w:val="en-GB"/>
        </w:rPr>
        <w:t xml:space="preserve"> </w:t>
      </w:r>
      <w:bookmarkEnd w:id="45"/>
    </w:p>
    <w:bookmarkEnd w:id="46"/>
    <w:bookmarkEnd w:id="47"/>
    <w:p w14:paraId="548F5CA4" w14:textId="010F2C1B" w:rsidR="00E52C2C" w:rsidRPr="00A04A57" w:rsidRDefault="00FA644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If ASD is associated with image recognition being driven more by details, what could be the underlying neural mechanisms? On</w:t>
      </w:r>
      <w:r w:rsidR="009E4B2A" w:rsidRPr="00A04A57">
        <w:rPr>
          <w:rFonts w:ascii="Times New Roman" w:hAnsi="Times New Roman" w:cs="Times New Roman"/>
          <w:sz w:val="24"/>
          <w:szCs w:val="24"/>
          <w:lang w:val="en-GB"/>
        </w:rPr>
        <w:t>e</w:t>
      </w:r>
      <w:r w:rsidRPr="00A04A57">
        <w:rPr>
          <w:rFonts w:ascii="Times New Roman" w:hAnsi="Times New Roman" w:cs="Times New Roman"/>
          <w:sz w:val="24"/>
          <w:szCs w:val="24"/>
          <w:lang w:val="en-GB"/>
        </w:rPr>
        <w:t xml:space="preserve"> possibility</w:t>
      </w:r>
      <w:r w:rsidR="00894A67" w:rsidRPr="00A04A57">
        <w:rPr>
          <w:rFonts w:ascii="Times New Roman" w:hAnsi="Times New Roman" w:cs="Times New Roman"/>
          <w:sz w:val="24"/>
          <w:szCs w:val="24"/>
          <w:lang w:val="en-GB"/>
        </w:rPr>
        <w:t xml:space="preserve"> is that </w:t>
      </w:r>
      <w:r w:rsidR="009E4B2A" w:rsidRPr="00A04A57">
        <w:rPr>
          <w:rFonts w:ascii="Times New Roman" w:hAnsi="Times New Roman" w:cs="Times New Roman"/>
          <w:sz w:val="24"/>
          <w:szCs w:val="24"/>
          <w:lang w:val="en-GB"/>
        </w:rPr>
        <w:t xml:space="preserve">individuals with ASD process visual information differently already </w:t>
      </w:r>
      <w:r w:rsidR="008A4133" w:rsidRPr="00A04A57">
        <w:rPr>
          <w:rFonts w:ascii="Times New Roman" w:hAnsi="Times New Roman" w:cs="Times New Roman"/>
          <w:sz w:val="24"/>
          <w:szCs w:val="24"/>
          <w:lang w:val="en-GB"/>
        </w:rPr>
        <w:t xml:space="preserve">at an </w:t>
      </w:r>
      <w:r w:rsidR="009E4B2A" w:rsidRPr="00A04A57">
        <w:rPr>
          <w:rFonts w:ascii="Times New Roman" w:hAnsi="Times New Roman" w:cs="Times New Roman"/>
          <w:sz w:val="24"/>
          <w:szCs w:val="24"/>
          <w:lang w:val="en-GB"/>
        </w:rPr>
        <w:t>early stage of cortical</w:t>
      </w:r>
      <w:r w:rsidR="008A4133" w:rsidRPr="00A04A57">
        <w:rPr>
          <w:rFonts w:ascii="Times New Roman" w:hAnsi="Times New Roman" w:cs="Times New Roman"/>
          <w:sz w:val="24"/>
          <w:szCs w:val="24"/>
          <w:lang w:val="en-GB"/>
        </w:rPr>
        <w:t xml:space="preserve"> visual </w:t>
      </w:r>
      <w:r w:rsidR="009E4B2A" w:rsidRPr="00A04A57">
        <w:rPr>
          <w:rFonts w:ascii="Times New Roman" w:hAnsi="Times New Roman" w:cs="Times New Roman"/>
          <w:sz w:val="24"/>
          <w:szCs w:val="24"/>
          <w:lang w:val="en-GB"/>
        </w:rPr>
        <w:t>information processing</w:t>
      </w:r>
      <w:r w:rsidR="00DD63CE" w:rsidRPr="00A04A57">
        <w:rPr>
          <w:rFonts w:ascii="Times New Roman" w:hAnsi="Times New Roman" w:cs="Times New Roman"/>
          <w:sz w:val="24"/>
          <w:szCs w:val="24"/>
          <w:lang w:val="en-GB"/>
        </w:rPr>
        <w:t xml:space="preserve">, </w:t>
      </w:r>
      <w:r w:rsidR="009E4B2A" w:rsidRPr="00A04A57">
        <w:rPr>
          <w:rFonts w:ascii="Times New Roman" w:hAnsi="Times New Roman" w:cs="Times New Roman"/>
          <w:sz w:val="24"/>
          <w:szCs w:val="24"/>
          <w:lang w:val="en-GB"/>
        </w:rPr>
        <w:t>e.g. already within the primary visual cortex</w:t>
      </w:r>
      <w:r w:rsidR="00357CC0"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{"citationID":"iFYvrDeJ","properties":{"formattedCitation":"\\super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357CC0"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19</w:t>
      </w:r>
      <w:r w:rsidR="00357CC0" w:rsidRPr="00A04A57">
        <w:rPr>
          <w:rFonts w:ascii="Times New Roman" w:hAnsi="Times New Roman" w:cs="Times New Roman"/>
          <w:sz w:val="24"/>
          <w:szCs w:val="24"/>
          <w:lang w:val="en-GB"/>
        </w:rPr>
        <w:fldChar w:fldCharType="end"/>
      </w:r>
      <w:r w:rsidR="009E4B2A" w:rsidRPr="00A04A57">
        <w:rPr>
          <w:rFonts w:ascii="Times New Roman" w:hAnsi="Times New Roman" w:cs="Times New Roman"/>
          <w:sz w:val="24"/>
          <w:szCs w:val="24"/>
          <w:lang w:val="en-GB"/>
        </w:rPr>
        <w:t xml:space="preserve">. This would be compatible with the finding that ASD individuals appear to have enhanced </w:t>
      </w:r>
      <w:r w:rsidR="006F4687" w:rsidRPr="00A04A57">
        <w:rPr>
          <w:rFonts w:ascii="Times New Roman" w:hAnsi="Times New Roman" w:cs="Times New Roman"/>
          <w:sz w:val="24"/>
          <w:szCs w:val="24"/>
          <w:shd w:val="clear" w:color="auto" w:fill="FFFFFF"/>
          <w:lang w:val="en-GB"/>
        </w:rPr>
        <w:t>sensitivity for high-spatial frequency gratings</w:t>
      </w:r>
      <w:r w:rsidR="00CD3E70" w:rsidRPr="00A04A57">
        <w:rPr>
          <w:rFonts w:ascii="Times New Roman" w:hAnsi="Times New Roman" w:cs="Times New Roman"/>
          <w:sz w:val="24"/>
          <w:szCs w:val="24"/>
          <w:shd w:val="clear" w:color="auto" w:fill="FFFFFF"/>
          <w:lang w:val="en-GB"/>
        </w:rPr>
        <w:fldChar w:fldCharType="begin"/>
      </w:r>
      <w:r w:rsidR="007815CF" w:rsidRPr="00A04A57">
        <w:rPr>
          <w:rFonts w:ascii="Times New Roman" w:hAnsi="Times New Roman" w:cs="Times New Roman"/>
          <w:sz w:val="24"/>
          <w:szCs w:val="24"/>
          <w:shd w:val="clear" w:color="auto" w:fill="FFFFFF"/>
          <w:lang w:val="en-GB"/>
        </w:rPr>
        <w:instrText xml:space="preserve"> ADDIN ZOTERO_ITEM CSL_CITATION {"citationID":"E4norE88","properties":{"formattedCitation":"\\super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sz w:val="24"/>
          <w:szCs w:val="24"/>
          <w:shd w:val="clear" w:color="auto" w:fill="FFFFFF"/>
          <w:lang w:val="en-GB"/>
        </w:rPr>
        <w:fldChar w:fldCharType="end"/>
      </w:r>
      <w:r w:rsidR="009E4B2A" w:rsidRPr="00A04A57">
        <w:rPr>
          <w:rFonts w:ascii="Times New Roman" w:hAnsi="Times New Roman" w:cs="Times New Roman"/>
          <w:sz w:val="24"/>
          <w:szCs w:val="24"/>
          <w:shd w:val="clear" w:color="auto" w:fill="FFFFFF"/>
          <w:lang w:val="en-GB"/>
        </w:rPr>
        <w:t xml:space="preserve"> </w:t>
      </w:r>
      <w:r w:rsidR="008A4133" w:rsidRPr="00A04A57">
        <w:rPr>
          <w:rFonts w:ascii="Times New Roman" w:hAnsi="Times New Roman" w:cs="Times New Roman"/>
          <w:sz w:val="24"/>
          <w:szCs w:val="24"/>
          <w:shd w:val="clear" w:color="auto" w:fill="FFFFFF"/>
          <w:lang w:val="en-GB"/>
        </w:rPr>
        <w:t xml:space="preserve">and with </w:t>
      </w:r>
      <w:r w:rsidR="008A4133" w:rsidRPr="00A04A57">
        <w:rPr>
          <w:rFonts w:ascii="Times New Roman" w:hAnsi="Times New Roman" w:cs="Times New Roman"/>
          <w:sz w:val="24"/>
          <w:szCs w:val="24"/>
          <w:shd w:val="clear" w:color="auto" w:fill="FFFFFF"/>
          <w:lang w:val="en-GB"/>
        </w:rPr>
        <w:lastRenderedPageBreak/>
        <w:t>the finding of early (125ms post stimulus) enhanced EEG responses to high spatial frequency information in 4-year old children with ASD</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{"citationID":"mF9OCXeN","properties":{"formattedCitation":"\\super 43\\nosupersub{}","plainCitation":"43","noteIndex":0},"citationItems":[{"id":4689,"uris":["http://zotero.org/users/3718395/items/IGBXSDA3"],"uri":["http://zotero.org/users/3718395/items/IGBXSDA3"],"itemData":{"id":4689,"type":"article-journal","container-title":"Biological psychiatry","issue":"12","page":"1107–1113","source":"Google Scholar","title":"Basic abnormalities in visual processing affect face processing at an early age in autism spectrum disorder","volume":"68","author":[{"family":"Vlamings","given":"Petra Hendrika Johanna Maria"},{"family":"Jonkman","given":"Lisa Marthe"},{"family":"Daalen","given":"Emma","non-dropping-particle":"van"},{"family":"Gaag","given":"Rutger Jan","non-dropping-particle":"van der"},{"family":"Kemner","given":"Chantal"}],"issued":{"date-parts":[["2010"]]}}}],"schema":"https://github.com/citation-style-language/schema/raw/master/csl-citation.json"}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43</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A second possibility</w:t>
      </w:r>
      <w:r w:rsidR="00C21F39" w:rsidRPr="00A04A57">
        <w:rPr>
          <w:rFonts w:ascii="Times New Roman" w:hAnsi="Times New Roman" w:cs="Times New Roman"/>
          <w:sz w:val="24"/>
          <w:szCs w:val="24"/>
          <w:shd w:val="clear" w:color="auto" w:fill="FFFFFF"/>
          <w:lang w:val="en-GB"/>
        </w:rPr>
        <w:t xml:space="preserve"> – </w:t>
      </w:r>
      <w:r w:rsidR="008A4133" w:rsidRPr="00A04A57">
        <w:rPr>
          <w:rFonts w:ascii="Times New Roman" w:hAnsi="Times New Roman" w:cs="Times New Roman"/>
          <w:sz w:val="24"/>
          <w:szCs w:val="24"/>
          <w:shd w:val="clear" w:color="auto" w:fill="FFFFFF"/>
          <w:lang w:val="en-GB"/>
        </w:rPr>
        <w:t>tha</w:t>
      </w:r>
      <w:r w:rsidR="00C21F39" w:rsidRPr="00A04A57">
        <w:rPr>
          <w:rFonts w:ascii="Times New Roman" w:hAnsi="Times New Roman" w:cs="Times New Roman"/>
          <w:sz w:val="24"/>
          <w:szCs w:val="24"/>
          <w:shd w:val="clear" w:color="auto" w:fill="FFFFFF"/>
          <w:lang w:val="en-GB"/>
        </w:rPr>
        <w:t>t is c</w:t>
      </w:r>
      <w:r w:rsidR="008A4133" w:rsidRPr="00A04A57">
        <w:rPr>
          <w:rFonts w:ascii="Times New Roman" w:hAnsi="Times New Roman" w:cs="Times New Roman"/>
          <w:sz w:val="24"/>
          <w:szCs w:val="24"/>
          <w:shd w:val="clear" w:color="auto" w:fill="FFFFFF"/>
          <w:lang w:val="en-GB"/>
        </w:rPr>
        <w:t xml:space="preserve">ompatible with </w:t>
      </w:r>
      <w:r w:rsidR="00C21F39" w:rsidRPr="00A04A57">
        <w:rPr>
          <w:rFonts w:ascii="Times New Roman" w:hAnsi="Times New Roman" w:cs="Times New Roman"/>
          <w:sz w:val="24"/>
          <w:szCs w:val="24"/>
          <w:shd w:val="clear" w:color="auto" w:fill="FFFFFF"/>
          <w:lang w:val="en-GB"/>
        </w:rPr>
        <w:t xml:space="preserve">reports </w:t>
      </w:r>
      <w:r w:rsidR="008A4133" w:rsidRPr="00A04A57">
        <w:rPr>
          <w:rFonts w:ascii="Times New Roman" w:hAnsi="Times New Roman" w:cs="Times New Roman"/>
          <w:sz w:val="24"/>
          <w:szCs w:val="24"/>
          <w:shd w:val="clear" w:color="auto" w:fill="FFFFFF"/>
          <w:lang w:val="en-GB"/>
        </w:rPr>
        <w:t>suggesti</w:t>
      </w:r>
      <w:r w:rsidR="00C21F39" w:rsidRPr="00A04A57">
        <w:rPr>
          <w:rFonts w:ascii="Times New Roman" w:hAnsi="Times New Roman" w:cs="Times New Roman"/>
          <w:sz w:val="24"/>
          <w:szCs w:val="24"/>
          <w:shd w:val="clear" w:color="auto" w:fill="FFFFFF"/>
          <w:lang w:val="en-GB"/>
        </w:rPr>
        <w:t>ng t</w:t>
      </w:r>
      <w:r w:rsidR="008A4133" w:rsidRPr="00A04A57">
        <w:rPr>
          <w:rFonts w:ascii="Times New Roman" w:hAnsi="Times New Roman" w:cs="Times New Roman"/>
          <w:sz w:val="24"/>
          <w:szCs w:val="24"/>
          <w:shd w:val="clear" w:color="auto" w:fill="FFFFFF"/>
          <w:lang w:val="en-GB"/>
        </w:rPr>
        <w:t>hat ASD does not affect elementary vision</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{"citationID":"3vSV0w7f","properties":{"formattedCitation":"\\super 22,44\\nosupersub{}","plainCitation":"22,44","noteIndex":0},"citationItems":[{"id":4694,"uris":["http://zotero.org/users/3718395/items/REBQ28YL"],"uri":["http://zotero.org/users/3718395/items/REBQ28YL"],"itemData":{"id":4694,"type":"article-journal","container-title":"Journal of autism and developmental disorders","issue":"8","page":"978–987","source":"Google Scholar","title":"Spatial contrast sensitivity in adolescents with autism spectrum disorders","volume":"40","author":[{"family":"Koh","given":"Hwan Cui"},{"family":"Milne","given":"Elizabeth"},{"family":"Dobkins","given":"Karen"}],"issued":{"date-parts":[["2010"]]}}},{"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22,44</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xml:space="preserve"> </w:t>
      </w:r>
      <w:r w:rsidR="00E3314E" w:rsidRPr="00A04A57">
        <w:rPr>
          <w:rFonts w:ascii="Times New Roman" w:hAnsi="Times New Roman" w:cs="Times New Roman"/>
          <w:sz w:val="24"/>
          <w:szCs w:val="24"/>
          <w:shd w:val="clear" w:color="auto" w:fill="FFFFFF"/>
          <w:lang w:val="en-GB"/>
        </w:rPr>
        <w:t>–</w:t>
      </w:r>
      <w:r w:rsidR="008A4133" w:rsidRPr="00A04A57">
        <w:rPr>
          <w:rFonts w:ascii="Times New Roman" w:hAnsi="Times New Roman" w:cs="Times New Roman"/>
          <w:sz w:val="24"/>
          <w:szCs w:val="24"/>
          <w:shd w:val="clear" w:color="auto" w:fill="FFFFFF"/>
          <w:lang w:val="en-GB"/>
        </w:rPr>
        <w:t xml:space="preserve"> </w:t>
      </w:r>
      <w:r w:rsidR="00C21F39" w:rsidRPr="00A04A57">
        <w:rPr>
          <w:rFonts w:ascii="Times New Roman" w:hAnsi="Times New Roman" w:cs="Times New Roman"/>
          <w:sz w:val="24"/>
          <w:szCs w:val="24"/>
          <w:shd w:val="clear" w:color="auto" w:fill="FFFFFF"/>
          <w:lang w:val="en-GB"/>
        </w:rPr>
        <w:t xml:space="preserve">would be </w:t>
      </w:r>
      <w:r w:rsidR="008A4133" w:rsidRPr="00A04A57">
        <w:rPr>
          <w:rFonts w:ascii="Times New Roman" w:hAnsi="Times New Roman" w:cs="Times New Roman"/>
          <w:sz w:val="24"/>
          <w:szCs w:val="24"/>
          <w:shd w:val="clear" w:color="auto" w:fill="FFFFFF"/>
          <w:lang w:val="en-GB"/>
        </w:rPr>
        <w:t>that</w:t>
      </w:r>
      <w:r w:rsidR="00C21F39" w:rsidRPr="00A04A57">
        <w:rPr>
          <w:rFonts w:ascii="Times New Roman" w:hAnsi="Times New Roman" w:cs="Times New Roman"/>
          <w:sz w:val="24"/>
          <w:szCs w:val="24"/>
          <w:shd w:val="clear" w:color="auto" w:fill="FFFFFF"/>
          <w:lang w:val="en-GB"/>
        </w:rPr>
        <w:t xml:space="preserve"> the reliance-on-detail effect reported here results from higher level brain areas responsible for object recognition, e.g. the inferior temporal cortex, being more reliant on lower-level representations of high-spatial frequency features.</w:t>
      </w:r>
      <w:r w:rsidR="00BD4A4F" w:rsidRPr="00A04A57">
        <w:rPr>
          <w:rFonts w:ascii="Times New Roman" w:hAnsi="Times New Roman" w:cs="Times New Roman"/>
          <w:sz w:val="24"/>
          <w:szCs w:val="24"/>
          <w:shd w:val="clear" w:color="auto" w:fill="FFFFFF"/>
          <w:lang w:val="en-GB"/>
        </w:rPr>
        <w:t xml:space="preserve"> Differentiating between these two possible underlying neural mechanisms will require </w:t>
      </w:r>
      <w:r w:rsidR="003016DB" w:rsidRPr="00A04A57">
        <w:rPr>
          <w:rFonts w:ascii="Times New Roman" w:hAnsi="Times New Roman" w:cs="Times New Roman"/>
          <w:sz w:val="24"/>
          <w:szCs w:val="24"/>
          <w:shd w:val="clear" w:color="auto" w:fill="FFFFFF"/>
          <w:lang w:val="en-GB"/>
        </w:rPr>
        <w:t>neuroimaging studies</w:t>
      </w:r>
      <w:r w:rsidR="00BD4A4F" w:rsidRPr="00A04A57">
        <w:rPr>
          <w:rFonts w:ascii="Times New Roman" w:hAnsi="Times New Roman" w:cs="Times New Roman"/>
          <w:sz w:val="24"/>
          <w:szCs w:val="24"/>
          <w:shd w:val="clear" w:color="auto" w:fill="FFFFFF"/>
          <w:lang w:val="en-GB"/>
        </w:rPr>
        <w:t xml:space="preserve"> </w:t>
      </w:r>
      <w:r w:rsidR="0086566D" w:rsidRPr="00A04A57">
        <w:rPr>
          <w:rFonts w:ascii="Times New Roman" w:hAnsi="Times New Roman" w:cs="Times New Roman"/>
          <w:sz w:val="24"/>
          <w:szCs w:val="24"/>
          <w:shd w:val="clear" w:color="auto" w:fill="FFFFFF"/>
          <w:lang w:val="en-GB"/>
        </w:rPr>
        <w:t xml:space="preserve">aimed at revealing whether </w:t>
      </w:r>
      <w:r w:rsidR="00BD4A4F" w:rsidRPr="00A04A57">
        <w:rPr>
          <w:rFonts w:ascii="Times New Roman" w:hAnsi="Times New Roman" w:cs="Times New Roman"/>
          <w:sz w:val="24"/>
          <w:szCs w:val="24"/>
          <w:shd w:val="clear" w:color="auto" w:fill="FFFFFF"/>
          <w:lang w:val="en-GB"/>
        </w:rPr>
        <w:t>ASD</w:t>
      </w:r>
      <w:r w:rsidR="003016DB" w:rsidRPr="00A04A57">
        <w:rPr>
          <w:rFonts w:ascii="Times New Roman" w:hAnsi="Times New Roman" w:cs="Times New Roman"/>
          <w:sz w:val="24"/>
          <w:szCs w:val="24"/>
          <w:shd w:val="clear" w:color="auto" w:fill="FFFFFF"/>
          <w:lang w:val="en-GB"/>
        </w:rPr>
        <w:t xml:space="preserve"> enhances the extent to which high-spatial frequency information is encoded in the primary visual cortex and/or if ASD is associated with enhanced transmission of high-spatial frequency visual information to higher level brain areas.  </w:t>
      </w:r>
    </w:p>
    <w:p w14:paraId="52AB0326" w14:textId="5869EEE3" w:rsidR="00197E87" w:rsidRPr="00A04A57" w:rsidRDefault="00E3314E"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In contrast to previous eye-tracking studies</w:t>
      </w:r>
      <w:r w:rsidRPr="00A04A57">
        <w:rPr>
          <w:rFonts w:ascii="Times New Roman" w:hAnsi="Times New Roman" w:cs="Times New Roman"/>
          <w:sz w:val="24"/>
          <w:szCs w:val="24"/>
          <w:lang w:val="en-GB"/>
        </w:rPr>
        <w:fldChar w:fldCharType="begin"/>
      </w:r>
      <w:r w:rsidRPr="00A04A57">
        <w:rPr>
          <w:rFonts w:ascii="Times New Roman" w:hAnsi="Times New Roman" w:cs="Times New Roman"/>
          <w:sz w:val="24"/>
          <w:szCs w:val="24"/>
          <w:lang w:val="en-GB"/>
        </w:rPr>
        <w:instrText xml:space="preserve"> ADDIN ZOTERO_ITEM CSL_CITATION {"citationID":"ORdNdwmf","properties":{"formattedCitation":"\\super 29\\uc0\\u8211{}31\\nosupersub{}","plainCitation":"29–31","noteIndex":0},"citationItems":[{"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Pr="00A04A57">
        <w:rPr>
          <w:rFonts w:ascii="Times New Roman" w:hAnsi="Times New Roman" w:cs="Times New Roman"/>
          <w:sz w:val="24"/>
          <w:szCs w:val="24"/>
          <w:lang w:val="en-GB"/>
        </w:rPr>
        <w:fldChar w:fldCharType="separate"/>
      </w:r>
      <w:r w:rsidRPr="00A04A57">
        <w:rPr>
          <w:rFonts w:ascii="Times New Roman" w:hAnsi="Times New Roman" w:cs="Times New Roman"/>
          <w:sz w:val="24"/>
          <w:szCs w:val="24"/>
          <w:vertAlign w:val="superscript"/>
          <w:lang w:val="en-GB"/>
        </w:rPr>
        <w:t>29–31</w:t>
      </w:r>
      <w:r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we found no evidence for ASD-related </w:t>
      </w:r>
      <w:r w:rsidR="004912C5" w:rsidRPr="00A04A57">
        <w:rPr>
          <w:rFonts w:ascii="Times New Roman" w:hAnsi="Times New Roman" w:cs="Times New Roman"/>
          <w:sz w:val="24"/>
          <w:szCs w:val="24"/>
          <w:lang w:val="en-GB"/>
        </w:rPr>
        <w:t>reduced processing of the eye-region</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nor an</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increased processing of the c</w:t>
      </w:r>
      <w:r w:rsidR="004912C5" w:rsidRPr="00A04A57">
        <w:rPr>
          <w:rFonts w:ascii="Times New Roman" w:hAnsi="Times New Roman" w:cs="Times New Roman"/>
          <w:sz w:val="24"/>
          <w:szCs w:val="24"/>
          <w:lang w:val="en-GB"/>
        </w:rPr>
        <w:t>entral area of images</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DE4AA6" w:rsidRPr="00A04A57">
        <w:rPr>
          <w:rFonts w:ascii="Times New Roman" w:hAnsi="Times New Roman" w:cs="Times New Roman"/>
          <w:sz w:val="24"/>
          <w:szCs w:val="24"/>
          <w:lang w:val="en-GB"/>
        </w:rPr>
        <w:t>O</w:t>
      </w:r>
      <w:r w:rsidR="006140D0" w:rsidRPr="00A04A57">
        <w:rPr>
          <w:rFonts w:ascii="Times New Roman" w:hAnsi="Times New Roman" w:cs="Times New Roman"/>
          <w:sz w:val="24"/>
          <w:szCs w:val="24"/>
          <w:lang w:val="en-GB"/>
        </w:rPr>
        <w:t xml:space="preserve">ne possible explanation for this discrepancy might be the fact that </w:t>
      </w:r>
      <w:r w:rsidR="00197E87" w:rsidRPr="00A04A57">
        <w:rPr>
          <w:rFonts w:ascii="Times New Roman" w:hAnsi="Times New Roman" w:cs="Times New Roman"/>
          <w:sz w:val="24"/>
          <w:szCs w:val="24"/>
          <w:lang w:val="en-GB"/>
        </w:rPr>
        <w:t>we investigated ASD by comparing individuals with above- and below-median AQ scores</w:t>
      </w:r>
      <w:r w:rsidR="006140D0" w:rsidRPr="00A04A57">
        <w:rPr>
          <w:rFonts w:ascii="Times New Roman" w:hAnsi="Times New Roman" w:cs="Times New Roman"/>
          <w:sz w:val="24"/>
          <w:szCs w:val="24"/>
          <w:lang w:val="en-GB"/>
        </w:rPr>
        <w:t xml:space="preserve"> instead of comparing </w:t>
      </w:r>
      <w:r w:rsidR="00197E87" w:rsidRPr="00A04A57">
        <w:rPr>
          <w:rFonts w:ascii="Times New Roman" w:hAnsi="Times New Roman" w:cs="Times New Roman"/>
          <w:sz w:val="24"/>
          <w:szCs w:val="24"/>
          <w:lang w:val="en-GB"/>
        </w:rPr>
        <w:t>clinically diagnosed ASD</w:t>
      </w:r>
      <w:r w:rsidR="006140D0" w:rsidRPr="00A04A57">
        <w:rPr>
          <w:rFonts w:ascii="Times New Roman" w:hAnsi="Times New Roman" w:cs="Times New Roman"/>
          <w:sz w:val="24"/>
          <w:szCs w:val="24"/>
          <w:lang w:val="en-GB"/>
        </w:rPr>
        <w:t xml:space="preserve"> individuals with healthy controls</w:t>
      </w:r>
      <w:r w:rsidR="00197E87" w:rsidRPr="00A04A57">
        <w:rPr>
          <w:rFonts w:ascii="Times New Roman" w:hAnsi="Times New Roman" w:cs="Times New Roman"/>
          <w:sz w:val="24"/>
          <w:szCs w:val="24"/>
          <w:lang w:val="en-GB"/>
        </w:rPr>
        <w:t xml:space="preserve">. Another intriguing possible explanation </w:t>
      </w:r>
      <w:r w:rsidR="00481A3D" w:rsidRPr="00A04A57">
        <w:rPr>
          <w:rFonts w:ascii="Times New Roman" w:hAnsi="Times New Roman" w:cs="Times New Roman"/>
          <w:sz w:val="24"/>
          <w:szCs w:val="24"/>
          <w:lang w:val="en-GB"/>
        </w:rPr>
        <w:t xml:space="preserve">could be </w:t>
      </w:r>
      <w:r w:rsidR="00B04E95" w:rsidRPr="00A04A57">
        <w:rPr>
          <w:rFonts w:ascii="Times New Roman" w:hAnsi="Times New Roman" w:cs="Times New Roman"/>
          <w:sz w:val="24"/>
          <w:szCs w:val="24"/>
          <w:lang w:val="en-GB"/>
        </w:rPr>
        <w:t>that</w:t>
      </w:r>
      <w:r w:rsidR="005C048B" w:rsidRPr="00A04A57">
        <w:rPr>
          <w:rFonts w:ascii="Times New Roman" w:hAnsi="Times New Roman" w:cs="Times New Roman"/>
          <w:sz w:val="24"/>
          <w:szCs w:val="24"/>
          <w:lang w:val="en-GB"/>
        </w:rPr>
        <w:t xml:space="preserve"> ASD </w:t>
      </w:r>
      <w:r w:rsidR="00336A7C" w:rsidRPr="00A04A57">
        <w:rPr>
          <w:rFonts w:ascii="Times New Roman" w:hAnsi="Times New Roman" w:cs="Times New Roman"/>
          <w:sz w:val="24"/>
          <w:szCs w:val="24"/>
          <w:lang w:val="en-GB"/>
        </w:rPr>
        <w:t>leads to</w:t>
      </w:r>
      <w:r w:rsidR="00481A3D" w:rsidRPr="00A04A57">
        <w:rPr>
          <w:rFonts w:ascii="Times New Roman" w:hAnsi="Times New Roman" w:cs="Times New Roman"/>
          <w:sz w:val="24"/>
          <w:szCs w:val="24"/>
          <w:lang w:val="en-GB"/>
        </w:rPr>
        <w:t xml:space="preserve"> </w:t>
      </w:r>
      <w:r w:rsidR="00336A7C" w:rsidRPr="00A04A57">
        <w:rPr>
          <w:rFonts w:ascii="Times New Roman" w:hAnsi="Times New Roman" w:cs="Times New Roman"/>
          <w:sz w:val="24"/>
          <w:szCs w:val="24"/>
          <w:lang w:val="en-GB"/>
        </w:rPr>
        <w:t xml:space="preserve">elevated gaze durations to the image </w:t>
      </w:r>
      <w:r w:rsidR="00F22E23" w:rsidRPr="00F22E23">
        <w:rPr>
          <w:rFonts w:ascii="Times New Roman" w:hAnsi="Times New Roman" w:cs="Times New Roman"/>
          <w:sz w:val="24"/>
          <w:szCs w:val="24"/>
          <w:lang w:val="en-GB"/>
        </w:rPr>
        <w:t>centre</w:t>
      </w:r>
      <w:r w:rsidR="00C5202C" w:rsidRPr="00A04A57">
        <w:rPr>
          <w:rFonts w:ascii="Times New Roman" w:hAnsi="Times New Roman" w:cs="Times New Roman"/>
          <w:sz w:val="24"/>
          <w:szCs w:val="24"/>
          <w:lang w:val="en-GB"/>
        </w:rPr>
        <w:t xml:space="preserve"> and eye-region,</w:t>
      </w:r>
      <w:r w:rsidR="00336A7C" w:rsidRPr="00A04A57">
        <w:rPr>
          <w:rFonts w:ascii="Times New Roman" w:hAnsi="Times New Roman" w:cs="Times New Roman"/>
          <w:sz w:val="24"/>
          <w:szCs w:val="24"/>
          <w:lang w:val="en-GB"/>
        </w:rPr>
        <w:t xml:space="preserve"> but that this does translate into object recognition relying more on the </w:t>
      </w:r>
      <w:r w:rsidR="00C5202C" w:rsidRPr="00A04A57">
        <w:rPr>
          <w:rFonts w:ascii="Times New Roman" w:hAnsi="Times New Roman" w:cs="Times New Roman"/>
          <w:sz w:val="24"/>
          <w:szCs w:val="24"/>
          <w:lang w:val="en-GB"/>
        </w:rPr>
        <w:t>features inside these areas</w:t>
      </w:r>
      <w:r w:rsidR="00336A7C" w:rsidRPr="00A04A57">
        <w:rPr>
          <w:rFonts w:ascii="Times New Roman" w:hAnsi="Times New Roman" w:cs="Times New Roman"/>
          <w:sz w:val="24"/>
          <w:szCs w:val="24"/>
          <w:lang w:val="en-GB"/>
        </w:rPr>
        <w:t>.</w:t>
      </w:r>
      <w:r w:rsidR="00B04E9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To test the latter, </w:t>
      </w:r>
      <w:r w:rsidR="00637B2E" w:rsidRPr="00A04A57">
        <w:rPr>
          <w:rFonts w:ascii="Times New Roman" w:hAnsi="Times New Roman" w:cs="Times New Roman"/>
          <w:sz w:val="24"/>
          <w:szCs w:val="24"/>
          <w:lang w:val="en-GB"/>
        </w:rPr>
        <w:t xml:space="preserve">future studies </w:t>
      </w:r>
      <w:r w:rsidR="008C706A" w:rsidRPr="00A04A57">
        <w:rPr>
          <w:rFonts w:ascii="Times New Roman" w:hAnsi="Times New Roman" w:cs="Times New Roman"/>
          <w:sz w:val="24"/>
          <w:szCs w:val="24"/>
          <w:lang w:val="en-GB"/>
        </w:rPr>
        <w:t xml:space="preserve">will need to </w:t>
      </w:r>
      <w:r w:rsidR="00637B2E" w:rsidRPr="00A04A57">
        <w:rPr>
          <w:rFonts w:ascii="Times New Roman" w:hAnsi="Times New Roman" w:cs="Times New Roman"/>
          <w:sz w:val="24"/>
          <w:szCs w:val="24"/>
          <w:lang w:val="en-GB"/>
        </w:rPr>
        <w:t>c</w:t>
      </w:r>
      <w:r w:rsidR="00481A3D" w:rsidRPr="00A04A57">
        <w:rPr>
          <w:rFonts w:ascii="Times New Roman" w:hAnsi="Times New Roman" w:cs="Times New Roman"/>
          <w:sz w:val="24"/>
          <w:szCs w:val="24"/>
          <w:lang w:val="en-GB"/>
        </w:rPr>
        <w:t>ombin</w:t>
      </w:r>
      <w:r w:rsidR="00637B2E" w:rsidRPr="00A04A57">
        <w:rPr>
          <w:rFonts w:ascii="Times New Roman" w:hAnsi="Times New Roman" w:cs="Times New Roman"/>
          <w:sz w:val="24"/>
          <w:szCs w:val="24"/>
          <w:lang w:val="en-GB"/>
        </w:rPr>
        <w:t>e</w:t>
      </w:r>
      <w:r w:rsidR="00481A3D" w:rsidRPr="00A04A57">
        <w:rPr>
          <w:rFonts w:ascii="Times New Roman" w:hAnsi="Times New Roman" w:cs="Times New Roman"/>
          <w:sz w:val="24"/>
          <w:szCs w:val="24"/>
          <w:lang w:val="en-GB"/>
        </w:rPr>
        <w:t xml:space="preserve"> </w:t>
      </w:r>
      <w:r w:rsidR="00B04E95" w:rsidRPr="00A04A57">
        <w:rPr>
          <w:rFonts w:ascii="Times New Roman" w:hAnsi="Times New Roman" w:cs="Times New Roman"/>
          <w:sz w:val="24"/>
          <w:szCs w:val="24"/>
          <w:lang w:val="en-GB"/>
        </w:rPr>
        <w:t xml:space="preserve">our novel psychophysical paradigm with eye-tracking.  </w:t>
      </w:r>
    </w:p>
    <w:p w14:paraId="709FD9F6" w14:textId="048584EA" w:rsidR="0089285A" w:rsidRPr="00A04A57" w:rsidRDefault="00691EFC"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conclusion, our </w:t>
      </w:r>
      <w:r w:rsidR="00257A44" w:rsidRPr="00A04A57">
        <w:rPr>
          <w:rFonts w:ascii="Times New Roman" w:hAnsi="Times New Roman" w:cs="Times New Roman"/>
          <w:sz w:val="24"/>
          <w:szCs w:val="24"/>
          <w:lang w:val="en-GB"/>
        </w:rPr>
        <w:t xml:space="preserve">results </w:t>
      </w:r>
      <w:r w:rsidR="0044000E" w:rsidRPr="00A04A57">
        <w:rPr>
          <w:rFonts w:ascii="Times New Roman" w:hAnsi="Times New Roman" w:cs="Times New Roman"/>
          <w:sz w:val="24"/>
          <w:szCs w:val="24"/>
          <w:lang w:val="en-GB"/>
        </w:rPr>
        <w:t>show</w:t>
      </w:r>
      <w:r w:rsidR="0075243D" w:rsidRPr="00A04A57">
        <w:rPr>
          <w:rFonts w:ascii="Times New Roman" w:hAnsi="Times New Roman" w:cs="Times New Roman"/>
          <w:sz w:val="24"/>
          <w:szCs w:val="24"/>
          <w:lang w:val="en-GB"/>
        </w:rPr>
        <w:t xml:space="preserve"> </w:t>
      </w:r>
      <w:r w:rsidR="00FD5042" w:rsidRPr="00A04A57">
        <w:rPr>
          <w:rFonts w:ascii="Times New Roman" w:hAnsi="Times New Roman" w:cs="Times New Roman"/>
          <w:sz w:val="24"/>
          <w:szCs w:val="24"/>
          <w:lang w:val="en-GB"/>
        </w:rPr>
        <w:t>that natural image recognition is driven more by</w:t>
      </w:r>
      <w:r w:rsidR="007314B9" w:rsidRPr="00A04A57">
        <w:rPr>
          <w:rFonts w:ascii="Times New Roman" w:hAnsi="Times New Roman" w:cs="Times New Roman"/>
          <w:sz w:val="24"/>
          <w:szCs w:val="24"/>
          <w:lang w:val="en-GB"/>
        </w:rPr>
        <w:t xml:space="preserve"> visual details</w:t>
      </w:r>
      <w:r w:rsidR="00FD5042" w:rsidRPr="00A04A57">
        <w:rPr>
          <w:rFonts w:ascii="Times New Roman" w:hAnsi="Times New Roman" w:cs="Times New Roman"/>
          <w:sz w:val="24"/>
          <w:szCs w:val="24"/>
          <w:lang w:val="en-GB"/>
        </w:rPr>
        <w:t xml:space="preserve"> in </w:t>
      </w:r>
      <w:r w:rsidR="008C706A" w:rsidRPr="00A04A57">
        <w:rPr>
          <w:rFonts w:ascii="Times New Roman" w:hAnsi="Times New Roman" w:cs="Times New Roman"/>
          <w:sz w:val="24"/>
          <w:szCs w:val="24"/>
          <w:lang w:val="en-GB"/>
        </w:rPr>
        <w:t xml:space="preserve">neurotypical </w:t>
      </w:r>
      <w:r w:rsidR="00FD5042" w:rsidRPr="00A04A57">
        <w:rPr>
          <w:rFonts w:ascii="Times New Roman" w:hAnsi="Times New Roman" w:cs="Times New Roman"/>
          <w:sz w:val="24"/>
          <w:szCs w:val="24"/>
          <w:lang w:val="en-GB"/>
        </w:rPr>
        <w:t>individuals with an elevated</w:t>
      </w:r>
      <w:r w:rsidR="004715B9" w:rsidRPr="00A04A57">
        <w:rPr>
          <w:rFonts w:ascii="Times New Roman" w:hAnsi="Times New Roman" w:cs="Times New Roman"/>
          <w:sz w:val="24"/>
          <w:szCs w:val="24"/>
          <w:lang w:val="en-GB"/>
        </w:rPr>
        <w:t xml:space="preserve"> number of </w:t>
      </w:r>
      <w:r w:rsidR="00051692" w:rsidRPr="00A04A57">
        <w:rPr>
          <w:rFonts w:ascii="Times New Roman" w:hAnsi="Times New Roman" w:cs="Times New Roman"/>
          <w:sz w:val="24"/>
          <w:szCs w:val="24"/>
          <w:lang w:val="en-GB"/>
        </w:rPr>
        <w:t>autistic</w:t>
      </w:r>
      <w:r w:rsidR="004715B9" w:rsidRPr="00A04A57">
        <w:rPr>
          <w:rFonts w:ascii="Times New Roman" w:hAnsi="Times New Roman" w:cs="Times New Roman"/>
          <w:sz w:val="24"/>
          <w:szCs w:val="24"/>
          <w:lang w:val="en-GB"/>
        </w:rPr>
        <w:t xml:space="preserve"> traits.</w:t>
      </w:r>
      <w:r w:rsidR="00D0727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Given that the most clinically relevant </w:t>
      </w:r>
      <w:r w:rsidR="00051692" w:rsidRPr="00A04A57">
        <w:rPr>
          <w:rFonts w:ascii="Times New Roman" w:hAnsi="Times New Roman" w:cs="Times New Roman"/>
          <w:sz w:val="24"/>
          <w:szCs w:val="24"/>
          <w:lang w:val="en-GB"/>
        </w:rPr>
        <w:t>autistic</w:t>
      </w:r>
      <w:r w:rsidR="008C706A" w:rsidRPr="00A04A57">
        <w:rPr>
          <w:rFonts w:ascii="Times New Roman" w:hAnsi="Times New Roman" w:cs="Times New Roman"/>
          <w:sz w:val="24"/>
          <w:szCs w:val="24"/>
          <w:lang w:val="en-GB"/>
        </w:rPr>
        <w:t xml:space="preserve"> traits best predict this effect, this finding is suggestive for a </w:t>
      </w:r>
      <w:r w:rsidR="007314B9" w:rsidRPr="00A04A57">
        <w:rPr>
          <w:rFonts w:ascii="Times New Roman" w:hAnsi="Times New Roman" w:cs="Times New Roman"/>
          <w:sz w:val="24"/>
          <w:szCs w:val="24"/>
          <w:lang w:val="en-GB"/>
        </w:rPr>
        <w:t>d</w:t>
      </w:r>
      <w:r w:rsidR="007314B9" w:rsidRPr="00A04A57">
        <w:rPr>
          <w:rFonts w:ascii="Times New Roman" w:hAnsi="Times New Roman" w:cs="Times New Roman"/>
          <w:color w:val="010101"/>
          <w:sz w:val="24"/>
          <w:szCs w:val="24"/>
          <w:shd w:val="clear" w:color="auto" w:fill="FFFFFF"/>
          <w:lang w:val="en-GB"/>
        </w:rPr>
        <w:t>etail-focused</w:t>
      </w:r>
      <w:r w:rsidR="008C706A" w:rsidRPr="00A04A57">
        <w:rPr>
          <w:rFonts w:ascii="Times New Roman" w:hAnsi="Times New Roman" w:cs="Times New Roman"/>
          <w:color w:val="010101"/>
          <w:sz w:val="24"/>
          <w:szCs w:val="24"/>
          <w:shd w:val="clear" w:color="auto" w:fill="FFFFFF"/>
          <w:lang w:val="en-GB"/>
        </w:rPr>
        <w:t xml:space="preserve"> information </w:t>
      </w:r>
      <w:r w:rsidR="007314B9" w:rsidRPr="00A04A57">
        <w:rPr>
          <w:rFonts w:ascii="Times New Roman" w:hAnsi="Times New Roman" w:cs="Times New Roman"/>
          <w:color w:val="010101"/>
          <w:sz w:val="24"/>
          <w:szCs w:val="24"/>
          <w:shd w:val="clear" w:color="auto" w:fill="FFFFFF"/>
          <w:lang w:val="en-GB"/>
        </w:rPr>
        <w:t xml:space="preserve">processing bias </w:t>
      </w:r>
      <w:r w:rsidR="008C706A" w:rsidRPr="00A04A57">
        <w:rPr>
          <w:rFonts w:ascii="Times New Roman" w:hAnsi="Times New Roman" w:cs="Times New Roman"/>
          <w:color w:val="010101"/>
          <w:sz w:val="24"/>
          <w:szCs w:val="24"/>
          <w:shd w:val="clear" w:color="auto" w:fill="FFFFFF"/>
          <w:lang w:val="en-GB"/>
        </w:rPr>
        <w:t xml:space="preserve">being </w:t>
      </w:r>
      <w:r w:rsidR="007314B9" w:rsidRPr="00A04A57">
        <w:rPr>
          <w:rFonts w:ascii="Times New Roman" w:hAnsi="Times New Roman" w:cs="Times New Roman"/>
          <w:color w:val="010101"/>
          <w:sz w:val="24"/>
          <w:szCs w:val="24"/>
          <w:shd w:val="clear" w:color="auto" w:fill="FFFFFF"/>
          <w:lang w:val="en-GB"/>
        </w:rPr>
        <w:t>a ubiquitous property of vision in ASD individuals.</w:t>
      </w:r>
      <w:r w:rsidR="00661C29" w:rsidRPr="00A04A57">
        <w:rPr>
          <w:rFonts w:ascii="Times New Roman" w:hAnsi="Times New Roman" w:cs="Times New Roman"/>
          <w:color w:val="010101"/>
          <w:sz w:val="24"/>
          <w:szCs w:val="24"/>
          <w:shd w:val="clear" w:color="auto" w:fill="FFFFFF"/>
          <w:lang w:val="en-GB"/>
        </w:rPr>
        <w:t xml:space="preserve"> </w:t>
      </w:r>
      <w:r w:rsidR="008C706A" w:rsidRPr="00A04A57">
        <w:rPr>
          <w:rFonts w:ascii="Times New Roman" w:hAnsi="Times New Roman" w:cs="Times New Roman"/>
          <w:color w:val="010101"/>
          <w:sz w:val="24"/>
          <w:szCs w:val="24"/>
          <w:shd w:val="clear" w:color="auto" w:fill="FFFFFF"/>
          <w:lang w:val="en-GB"/>
        </w:rPr>
        <w:t xml:space="preserve">In addition, this </w:t>
      </w:r>
      <w:r w:rsidR="00661C29" w:rsidRPr="00A04A57">
        <w:rPr>
          <w:rFonts w:ascii="Times New Roman" w:hAnsi="Times New Roman" w:cs="Times New Roman"/>
          <w:sz w:val="24"/>
          <w:szCs w:val="24"/>
          <w:lang w:val="en-GB"/>
        </w:rPr>
        <w:t>detail-focused processing bias</w:t>
      </w:r>
      <w:r w:rsidR="0044000E" w:rsidRPr="00A04A57">
        <w:rPr>
          <w:rFonts w:ascii="Times New Roman" w:hAnsi="Times New Roman" w:cs="Times New Roman"/>
          <w:sz w:val="24"/>
          <w:szCs w:val="24"/>
          <w:lang w:val="en-GB"/>
        </w:rPr>
        <w:t xml:space="preserve"> was found to</w:t>
      </w:r>
      <w:r w:rsidR="00661C29" w:rsidRPr="00A04A57">
        <w:rPr>
          <w:rFonts w:ascii="Times New Roman" w:hAnsi="Times New Roman" w:cs="Times New Roman"/>
          <w:sz w:val="24"/>
          <w:szCs w:val="24"/>
          <w:lang w:val="en-GB"/>
        </w:rPr>
        <w:t xml:space="preserve"> predict increased self-reported social difficulties. Therefore, we propose that the original proposal of WCC</w:t>
      </w:r>
      <w:r w:rsidR="00661C29"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{"citationID":"W8zbvFzJ","properties":{"formattedCitation":"\\super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661C29"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661C29" w:rsidRPr="00A04A57">
        <w:rPr>
          <w:rFonts w:ascii="Times New Roman" w:hAnsi="Times New Roman" w:cs="Times New Roman"/>
          <w:sz w:val="24"/>
          <w:szCs w:val="24"/>
          <w:lang w:val="en-GB"/>
        </w:rPr>
        <w:fldChar w:fldCharType="end"/>
      </w:r>
      <w:r w:rsidR="00661C29" w:rsidRPr="00A04A57">
        <w:rPr>
          <w:rFonts w:ascii="Times New Roman" w:hAnsi="Times New Roman" w:cs="Times New Roman"/>
          <w:sz w:val="24"/>
          <w:szCs w:val="24"/>
          <w:lang w:val="en-GB"/>
        </w:rPr>
        <w:t xml:space="preserve"> that enhanced local information processing underlies </w:t>
      </w:r>
      <w:r w:rsidR="0060480E" w:rsidRPr="00A04A57">
        <w:rPr>
          <w:rFonts w:ascii="Times New Roman" w:hAnsi="Times New Roman" w:cs="Times New Roman"/>
          <w:sz w:val="24"/>
          <w:szCs w:val="24"/>
          <w:lang w:val="en-GB"/>
        </w:rPr>
        <w:t xml:space="preserve">the </w:t>
      </w:r>
      <w:r w:rsidR="00661C29" w:rsidRPr="00A04A57">
        <w:rPr>
          <w:rFonts w:ascii="Times New Roman" w:hAnsi="Times New Roman" w:cs="Times New Roman"/>
          <w:sz w:val="24"/>
          <w:szCs w:val="24"/>
          <w:lang w:val="en-GB"/>
        </w:rPr>
        <w:t>social deficits associated with ASD might be worth revisiting.</w:t>
      </w:r>
      <w:bookmarkEnd w:id="39"/>
    </w:p>
    <w:p w14:paraId="20BF4242" w14:textId="4EFE2AB6" w:rsidR="00CE6B74" w:rsidRPr="00A04A57" w:rsidRDefault="00CE6B74" w:rsidP="00A04A57">
      <w:pPr>
        <w:rPr>
          <w:rFonts w:ascii="Times New Roman" w:hAnsi="Times New Roman" w:cs="Times New Roman"/>
          <w:b/>
          <w:sz w:val="24"/>
          <w:szCs w:val="24"/>
          <w:lang w:val="en-GB"/>
        </w:rPr>
      </w:pPr>
      <w:r w:rsidRPr="00A04A57">
        <w:rPr>
          <w:rFonts w:ascii="Times New Roman" w:hAnsi="Times New Roman" w:cs="Times New Roman"/>
          <w:b/>
          <w:sz w:val="24"/>
          <w:szCs w:val="24"/>
          <w:lang w:val="en-GB"/>
        </w:rPr>
        <w:t>Methods</w:t>
      </w:r>
    </w:p>
    <w:p w14:paraId="24BE139B" w14:textId="3BC378C8"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b/>
          <w:sz w:val="24"/>
          <w:szCs w:val="24"/>
          <w:lang w:val="en-GB"/>
        </w:rPr>
        <w:t>Participants</w:t>
      </w:r>
      <w:r w:rsidRPr="00A04A57">
        <w:rPr>
          <w:rFonts w:ascii="Times New Roman" w:hAnsi="Times New Roman" w:cs="Times New Roman"/>
          <w:sz w:val="24"/>
          <w:szCs w:val="24"/>
          <w:lang w:val="en-GB"/>
        </w:rPr>
        <w:t xml:space="preserve"> </w:t>
      </w:r>
    </w:p>
    <w:p w14:paraId="2A044CA8" w14:textId="2543F693" w:rsidR="007D1B2E"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52 healthy student volunteers (11 male, 41 </w:t>
      </w:r>
      <w:proofErr w:type="gramStart"/>
      <w:r w:rsidRPr="00A04A57">
        <w:rPr>
          <w:rFonts w:ascii="Times New Roman" w:hAnsi="Times New Roman" w:cs="Times New Roman"/>
          <w:sz w:val="24"/>
          <w:szCs w:val="24"/>
          <w:lang w:val="en-GB"/>
        </w:rPr>
        <w:t>female</w:t>
      </w:r>
      <w:proofErr w:type="gramEnd"/>
      <w:r w:rsidRPr="00A04A57">
        <w:rPr>
          <w:rFonts w:ascii="Times New Roman" w:hAnsi="Times New Roman" w:cs="Times New Roman"/>
          <w:sz w:val="24"/>
          <w:szCs w:val="24"/>
          <w:lang w:val="en-GB"/>
        </w:rPr>
        <w:t xml:space="preserve">: average age = 19.4, SD = 1.05) with normal or corrected-to-normal vision took part in this experiment. All participants gave their informed consent after being introduced to the experimental procedure in accordance with the Declaration </w:t>
      </w:r>
      <w:r w:rsidRPr="00A04A57">
        <w:rPr>
          <w:rFonts w:ascii="Times New Roman" w:hAnsi="Times New Roman" w:cs="Times New Roman"/>
          <w:sz w:val="24"/>
          <w:szCs w:val="24"/>
          <w:lang w:val="en-GB"/>
        </w:rPr>
        <w:lastRenderedPageBreak/>
        <w:t xml:space="preserve">of Helsinki. The experimental procedure was approved by the ethics committee of the University of Birmingham (ethics reference ERN_15-1374P). </w:t>
      </w:r>
      <w:r w:rsidR="00B64385" w:rsidRPr="00A04A57">
        <w:rPr>
          <w:rFonts w:ascii="Times New Roman" w:hAnsi="Times New Roman" w:cs="Times New Roman"/>
          <w:sz w:val="24"/>
          <w:szCs w:val="24"/>
          <w:lang w:val="en-GB"/>
        </w:rPr>
        <w:t xml:space="preserve">Participants all filled out the </w:t>
      </w:r>
      <w:bookmarkStart w:id="48" w:name="_Hlk39997437"/>
      <w:r w:rsidR="00B64385" w:rsidRPr="00A04A57">
        <w:rPr>
          <w:rFonts w:ascii="Times New Roman" w:hAnsi="Times New Roman" w:cs="Times New Roman"/>
          <w:color w:val="010101"/>
          <w:sz w:val="24"/>
          <w:szCs w:val="24"/>
          <w:shd w:val="clear" w:color="auto" w:fill="FFFFFF"/>
          <w:lang w:val="en-GB"/>
        </w:rPr>
        <w:t>50-item Autism Spectrum Quotient (AQ) questionnaire for adults</w:t>
      </w:r>
      <w:r w:rsidR="00B64385"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{"citationID":"otPLBFIO","properties":{"formattedCitation":"\\super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B64385" w:rsidRPr="00A04A57">
        <w:rPr>
          <w:rFonts w:ascii="Times New Roman" w:hAnsi="Times New Roman" w:cs="Times New Roman"/>
          <w:color w:val="010101"/>
          <w:sz w:val="24"/>
          <w:szCs w:val="24"/>
          <w:shd w:val="clear" w:color="auto" w:fill="FFFFFF"/>
          <w:lang w:val="en-GB"/>
        </w:rPr>
        <w:fldChar w:fldCharType="separate"/>
      </w:r>
      <w:r w:rsidR="00B64385" w:rsidRPr="00A04A57">
        <w:rPr>
          <w:rFonts w:ascii="Times New Roman" w:hAnsi="Times New Roman" w:cs="Times New Roman"/>
          <w:sz w:val="24"/>
          <w:szCs w:val="24"/>
          <w:vertAlign w:val="superscript"/>
          <w:lang w:val="en-GB"/>
        </w:rPr>
        <w:t>24</w:t>
      </w:r>
      <w:r w:rsidR="00B64385" w:rsidRPr="00A04A57">
        <w:rPr>
          <w:rFonts w:ascii="Times New Roman" w:hAnsi="Times New Roman" w:cs="Times New Roman"/>
          <w:color w:val="010101"/>
          <w:sz w:val="24"/>
          <w:szCs w:val="24"/>
          <w:shd w:val="clear" w:color="auto" w:fill="FFFFFF"/>
          <w:lang w:val="en-GB"/>
        </w:rPr>
        <w:fldChar w:fldCharType="end"/>
      </w:r>
      <w:r w:rsidR="00B64385" w:rsidRPr="00A04A57">
        <w:rPr>
          <w:rFonts w:ascii="Times New Roman" w:hAnsi="Times New Roman" w:cs="Times New Roman"/>
          <w:color w:val="010101"/>
          <w:sz w:val="24"/>
          <w:szCs w:val="24"/>
          <w:shd w:val="clear" w:color="auto" w:fill="FFFFFF"/>
          <w:lang w:val="en-GB"/>
        </w:rPr>
        <w:t xml:space="preserve"> </w:t>
      </w:r>
      <w:bookmarkEnd w:id="48"/>
      <w:r w:rsidR="00B64385" w:rsidRPr="00A04A57">
        <w:rPr>
          <w:rFonts w:ascii="Times New Roman" w:hAnsi="Times New Roman" w:cs="Times New Roman"/>
          <w:color w:val="010101"/>
          <w:sz w:val="24"/>
          <w:szCs w:val="24"/>
          <w:shd w:val="clear" w:color="auto" w:fill="FFFFFF"/>
          <w:lang w:val="en-GB"/>
        </w:rPr>
        <w:t>and were assigned to the high- and low AQ groups depending on whether their AQ scores exceeded the median AQ score for all participants (</w:t>
      </w:r>
      <w:r w:rsidR="00B64385" w:rsidRPr="00A04A57">
        <w:rPr>
          <w:rFonts w:ascii="Times New Roman" w:hAnsi="Times New Roman" w:cs="Times New Roman"/>
          <w:sz w:val="24"/>
          <w:szCs w:val="24"/>
          <w:lang w:val="en-GB"/>
        </w:rPr>
        <w:t>AQ &gt; 14).</w:t>
      </w:r>
    </w:p>
    <w:p w14:paraId="28C93C40" w14:textId="6B47513C"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Stimuli </w:t>
      </w:r>
    </w:p>
    <w:p w14:paraId="4B193106" w14:textId="3B573B45"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Portrait images of five cats and five dogs were converted to 250x250 grey-scale images. We then used a custom-made algorithm, implemented in Matlab 2016a, to reduce images to 1000 Gabor wavelets. The aim of this algorithm was to find a set of wavelets </w:t>
      </w:r>
      <w:r w:rsidR="004E0EE3" w:rsidRPr="00A04A57">
        <w:rPr>
          <w:rFonts w:ascii="Times New Roman" w:hAnsi="Times New Roman" w:cs="Times New Roman"/>
          <w:sz w:val="24"/>
          <w:szCs w:val="24"/>
          <w:lang w:val="en-GB"/>
        </w:rPr>
        <w:t xml:space="preserve">that </w:t>
      </w:r>
      <w:r w:rsidRPr="00A04A57">
        <w:rPr>
          <w:rFonts w:ascii="Times New Roman" w:hAnsi="Times New Roman" w:cs="Times New Roman"/>
          <w:sz w:val="24"/>
          <w:szCs w:val="24"/>
          <w:lang w:val="en-GB"/>
        </w:rPr>
        <w:t>is able to describe most of the coarse and fine image details (see Figure 1a for a visualization of the features selected for one of the images). Wavelets considered had 29 (</w:t>
      </w:r>
      <w:r w:rsidRPr="00A04A57">
        <w:rPr>
          <w:rFonts w:ascii="Times New Roman" w:hAnsi="Times New Roman" w:cs="Times New Roman"/>
          <w:i/>
          <w:sz w:val="24"/>
          <w:szCs w:val="24"/>
          <w:lang w:val="en-GB"/>
        </w:rPr>
        <w:t>n</w:t>
      </w:r>
      <w:r w:rsidRPr="00A04A57">
        <w:rPr>
          <w:rFonts w:ascii="Times New Roman" w:hAnsi="Times New Roman" w:cs="Times New Roman"/>
          <w:sz w:val="24"/>
          <w:szCs w:val="24"/>
          <w:lang w:val="en-GB"/>
        </w:rPr>
        <w:t xml:space="preserve"> = [1, 2, …, 29]) exponentially increasing spatial frequencies (</w:t>
      </w:r>
      <w:r w:rsidRPr="00A04A57">
        <w:rPr>
          <w:rFonts w:ascii="Times New Roman" w:hAnsi="Times New Roman" w:cs="Times New Roman"/>
          <w:i/>
          <w:sz w:val="24"/>
          <w:szCs w:val="24"/>
          <w:lang w:val="en-GB"/>
        </w:rPr>
        <w:t>sf</w:t>
      </w:r>
      <w:r w:rsidRPr="00A04A57">
        <w:rPr>
          <w:rFonts w:ascii="Times New Roman" w:hAnsi="Times New Roman" w:cs="Times New Roman"/>
          <w:sz w:val="24"/>
          <w:szCs w:val="24"/>
          <w:lang w:val="en-GB"/>
        </w:rPr>
        <w:t>) between 0.24 and 2.07 cycles/visual degree angle:</w:t>
      </w:r>
    </w:p>
    <w:p w14:paraId="207AA1DA"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m:t>sf=</m:t>
          </m:r>
          <m:f>
            <m:fPr>
              <m:ctrlPr>
                <w:rPr>
                  <w:rFonts w:ascii="Cambria Math" w:hAnsi="Cambria Math" w:cs="Times New Roman"/>
                  <w:i/>
                  <w:sz w:val="24"/>
                  <w:szCs w:val="24"/>
                  <w:lang w:val="en-GB"/>
                </w:rPr>
              </m:ctrlPr>
            </m:fPr>
            <m:num>
              <m:r>
                <w:rPr>
                  <w:rFonts w:ascii="Cambria Math" w:hAnsi="Cambria Math" w:cs="Times New Roman"/>
                  <w:sz w:val="24"/>
                  <w:szCs w:val="24"/>
                  <w:lang w:val="en-GB"/>
                </w:rPr>
                <m:t>10</m:t>
              </m:r>
            </m:num>
            <m:den>
              <m:r>
                <w:rPr>
                  <w:rFonts w:ascii="Cambria Math" w:hAnsi="Cambria Math" w:cs="Times New Roman"/>
                  <w:sz w:val="24"/>
                  <w:szCs w:val="24"/>
                  <w:lang w:val="en-GB"/>
                </w:rPr>
                <m:t>45</m:t>
              </m:r>
            </m:den>
          </m:f>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1.08</m:t>
              </m:r>
            </m:e>
            <m:sup>
              <m:r>
                <w:rPr>
                  <w:rFonts w:ascii="Cambria Math" w:hAnsi="Cambria Math" w:cs="Times New Roman"/>
                  <w:sz w:val="24"/>
                  <w:szCs w:val="24"/>
                  <w:lang w:val="en-GB"/>
                </w:rPr>
                <m:t>n</m:t>
              </m:r>
            </m:sup>
          </m:sSup>
        </m:oMath>
      </m:oMathPara>
    </w:p>
    <w:p w14:paraId="605BF467" w14:textId="67B40E59"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Wavelets were considered with 18 equidistant orientations between 0° and 180° (0° to 170° in steps of 10°). Features were selected iteratively from the lowest to the highest spatial frequency. During the first iteration, wavelets were selected based on the original grey-scale image. For consecutive iterations, the input image was a residual image resulting from least-square regression of the input to the previous iteration while using previously selected wavelets as regressors. During each iteration, eighteen Gabor wavelet filters (one per orientation) were applied to the input image. The output of this analysis enabled us to find the optimally-fitting orientation and phase for Gabor wavelets </w:t>
      </w:r>
      <w:r w:rsidR="00F22E23" w:rsidRPr="00F22E23">
        <w:rPr>
          <w:rFonts w:ascii="Times New Roman" w:hAnsi="Times New Roman" w:cs="Times New Roman"/>
          <w:sz w:val="24"/>
          <w:szCs w:val="24"/>
          <w:lang w:val="en-GB"/>
        </w:rPr>
        <w:t>cantered</w:t>
      </w:r>
      <w:r w:rsidRPr="00A04A57">
        <w:rPr>
          <w:rFonts w:ascii="Times New Roman" w:hAnsi="Times New Roman" w:cs="Times New Roman"/>
          <w:sz w:val="24"/>
          <w:szCs w:val="24"/>
          <w:lang w:val="en-GB"/>
        </w:rPr>
        <w:t xml:space="preserve"> on each pixel of the input image for the current iterations’ spatial frequency. From these 250^2 wavelets, we considered only 25% with the highest amplitude. From these wavelets, we then randomly selected a number of wavelets (</w:t>
      </w:r>
      <w:proofErr w:type="spellStart"/>
      <w:r w:rsidRPr="00A04A57">
        <w:rPr>
          <w:rFonts w:ascii="Times New Roman" w:hAnsi="Times New Roman" w:cs="Times New Roman"/>
          <w:i/>
          <w:sz w:val="24"/>
          <w:szCs w:val="24"/>
          <w:lang w:val="en-GB"/>
        </w:rPr>
        <w:t>nw</w:t>
      </w:r>
      <w:proofErr w:type="spellEnd"/>
      <w:r w:rsidRPr="00A04A57">
        <w:rPr>
          <w:rFonts w:ascii="Times New Roman" w:hAnsi="Times New Roman" w:cs="Times New Roman"/>
          <w:sz w:val="24"/>
          <w:szCs w:val="24"/>
          <w:lang w:val="en-GB"/>
        </w:rPr>
        <w:t xml:space="preserve">) increasing as a function of spatial frequency:   </w:t>
      </w:r>
    </w:p>
    <w:p w14:paraId="42BBFD11"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p>
    <w:p w14:paraId="40E8535C"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     </w:t>
      </w:r>
      <m:oMath>
        <m:r>
          <w:rPr>
            <w:rFonts w:ascii="Cambria Math" w:hAnsi="Cambria Math" w:cs="Times New Roman"/>
            <w:sz w:val="24"/>
            <w:szCs w:val="24"/>
            <w:lang w:val="en-GB"/>
          </w:rPr>
          <m:t>nw=</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272 × sf</m:t>
            </m:r>
          </m:e>
          <m:sup>
            <m:r>
              <w:rPr>
                <w:rFonts w:ascii="Cambria Math" w:hAnsi="Cambria Math" w:cs="Times New Roman"/>
                <w:sz w:val="24"/>
                <w:szCs w:val="24"/>
                <w:lang w:val="en-GB"/>
              </w:rPr>
              <m:t>1.8</m:t>
            </m:r>
          </m:sup>
        </m:sSup>
      </m:oMath>
    </w:p>
    <w:p w14:paraId="2BD2D6A0"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p>
    <w:p w14:paraId="528088AC" w14:textId="4831681E" w:rsidR="00CE6B74" w:rsidRPr="00A04A57" w:rsidRDefault="00EB2A0A" w:rsidP="001521BA">
      <w:pPr>
        <w:autoSpaceDE w:val="0"/>
        <w:autoSpaceDN w:val="0"/>
        <w:adjustRightInd w:val="0"/>
        <w:spacing w:line="360" w:lineRule="auto"/>
        <w:jc w:val="both"/>
        <w:rPr>
          <w:rFonts w:ascii="Times New Roman" w:hAnsi="Times New Roman" w:cs="Times New Roman"/>
          <w:sz w:val="24"/>
          <w:szCs w:val="24"/>
          <w:lang w:val="en-GB"/>
        </w:rPr>
      </w:pPr>
      <w:bookmarkStart w:id="49" w:name="_Hlk40444336"/>
      <w:bookmarkStart w:id="50" w:name="_Hlk40017109"/>
      <w:r w:rsidRPr="00A04A57">
        <w:rPr>
          <w:rFonts w:ascii="Times New Roman" w:hAnsi="Times New Roman" w:cs="Times New Roman"/>
          <w:sz w:val="24"/>
          <w:szCs w:val="24"/>
          <w:lang w:val="en-GB"/>
        </w:rPr>
        <w:t>The exact parameters of this formula were determined exploratively based on how well the sum of all selected wavelets captured all coarse and fine visual details of the original images (based on visual inspection).</w:t>
      </w:r>
      <w:bookmarkEnd w:id="49"/>
      <w:r w:rsidRPr="00A04A57">
        <w:rPr>
          <w:rFonts w:ascii="Times New Roman" w:hAnsi="Times New Roman" w:cs="Times New Roman"/>
          <w:sz w:val="24"/>
          <w:szCs w:val="24"/>
          <w:lang w:val="en-GB"/>
        </w:rPr>
        <w:t xml:space="preserve"> </w:t>
      </w:r>
      <w:bookmarkEnd w:id="50"/>
      <w:r w:rsidR="00CE6B74" w:rsidRPr="00A04A57">
        <w:rPr>
          <w:rFonts w:ascii="Times New Roman" w:hAnsi="Times New Roman" w:cs="Times New Roman"/>
          <w:sz w:val="24"/>
          <w:szCs w:val="24"/>
          <w:lang w:val="en-GB"/>
        </w:rPr>
        <w:t xml:space="preserve">This resulted in 21 features being selected for 0.24 cycles/visual degree </w:t>
      </w:r>
      <w:r w:rsidR="00CE6B74" w:rsidRPr="00A04A57">
        <w:rPr>
          <w:rFonts w:ascii="Times New Roman" w:hAnsi="Times New Roman" w:cs="Times New Roman"/>
          <w:sz w:val="24"/>
          <w:szCs w:val="24"/>
          <w:lang w:val="en-GB"/>
        </w:rPr>
        <w:lastRenderedPageBreak/>
        <w:t xml:space="preserve">angle wavelets and 1008 features for 2.07 cycles/visual degree angle wavelets. During each iteration, we computed the covariance of each feature with the input image and discarded wavelets with covariances smaller than a fifth of the maximum observed covariance value. Finally, we selected 1000 wavelets from all spatial frequencies (from all iterations) having the highest covariance with the original grey-scale image. Amplitudes where set to an equal value for all wavelets. Partial reconstructions of the images were created by randomly selecting 90 wavelets from the set of 1000 and summating them (see Figure 1a). The pixel intensity range of the resulting images was kept constant, covering the full 0-255 range. </w:t>
      </w:r>
    </w:p>
    <w:p w14:paraId="28081271"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Experimental procedure</w:t>
      </w:r>
    </w:p>
    <w:p w14:paraId="58B8385D" w14:textId="2AEDA19E"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Participants viewed partial reconstructions on an LCD from 70cm distance (visual degree angle (°), horizontal and vertical dimensions of the screen: 51.6° x 30.4°). Each trial started with a grey screen and a </w:t>
      </w:r>
      <w:proofErr w:type="gramStart"/>
      <w:r w:rsidRPr="00A04A57">
        <w:rPr>
          <w:rFonts w:ascii="Times New Roman" w:hAnsi="Times New Roman" w:cs="Times New Roman"/>
          <w:sz w:val="24"/>
          <w:szCs w:val="24"/>
          <w:lang w:val="en-GB"/>
        </w:rPr>
        <w:t>central fixation cross which participants</w:t>
      </w:r>
      <w:proofErr w:type="gramEnd"/>
      <w:r w:rsidRPr="00A04A57">
        <w:rPr>
          <w:rFonts w:ascii="Times New Roman" w:hAnsi="Times New Roman" w:cs="Times New Roman"/>
          <w:sz w:val="24"/>
          <w:szCs w:val="24"/>
          <w:lang w:val="en-GB"/>
        </w:rPr>
        <w:t xml:space="preserve"> were instructed to fixate, which we presented for a duration between 250 ms and 400 ms. Afterwards, a partial reconstruction was presented on a central area of the screen </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covering 22.5° x 22.5°</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and remained on the screen until a button press was made. Participants used their right hand to press one of the three available buttons with which they indicated having recognized a cat, a dog or that they weren’t sure about the type of animal they were shown. The next trial started as soon as a button was pressed. Due to the self-paced nature of the paradigm, participants completed a variable number of sessions</w:t>
      </w:r>
      <w:r w:rsidR="00E3314E" w:rsidRPr="00A04A57">
        <w:rPr>
          <w:rFonts w:ascii="Times New Roman" w:hAnsi="Times New Roman" w:cs="Times New Roman"/>
          <w:sz w:val="24"/>
          <w:szCs w:val="24"/>
          <w:lang w:val="en-GB"/>
        </w:rPr>
        <w:t xml:space="preserve"> (6, 5, 4, 3 and 2 sessions were completed by 2, 14, 25, 10 and 1 participants resp.), which each </w:t>
      </w:r>
      <w:r w:rsidRPr="00A04A57">
        <w:rPr>
          <w:rFonts w:ascii="Times New Roman" w:hAnsi="Times New Roman" w:cs="Times New Roman"/>
          <w:sz w:val="24"/>
          <w:szCs w:val="24"/>
          <w:lang w:val="en-GB"/>
        </w:rPr>
        <w:t>consist</w:t>
      </w:r>
      <w:r w:rsidR="00E3314E" w:rsidRPr="00A04A57">
        <w:rPr>
          <w:rFonts w:ascii="Times New Roman" w:hAnsi="Times New Roman" w:cs="Times New Roman"/>
          <w:sz w:val="24"/>
          <w:szCs w:val="24"/>
          <w:lang w:val="en-GB"/>
        </w:rPr>
        <w:t xml:space="preserve">ed </w:t>
      </w:r>
      <w:r w:rsidR="00AD17A0" w:rsidRPr="00A04A57">
        <w:rPr>
          <w:rFonts w:ascii="Times New Roman" w:hAnsi="Times New Roman" w:cs="Times New Roman"/>
          <w:sz w:val="24"/>
          <w:szCs w:val="24"/>
          <w:lang w:val="en-GB"/>
        </w:rPr>
        <w:t>of 50</w:t>
      </w:r>
      <w:r w:rsidRPr="00A04A57">
        <w:rPr>
          <w:rFonts w:ascii="Times New Roman" w:hAnsi="Times New Roman" w:cs="Times New Roman"/>
          <w:sz w:val="24"/>
          <w:szCs w:val="24"/>
          <w:lang w:val="en-GB"/>
        </w:rPr>
        <w:t xml:space="preserve"> trials per image</w:t>
      </w:r>
      <w:r w:rsidR="00E3314E"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 Stimuli were presented and </w:t>
      </w:r>
      <w:r w:rsidR="00F22E23" w:rsidRPr="00F22E23">
        <w:rPr>
          <w:rFonts w:ascii="Times New Roman" w:hAnsi="Times New Roman" w:cs="Times New Roman"/>
          <w:sz w:val="24"/>
          <w:szCs w:val="24"/>
          <w:lang w:val="en-GB"/>
        </w:rPr>
        <w:t>behavioural</w:t>
      </w:r>
      <w:r w:rsidRPr="00A04A57">
        <w:rPr>
          <w:rFonts w:ascii="Times New Roman" w:hAnsi="Times New Roman" w:cs="Times New Roman"/>
          <w:sz w:val="24"/>
          <w:szCs w:val="24"/>
          <w:lang w:val="en-GB"/>
        </w:rPr>
        <w:t xml:space="preserve"> data was recorded using Matlab 2016a and the PsychToolbox</w:t>
      </w:r>
      <w:r w:rsidR="004F1238" w:rsidRPr="00A04A57">
        <w:rPr>
          <w:rFonts w:ascii="Times New Roman" w:hAnsi="Times New Roman" w:cs="Times New Roman"/>
          <w:sz w:val="24"/>
          <w:szCs w:val="24"/>
          <w:lang w:val="en-GB"/>
        </w:rPr>
        <w:fldChar w:fldCharType="begin"/>
      </w:r>
      <w:r w:rsidR="004F1238" w:rsidRPr="00A04A57">
        <w:rPr>
          <w:rFonts w:ascii="Times New Roman" w:hAnsi="Times New Roman" w:cs="Times New Roman"/>
          <w:sz w:val="24"/>
          <w:szCs w:val="24"/>
          <w:lang w:val="en-GB"/>
        </w:rPr>
        <w:instrText xml:space="preserve"> ADDIN ZOTERO_ITEM CSL_CITATION {"citationID":"v9TWdjE3","properties":{"formattedCitation":"\\super 45\\nosupersub{}","plainCitation":"45","noteIndex":0},"citationItems":[{"id":5071,"uris":["http://zotero.org/users/3718395/items/WCD7AWIH"],"uri":["http://zotero.org/users/3718395/items/WCD7AWIH"],"itemData":{"id":5071,"type":"article-journal","container-title":"Spatial vision","issue":"4","note":"publisher: Brill","page":"433–436","source":"Google Scholar","title":"The psychophysics toolbox","volume":"10","author":[{"family":"Brainard","given":"David H."}],"issued":{"date-parts":[["1997"]]}}}],"schema":"https://github.com/citation-style-language/schema/raw/master/csl-citation.json"} </w:instrText>
      </w:r>
      <w:r w:rsidR="004F1238" w:rsidRPr="00A04A57">
        <w:rPr>
          <w:rFonts w:ascii="Times New Roman" w:hAnsi="Times New Roman" w:cs="Times New Roman"/>
          <w:sz w:val="24"/>
          <w:szCs w:val="24"/>
          <w:lang w:val="en-GB"/>
        </w:rPr>
        <w:fldChar w:fldCharType="separate"/>
      </w:r>
      <w:r w:rsidR="004F1238" w:rsidRPr="00A04A57">
        <w:rPr>
          <w:rFonts w:ascii="Times New Roman" w:hAnsi="Times New Roman" w:cs="Times New Roman"/>
          <w:sz w:val="24"/>
          <w:szCs w:val="24"/>
          <w:vertAlign w:val="superscript"/>
          <w:lang w:val="en-GB"/>
        </w:rPr>
        <w:t>45</w:t>
      </w:r>
      <w:r w:rsidR="004F123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(version 3).   </w:t>
      </w:r>
    </w:p>
    <w:p w14:paraId="04EE1247"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Data analysis </w:t>
      </w:r>
    </w:p>
    <w:p w14:paraId="3C3FE637"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First, we assessed for each trial whether the image depicted was recognized. Then, we computed the average recognition performance for each participant and image feature by computing the average performance for trials containing the respective feature. This provided us with a three-dimensional matrix of recognition performances with the dimension number of participants (52), number of images (10) and number of features (1000). Next, we obtained our feature diagnosticity index (FDi) values by z-transforming the performance values within each participant and image. This final step is important because it precludes FDi values being higher for features of images that are easier to recognize. Furthermore, it ensures that participants’ relative contributions to the following analyses do not depend on their average recognition performance nor the variability of their responses. </w:t>
      </w:r>
    </w:p>
    <w:p w14:paraId="7A6F9D33"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lastRenderedPageBreak/>
        <w:t xml:space="preserve">To evaluate the replicability of the observed FDi values, we randomly split the data into two halves (two times 26 participants) 100 times and computed the Pearson correlation between the average FDi values across splits. Replicability was then measured as the average Pearson correlation value across these 100 splits. The probability of observing this value by chance was determined by computing a null-distribution by re-computing this value 10,000 times while permuting the relative feature labels across splits.     </w:t>
      </w:r>
    </w:p>
    <w:p w14:paraId="26EEA9D6" w14:textId="260F12C2"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To assess effects of spatial frequency, distance from the nearest eye and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on FDi values, we created five equally sized ascending bins based on each of these parameters. Thereafter, we computed the average FDi value within each of these bins separately for each participant. In addition, we assigned each participant to the high AQ group and low AQ group depending on whether their AQ was or was not higher than the median AQ across all participants. This enabled us to perform three 5 x 2 repeated measure ANOVAs with average within-bin FDi values as the dependent variable. Each ANOVAs second factor was AQ group while the first factor was the binning feature: spatial frequency, distance from the nearest eye or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w:t>
      </w:r>
    </w:p>
    <w:p w14:paraId="07987B42" w14:textId="3ACA7519" w:rsidR="000328A7" w:rsidRPr="00A04A57" w:rsidRDefault="000328A7" w:rsidP="001521BA">
      <w:pPr>
        <w:spacing w:line="360" w:lineRule="auto"/>
        <w:jc w:val="both"/>
        <w:rPr>
          <w:rFonts w:ascii="Times New Roman" w:hAnsi="Times New Roman" w:cs="Times New Roman"/>
          <w:b/>
          <w:sz w:val="24"/>
          <w:szCs w:val="24"/>
          <w:lang w:val="en-GB"/>
        </w:rPr>
      </w:pPr>
    </w:p>
    <w:p w14:paraId="03FB064B" w14:textId="77777777" w:rsidR="00E21AF7" w:rsidRPr="00A04A57" w:rsidRDefault="00E21AF7" w:rsidP="001521BA">
      <w:pPr>
        <w:spacing w:line="360" w:lineRule="auto"/>
        <w:jc w:val="both"/>
        <w:rPr>
          <w:rFonts w:ascii="Times New Roman" w:hAnsi="Times New Roman" w:cs="Times New Roman"/>
          <w:b/>
          <w:sz w:val="24"/>
          <w:szCs w:val="24"/>
          <w:lang w:val="en-GB"/>
        </w:rPr>
      </w:pPr>
    </w:p>
    <w:p w14:paraId="21675065" w14:textId="5454F376" w:rsidR="00BF1316" w:rsidRPr="00A04A57" w:rsidRDefault="003C6573" w:rsidP="001521BA">
      <w:pPr>
        <w:autoSpaceDE w:val="0"/>
        <w:autoSpaceDN w:val="0"/>
        <w:adjustRightInd w:val="0"/>
        <w:spacing w:after="0" w:line="360" w:lineRule="auto"/>
        <w:jc w:val="both"/>
        <w:rPr>
          <w:rFonts w:ascii="Times New Roman" w:hAnsi="Times New Roman" w:cs="Times New Roman"/>
          <w:b/>
          <w:lang w:val="en-GB"/>
        </w:rPr>
      </w:pPr>
      <w:r w:rsidRPr="00A04A57">
        <w:rPr>
          <w:rFonts w:ascii="Times New Roman" w:hAnsi="Times New Roman" w:cs="Times New Roman"/>
          <w:b/>
          <w:lang w:val="en-GB"/>
        </w:rPr>
        <w:t>References</w:t>
      </w:r>
    </w:p>
    <w:p w14:paraId="5A0CDB3E" w14:textId="77777777" w:rsidR="009B31F7" w:rsidRPr="00A04A57" w:rsidRDefault="009B31F7" w:rsidP="001521BA">
      <w:pPr>
        <w:autoSpaceDE w:val="0"/>
        <w:autoSpaceDN w:val="0"/>
        <w:adjustRightInd w:val="0"/>
        <w:spacing w:after="0" w:line="360" w:lineRule="auto"/>
        <w:jc w:val="both"/>
        <w:rPr>
          <w:rFonts w:ascii="Times New Roman" w:hAnsi="Times New Roman" w:cs="Times New Roman"/>
          <w:b/>
          <w:lang w:val="en-GB"/>
        </w:rPr>
      </w:pPr>
    </w:p>
    <w:p w14:paraId="6E58EE65" w14:textId="77777777" w:rsidR="004F1238" w:rsidRPr="00A04A57" w:rsidRDefault="00064B21" w:rsidP="00A04A57">
      <w:pPr>
        <w:pStyle w:val="Literaturverzeichnis"/>
        <w:rPr>
          <w:lang w:val="en-GB"/>
        </w:rPr>
      </w:pPr>
      <w:r w:rsidRPr="00A04A57">
        <w:rPr>
          <w:b/>
          <w:lang w:val="en-GB"/>
        </w:rPr>
        <w:fldChar w:fldCharType="begin"/>
      </w:r>
      <w:r w:rsidR="00CD3E70" w:rsidRPr="00A04A57">
        <w:rPr>
          <w:b/>
          <w:lang w:val="en-GB"/>
        </w:rPr>
        <w:instrText xml:space="preserve"> ADDIN ZOTERO_BIBL {"custom":[]} CSL_BIBLIOGRAPHY </w:instrText>
      </w:r>
      <w:r w:rsidRPr="00A04A57">
        <w:rPr>
          <w:b/>
          <w:lang w:val="en-GB"/>
        </w:rPr>
        <w:fldChar w:fldCharType="separate"/>
      </w:r>
      <w:r w:rsidR="004F1238" w:rsidRPr="00A04A57">
        <w:rPr>
          <w:lang w:val="en-GB"/>
        </w:rPr>
        <w:t>1.</w:t>
      </w:r>
      <w:r w:rsidR="004F1238" w:rsidRPr="00A04A57">
        <w:rPr>
          <w:lang w:val="en-GB"/>
        </w:rPr>
        <w:tab/>
        <w:t xml:space="preserve">Association, A. P. </w:t>
      </w:r>
      <w:r w:rsidR="004F1238" w:rsidRPr="00A04A57">
        <w:rPr>
          <w:i/>
          <w:iCs/>
          <w:lang w:val="en-GB"/>
        </w:rPr>
        <w:t>Diagnostic and statistical manual of mental disorders (DSM-5®)</w:t>
      </w:r>
      <w:r w:rsidR="004F1238" w:rsidRPr="00A04A57">
        <w:rPr>
          <w:lang w:val="en-GB"/>
        </w:rPr>
        <w:t>. (American Psychiatric Pub, 2013).</w:t>
      </w:r>
    </w:p>
    <w:p w14:paraId="64BE9705" w14:textId="77777777" w:rsidR="004F1238" w:rsidRPr="00A04A57" w:rsidRDefault="004F1238" w:rsidP="00A04A57">
      <w:pPr>
        <w:pStyle w:val="Literaturverzeichnis"/>
        <w:rPr>
          <w:lang w:val="en-GB"/>
        </w:rPr>
      </w:pPr>
      <w:r w:rsidRPr="00A04A57">
        <w:rPr>
          <w:lang w:val="en-GB"/>
        </w:rPr>
        <w:t>2.</w:t>
      </w:r>
      <w:r w:rsidRPr="00A04A57">
        <w:rPr>
          <w:lang w:val="en-GB"/>
        </w:rPr>
        <w:tab/>
        <w:t xml:space="preserve">Bölte, S., Holtmann, M., Poustka, F., Scheurich, A. &amp; Schmidt, L. Gestalt perception and local-global processing in high-functioning autism. </w:t>
      </w:r>
      <w:r w:rsidRPr="00A04A57">
        <w:rPr>
          <w:i/>
          <w:iCs/>
          <w:lang w:val="en-GB"/>
        </w:rPr>
        <w:t>J. Autism Dev. Disord.</w:t>
      </w:r>
      <w:r w:rsidRPr="00A04A57">
        <w:rPr>
          <w:lang w:val="en-GB"/>
        </w:rPr>
        <w:t xml:space="preserve"> </w:t>
      </w:r>
      <w:r w:rsidRPr="00A04A57">
        <w:rPr>
          <w:b/>
          <w:bCs/>
          <w:lang w:val="en-GB"/>
        </w:rPr>
        <w:t>37</w:t>
      </w:r>
      <w:r w:rsidRPr="00A04A57">
        <w:rPr>
          <w:lang w:val="en-GB"/>
        </w:rPr>
        <w:t>, 1493–1504 (2007).</w:t>
      </w:r>
    </w:p>
    <w:p w14:paraId="7EB47E3E" w14:textId="77777777" w:rsidR="004F1238" w:rsidRPr="00A04A57" w:rsidRDefault="004F1238" w:rsidP="00A04A57">
      <w:pPr>
        <w:pStyle w:val="Literaturverzeichnis"/>
        <w:rPr>
          <w:lang w:val="en-GB"/>
        </w:rPr>
      </w:pPr>
      <w:r w:rsidRPr="00A04A57">
        <w:rPr>
          <w:lang w:val="en-GB"/>
        </w:rPr>
        <w:t>3.</w:t>
      </w:r>
      <w:r w:rsidRPr="00A04A57">
        <w:rPr>
          <w:lang w:val="en-GB"/>
        </w:rPr>
        <w:tab/>
        <w:t xml:space="preserve">Shah, A. &amp; Frith, U. An islet of ability in autistic children: A research note. </w:t>
      </w:r>
      <w:r w:rsidRPr="00A04A57">
        <w:rPr>
          <w:i/>
          <w:iCs/>
          <w:lang w:val="en-GB"/>
        </w:rPr>
        <w:t>J. Child Psychol. Psychiatry</w:t>
      </w:r>
      <w:r w:rsidRPr="00A04A57">
        <w:rPr>
          <w:lang w:val="en-GB"/>
        </w:rPr>
        <w:t xml:space="preserve"> </w:t>
      </w:r>
      <w:r w:rsidRPr="00A04A57">
        <w:rPr>
          <w:b/>
          <w:bCs/>
          <w:lang w:val="en-GB"/>
        </w:rPr>
        <w:t>24</w:t>
      </w:r>
      <w:r w:rsidRPr="00A04A57">
        <w:rPr>
          <w:lang w:val="en-GB"/>
        </w:rPr>
        <w:t>, 613–620 (1983).</w:t>
      </w:r>
    </w:p>
    <w:p w14:paraId="6D5C1226" w14:textId="77777777" w:rsidR="004F1238" w:rsidRPr="00A04A57" w:rsidRDefault="004F1238" w:rsidP="00A04A57">
      <w:pPr>
        <w:pStyle w:val="Literaturverzeichnis"/>
        <w:rPr>
          <w:lang w:val="en-GB"/>
        </w:rPr>
      </w:pPr>
      <w:r w:rsidRPr="00A04A57">
        <w:rPr>
          <w:lang w:val="en-GB"/>
        </w:rPr>
        <w:t>4.</w:t>
      </w:r>
      <w:r w:rsidRPr="00A04A57">
        <w:rPr>
          <w:lang w:val="en-GB"/>
        </w:rPr>
        <w:tab/>
        <w:t xml:space="preserve">Russell-Smith, S. N., Maybery, M. T., Bayliss, D. M. &amp; Sng, A. A. Support for a link between the local processing bias and social deficits in autism: An investigation of embedded figures test performance in non-clinical individuals. </w:t>
      </w:r>
      <w:r w:rsidRPr="00A04A57">
        <w:rPr>
          <w:i/>
          <w:iCs/>
          <w:lang w:val="en-GB"/>
        </w:rPr>
        <w:t>J. Autism Dev. Disord.</w:t>
      </w:r>
      <w:r w:rsidRPr="00A04A57">
        <w:rPr>
          <w:lang w:val="en-GB"/>
        </w:rPr>
        <w:t xml:space="preserve"> </w:t>
      </w:r>
      <w:r w:rsidRPr="00A04A57">
        <w:rPr>
          <w:b/>
          <w:bCs/>
          <w:lang w:val="en-GB"/>
        </w:rPr>
        <w:t>42</w:t>
      </w:r>
      <w:r w:rsidRPr="00A04A57">
        <w:rPr>
          <w:lang w:val="en-GB"/>
        </w:rPr>
        <w:t>, 2420–2430 (2012).</w:t>
      </w:r>
    </w:p>
    <w:p w14:paraId="00311EF0" w14:textId="77777777" w:rsidR="004F1238" w:rsidRPr="00A04A57" w:rsidRDefault="004F1238" w:rsidP="00A04A57">
      <w:pPr>
        <w:pStyle w:val="Literaturverzeichnis"/>
        <w:rPr>
          <w:lang w:val="en-GB"/>
        </w:rPr>
      </w:pPr>
      <w:r w:rsidRPr="00A04A57">
        <w:rPr>
          <w:lang w:val="en-GB"/>
        </w:rPr>
        <w:t>5.</w:t>
      </w:r>
      <w:r w:rsidRPr="00A04A57">
        <w:rPr>
          <w:lang w:val="en-GB"/>
        </w:rPr>
        <w:tab/>
        <w:t xml:space="preserve">O’riordan, M. A. Superior visual search in adults with autism. </w:t>
      </w:r>
      <w:r w:rsidRPr="00A04A57">
        <w:rPr>
          <w:i/>
          <w:iCs/>
          <w:lang w:val="en-GB"/>
        </w:rPr>
        <w:t>Autism</w:t>
      </w:r>
      <w:r w:rsidRPr="00A04A57">
        <w:rPr>
          <w:lang w:val="en-GB"/>
        </w:rPr>
        <w:t xml:space="preserve"> </w:t>
      </w:r>
      <w:r w:rsidRPr="00A04A57">
        <w:rPr>
          <w:b/>
          <w:bCs/>
          <w:lang w:val="en-GB"/>
        </w:rPr>
        <w:t>8</w:t>
      </w:r>
      <w:r w:rsidRPr="00A04A57">
        <w:rPr>
          <w:lang w:val="en-GB"/>
        </w:rPr>
        <w:t>, 229–248 (2004).</w:t>
      </w:r>
    </w:p>
    <w:p w14:paraId="777C9CA6" w14:textId="77777777" w:rsidR="004F1238" w:rsidRPr="00A04A57" w:rsidRDefault="004F1238" w:rsidP="00A04A57">
      <w:pPr>
        <w:pStyle w:val="Literaturverzeichnis"/>
        <w:rPr>
          <w:lang w:val="en-GB"/>
        </w:rPr>
      </w:pPr>
      <w:r w:rsidRPr="00A04A57">
        <w:rPr>
          <w:lang w:val="en-GB"/>
        </w:rPr>
        <w:lastRenderedPageBreak/>
        <w:t>6.</w:t>
      </w:r>
      <w:r w:rsidRPr="00A04A57">
        <w:rPr>
          <w:lang w:val="en-GB"/>
        </w:rPr>
        <w:tab/>
        <w:t xml:space="preserve">O’riordan, M. A., Plaisted, K. C., Driver, J. &amp; Baron-Cohen, S. Superior visual search in autism. </w:t>
      </w:r>
      <w:r w:rsidRPr="00A04A57">
        <w:rPr>
          <w:i/>
          <w:iCs/>
          <w:lang w:val="en-GB"/>
        </w:rPr>
        <w:t>J. Exp. Psychol. Hum. Percept. Perform.</w:t>
      </w:r>
      <w:r w:rsidRPr="00A04A57">
        <w:rPr>
          <w:lang w:val="en-GB"/>
        </w:rPr>
        <w:t xml:space="preserve"> </w:t>
      </w:r>
      <w:r w:rsidRPr="00A04A57">
        <w:rPr>
          <w:b/>
          <w:bCs/>
          <w:lang w:val="en-GB"/>
        </w:rPr>
        <w:t>27</w:t>
      </w:r>
      <w:r w:rsidRPr="00A04A57">
        <w:rPr>
          <w:lang w:val="en-GB"/>
        </w:rPr>
        <w:t>, 719 (2001).</w:t>
      </w:r>
    </w:p>
    <w:p w14:paraId="029286BE" w14:textId="77777777" w:rsidR="004F1238" w:rsidRPr="00A04A57" w:rsidRDefault="004F1238" w:rsidP="00A04A57">
      <w:pPr>
        <w:pStyle w:val="Literaturverzeichnis"/>
        <w:rPr>
          <w:lang w:val="en-GB"/>
        </w:rPr>
      </w:pPr>
      <w:r w:rsidRPr="00A04A57">
        <w:rPr>
          <w:lang w:val="en-GB"/>
        </w:rPr>
        <w:t>7.</w:t>
      </w:r>
      <w:r w:rsidRPr="00A04A57">
        <w:rPr>
          <w:lang w:val="en-GB"/>
        </w:rPr>
        <w:tab/>
        <w:t xml:space="preserve">Plaisted, K., O’Riordan, M. &amp; Baron-Cohen, S. Enhanced visual search for a conjunctive target in autism: A research note. </w:t>
      </w:r>
      <w:r w:rsidRPr="00A04A57">
        <w:rPr>
          <w:i/>
          <w:iCs/>
          <w:lang w:val="en-GB"/>
        </w:rPr>
        <w:t>J. Child Psychol. Psychiatry</w:t>
      </w:r>
      <w:r w:rsidRPr="00A04A57">
        <w:rPr>
          <w:lang w:val="en-GB"/>
        </w:rPr>
        <w:t xml:space="preserve"> </w:t>
      </w:r>
      <w:r w:rsidRPr="00A04A57">
        <w:rPr>
          <w:b/>
          <w:bCs/>
          <w:lang w:val="en-GB"/>
        </w:rPr>
        <w:t>39</w:t>
      </w:r>
      <w:r w:rsidRPr="00A04A57">
        <w:rPr>
          <w:lang w:val="en-GB"/>
        </w:rPr>
        <w:t>, 777–783 (1998).</w:t>
      </w:r>
    </w:p>
    <w:p w14:paraId="4A47E13E" w14:textId="77777777" w:rsidR="004F1238" w:rsidRPr="00A04A57" w:rsidRDefault="004F1238" w:rsidP="00A04A57">
      <w:pPr>
        <w:pStyle w:val="Literaturverzeichnis"/>
        <w:rPr>
          <w:lang w:val="en-GB"/>
        </w:rPr>
      </w:pPr>
      <w:r w:rsidRPr="00A04A57">
        <w:rPr>
          <w:lang w:val="en-GB"/>
        </w:rPr>
        <w:t>8.</w:t>
      </w:r>
      <w:r w:rsidRPr="00A04A57">
        <w:rPr>
          <w:lang w:val="en-GB"/>
        </w:rPr>
        <w:tab/>
        <w:t xml:space="preserve">Frith, U. &amp; Happé, F. Autism: Beyond “theory of mind.” </w:t>
      </w:r>
      <w:r w:rsidRPr="00A04A57">
        <w:rPr>
          <w:i/>
          <w:iCs/>
          <w:lang w:val="en-GB"/>
        </w:rPr>
        <w:t>Cogn. Cogn.</w:t>
      </w:r>
      <w:r w:rsidRPr="00A04A57">
        <w:rPr>
          <w:lang w:val="en-GB"/>
        </w:rPr>
        <w:t xml:space="preserve"> 13–30 (1995).</w:t>
      </w:r>
    </w:p>
    <w:p w14:paraId="4298E689" w14:textId="77777777" w:rsidR="004F1238" w:rsidRPr="00A04A57" w:rsidRDefault="004F1238" w:rsidP="00A04A57">
      <w:pPr>
        <w:pStyle w:val="Literaturverzeichnis"/>
        <w:rPr>
          <w:lang w:val="en-GB"/>
        </w:rPr>
      </w:pPr>
      <w:r w:rsidRPr="00A04A57">
        <w:rPr>
          <w:lang w:val="en-GB"/>
        </w:rPr>
        <w:t>9.</w:t>
      </w:r>
      <w:r w:rsidRPr="00A04A57">
        <w:rPr>
          <w:lang w:val="en-GB"/>
        </w:rPr>
        <w:tab/>
        <w:t xml:space="preserve">Happé, F. &amp; Frith, U. The weak coherence account: detail-focused cognitive style in autism spectrum disorders. </w:t>
      </w:r>
      <w:r w:rsidRPr="00A04A57">
        <w:rPr>
          <w:i/>
          <w:iCs/>
          <w:lang w:val="en-GB"/>
        </w:rPr>
        <w:t>J. Autism Dev. Disord.</w:t>
      </w:r>
      <w:r w:rsidRPr="00A04A57">
        <w:rPr>
          <w:lang w:val="en-GB"/>
        </w:rPr>
        <w:t xml:space="preserve"> </w:t>
      </w:r>
      <w:r w:rsidRPr="00A04A57">
        <w:rPr>
          <w:b/>
          <w:bCs/>
          <w:lang w:val="en-GB"/>
        </w:rPr>
        <w:t>36</w:t>
      </w:r>
      <w:r w:rsidRPr="00A04A57">
        <w:rPr>
          <w:lang w:val="en-GB"/>
        </w:rPr>
        <w:t>, 5–25 (2006).</w:t>
      </w:r>
    </w:p>
    <w:p w14:paraId="7ED0EC88" w14:textId="77777777" w:rsidR="004F1238" w:rsidRPr="00A04A57" w:rsidRDefault="004F1238" w:rsidP="00A04A57">
      <w:pPr>
        <w:pStyle w:val="Literaturverzeichnis"/>
        <w:rPr>
          <w:lang w:val="en-GB"/>
        </w:rPr>
      </w:pPr>
      <w:r w:rsidRPr="00A04A57">
        <w:rPr>
          <w:lang w:val="en-GB"/>
        </w:rPr>
        <w:t>10.</w:t>
      </w:r>
      <w:r w:rsidRPr="00A04A57">
        <w:rPr>
          <w:lang w:val="en-GB"/>
        </w:rPr>
        <w:tab/>
        <w:t xml:space="preserve">Happé, F. G. Central coherence and theory of mind in autism: Reading homographs in context. </w:t>
      </w:r>
      <w:r w:rsidRPr="00A04A57">
        <w:rPr>
          <w:i/>
          <w:iCs/>
          <w:lang w:val="en-GB"/>
        </w:rPr>
        <w:t>Br. J. Dev. Psychol.</w:t>
      </w:r>
      <w:r w:rsidRPr="00A04A57">
        <w:rPr>
          <w:lang w:val="en-GB"/>
        </w:rPr>
        <w:t xml:space="preserve"> </w:t>
      </w:r>
      <w:r w:rsidRPr="00A04A57">
        <w:rPr>
          <w:b/>
          <w:bCs/>
          <w:lang w:val="en-GB"/>
        </w:rPr>
        <w:t>15</w:t>
      </w:r>
      <w:r w:rsidRPr="00A04A57">
        <w:rPr>
          <w:lang w:val="en-GB"/>
        </w:rPr>
        <w:t>, 1–12 (1997).</w:t>
      </w:r>
    </w:p>
    <w:p w14:paraId="300F2AA6" w14:textId="77777777" w:rsidR="004F1238" w:rsidRPr="00A04A57" w:rsidRDefault="004F1238" w:rsidP="00A04A57">
      <w:pPr>
        <w:pStyle w:val="Literaturverzeichnis"/>
        <w:rPr>
          <w:lang w:val="en-GB"/>
        </w:rPr>
      </w:pPr>
      <w:r w:rsidRPr="00A04A57">
        <w:rPr>
          <w:lang w:val="en-GB"/>
        </w:rPr>
        <w:t>11.</w:t>
      </w:r>
      <w:r w:rsidRPr="00A04A57">
        <w:rPr>
          <w:lang w:val="en-GB"/>
        </w:rPr>
        <w:tab/>
        <w:t xml:space="preserve">Baron-Cohen, S. </w:t>
      </w:r>
      <w:r w:rsidRPr="00A04A57">
        <w:rPr>
          <w:i/>
          <w:iCs/>
          <w:lang w:val="en-GB"/>
        </w:rPr>
        <w:t>Mindblindness: An essay on autism and theory of mind</w:t>
      </w:r>
      <w:r w:rsidRPr="00A04A57">
        <w:rPr>
          <w:lang w:val="en-GB"/>
        </w:rPr>
        <w:t>. (MIT press, 1997).</w:t>
      </w:r>
    </w:p>
    <w:p w14:paraId="50E3E4EA" w14:textId="77777777" w:rsidR="004F1238" w:rsidRPr="00A04A57" w:rsidRDefault="004F1238" w:rsidP="00A04A57">
      <w:pPr>
        <w:pStyle w:val="Literaturverzeichnis"/>
        <w:rPr>
          <w:lang w:val="en-GB"/>
        </w:rPr>
      </w:pPr>
      <w:r w:rsidRPr="00A04A57">
        <w:rPr>
          <w:lang w:val="en-GB"/>
        </w:rPr>
        <w:t>12.</w:t>
      </w:r>
      <w:r w:rsidRPr="00A04A57">
        <w:rPr>
          <w:lang w:val="en-GB"/>
        </w:rPr>
        <w:tab/>
        <w:t xml:space="preserve">Gross, T. F. Global–Local Precedence in the Perception of Facial Age and Emotional Expression by Children with Autism and Other Developmental Disabilities. </w:t>
      </w:r>
      <w:r w:rsidRPr="00A04A57">
        <w:rPr>
          <w:i/>
          <w:iCs/>
          <w:lang w:val="en-GB"/>
        </w:rPr>
        <w:t>J. Autism Dev. Disord.</w:t>
      </w:r>
      <w:r w:rsidRPr="00A04A57">
        <w:rPr>
          <w:lang w:val="en-GB"/>
        </w:rPr>
        <w:t xml:space="preserve"> </w:t>
      </w:r>
      <w:r w:rsidRPr="00A04A57">
        <w:rPr>
          <w:b/>
          <w:bCs/>
          <w:lang w:val="en-GB"/>
        </w:rPr>
        <w:t>35</w:t>
      </w:r>
      <w:r w:rsidRPr="00A04A57">
        <w:rPr>
          <w:lang w:val="en-GB"/>
        </w:rPr>
        <w:t>, 773 (2005).</w:t>
      </w:r>
    </w:p>
    <w:p w14:paraId="51D1D134" w14:textId="77777777" w:rsidR="004F1238" w:rsidRPr="00A04A57" w:rsidRDefault="004F1238" w:rsidP="00A04A57">
      <w:pPr>
        <w:pStyle w:val="Literaturverzeichnis"/>
        <w:rPr>
          <w:lang w:val="en-GB"/>
        </w:rPr>
      </w:pPr>
      <w:r w:rsidRPr="00A04A57">
        <w:rPr>
          <w:lang w:val="en-GB"/>
        </w:rPr>
        <w:t>13.</w:t>
      </w:r>
      <w:r w:rsidRPr="00A04A57">
        <w:rPr>
          <w:lang w:val="en-GB"/>
        </w:rPr>
        <w:tab/>
        <w:t xml:space="preserve">Burnette, C. P. </w:t>
      </w:r>
      <w:r w:rsidRPr="00A04A57">
        <w:rPr>
          <w:i/>
          <w:iCs/>
          <w:lang w:val="en-GB"/>
        </w:rPr>
        <w:t>et al.</w:t>
      </w:r>
      <w:r w:rsidRPr="00A04A57">
        <w:rPr>
          <w:lang w:val="en-GB"/>
        </w:rPr>
        <w:t xml:space="preserve"> Weak central coherence and its relations to theory of mind and anxiety in autism. </w:t>
      </w:r>
      <w:r w:rsidRPr="00A04A57">
        <w:rPr>
          <w:i/>
          <w:iCs/>
          <w:lang w:val="en-GB"/>
        </w:rPr>
        <w:t>J. Autism Dev. Disord.</w:t>
      </w:r>
      <w:r w:rsidRPr="00A04A57">
        <w:rPr>
          <w:lang w:val="en-GB"/>
        </w:rPr>
        <w:t xml:space="preserve"> </w:t>
      </w:r>
      <w:r w:rsidRPr="00A04A57">
        <w:rPr>
          <w:b/>
          <w:bCs/>
          <w:lang w:val="en-GB"/>
        </w:rPr>
        <w:t>35</w:t>
      </w:r>
      <w:r w:rsidRPr="00A04A57">
        <w:rPr>
          <w:lang w:val="en-GB"/>
        </w:rPr>
        <w:t>, 63–73 (2005).</w:t>
      </w:r>
    </w:p>
    <w:p w14:paraId="79539CD1" w14:textId="77777777" w:rsidR="004F1238" w:rsidRPr="00A04A57" w:rsidRDefault="004F1238" w:rsidP="00A04A57">
      <w:pPr>
        <w:pStyle w:val="Literaturverzeichnis"/>
        <w:rPr>
          <w:lang w:val="en-GB"/>
        </w:rPr>
      </w:pPr>
      <w:r w:rsidRPr="00A04A57">
        <w:rPr>
          <w:lang w:val="en-GB"/>
        </w:rPr>
        <w:t>14.</w:t>
      </w:r>
      <w:r w:rsidRPr="00A04A57">
        <w:rPr>
          <w:lang w:val="en-GB"/>
        </w:rPr>
        <w:tab/>
        <w:t xml:space="preserve">Morgan, B., Maybery, M. &amp; Durkin, K. Weak central coherence, poor joint attention, and low verbal ability: Independent deficits in early autism. </w:t>
      </w:r>
      <w:r w:rsidRPr="00A04A57">
        <w:rPr>
          <w:i/>
          <w:iCs/>
          <w:lang w:val="en-GB"/>
        </w:rPr>
        <w:t>Dev. Psychol.</w:t>
      </w:r>
      <w:r w:rsidRPr="00A04A57">
        <w:rPr>
          <w:lang w:val="en-GB"/>
        </w:rPr>
        <w:t xml:space="preserve"> </w:t>
      </w:r>
      <w:r w:rsidRPr="00A04A57">
        <w:rPr>
          <w:b/>
          <w:bCs/>
          <w:lang w:val="en-GB"/>
        </w:rPr>
        <w:t>39</w:t>
      </w:r>
      <w:r w:rsidRPr="00A04A57">
        <w:rPr>
          <w:lang w:val="en-GB"/>
        </w:rPr>
        <w:t>, 646 (2003).</w:t>
      </w:r>
    </w:p>
    <w:p w14:paraId="17B3F178" w14:textId="77777777" w:rsidR="004F1238" w:rsidRPr="00A04A57" w:rsidRDefault="004F1238" w:rsidP="00A04A57">
      <w:pPr>
        <w:pStyle w:val="Literaturverzeichnis"/>
        <w:rPr>
          <w:lang w:val="en-GB"/>
        </w:rPr>
      </w:pPr>
      <w:r w:rsidRPr="00A04A57">
        <w:rPr>
          <w:lang w:val="en-GB"/>
        </w:rPr>
        <w:t>15.</w:t>
      </w:r>
      <w:r w:rsidRPr="00A04A57">
        <w:rPr>
          <w:lang w:val="en-GB"/>
        </w:rPr>
        <w:tab/>
        <w:t xml:space="preserve">Pellicano, E., Maybery, M., Durkin, K. &amp; Maley, A. Multiple cognitive capabilities/deficits in children with an autism spectrum disorder:“Weak” central coherence and its relationship to theory of mind and executive control. </w:t>
      </w:r>
      <w:r w:rsidRPr="00A04A57">
        <w:rPr>
          <w:i/>
          <w:iCs/>
          <w:lang w:val="en-GB"/>
        </w:rPr>
        <w:t>Dev. Psychopathol.</w:t>
      </w:r>
      <w:r w:rsidRPr="00A04A57">
        <w:rPr>
          <w:lang w:val="en-GB"/>
        </w:rPr>
        <w:t xml:space="preserve"> </w:t>
      </w:r>
      <w:r w:rsidRPr="00A04A57">
        <w:rPr>
          <w:b/>
          <w:bCs/>
          <w:lang w:val="en-GB"/>
        </w:rPr>
        <w:t>18</w:t>
      </w:r>
      <w:r w:rsidRPr="00A04A57">
        <w:rPr>
          <w:lang w:val="en-GB"/>
        </w:rPr>
        <w:t>, 77–98 (2006).</w:t>
      </w:r>
    </w:p>
    <w:p w14:paraId="6D433FAA" w14:textId="77777777" w:rsidR="004F1238" w:rsidRPr="00A04A57" w:rsidRDefault="004F1238" w:rsidP="00A04A57">
      <w:pPr>
        <w:pStyle w:val="Literaturverzeichnis"/>
        <w:rPr>
          <w:lang w:val="en-GB"/>
        </w:rPr>
      </w:pPr>
      <w:r w:rsidRPr="00A04A57">
        <w:rPr>
          <w:lang w:val="en-GB"/>
        </w:rPr>
        <w:t>16.</w:t>
      </w:r>
      <w:r w:rsidRPr="00A04A57">
        <w:rPr>
          <w:lang w:val="en-GB"/>
        </w:rPr>
        <w:tab/>
        <w:t xml:space="preserve">Pellicano, E., Gibson, L., Maybery, M., Durkin, K. &amp; Badcock, D. R. Abnormal global processing along the dorsal visual pathway in autism: a possible mechanism for weak visuospatial coherence? </w:t>
      </w:r>
      <w:r w:rsidRPr="00A04A57">
        <w:rPr>
          <w:i/>
          <w:iCs/>
          <w:lang w:val="en-GB"/>
        </w:rPr>
        <w:t>Neuropsychologia</w:t>
      </w:r>
      <w:r w:rsidRPr="00A04A57">
        <w:rPr>
          <w:lang w:val="en-GB"/>
        </w:rPr>
        <w:t xml:space="preserve"> </w:t>
      </w:r>
      <w:r w:rsidRPr="00A04A57">
        <w:rPr>
          <w:b/>
          <w:bCs/>
          <w:lang w:val="en-GB"/>
        </w:rPr>
        <w:t>43</w:t>
      </w:r>
      <w:r w:rsidRPr="00A04A57">
        <w:rPr>
          <w:lang w:val="en-GB"/>
        </w:rPr>
        <w:t>, 1044–1053 (2005).</w:t>
      </w:r>
    </w:p>
    <w:p w14:paraId="47EE4A01" w14:textId="77777777" w:rsidR="004F1238" w:rsidRPr="00A04A57" w:rsidRDefault="004F1238" w:rsidP="00A04A57">
      <w:pPr>
        <w:pStyle w:val="Literaturverzeichnis"/>
        <w:rPr>
          <w:lang w:val="en-GB"/>
        </w:rPr>
      </w:pPr>
      <w:r w:rsidRPr="00A04A57">
        <w:rPr>
          <w:lang w:val="en-GB"/>
        </w:rPr>
        <w:t>17.</w:t>
      </w:r>
      <w:r w:rsidRPr="00A04A57">
        <w:rPr>
          <w:lang w:val="en-GB"/>
        </w:rPr>
        <w:tab/>
        <w:t xml:space="preserve">Plaisted, K., Swettenham, J. &amp; Rees, L. Children with autism show local precedence in a divided attention task and global precedence in a selective attention task. </w:t>
      </w:r>
      <w:r w:rsidRPr="00A04A57">
        <w:rPr>
          <w:i/>
          <w:iCs/>
          <w:lang w:val="en-GB"/>
        </w:rPr>
        <w:t>J. Child Psychol. Psychiatry</w:t>
      </w:r>
      <w:r w:rsidRPr="00A04A57">
        <w:rPr>
          <w:lang w:val="en-GB"/>
        </w:rPr>
        <w:t xml:space="preserve"> </w:t>
      </w:r>
      <w:r w:rsidRPr="00A04A57">
        <w:rPr>
          <w:b/>
          <w:bCs/>
          <w:lang w:val="en-GB"/>
        </w:rPr>
        <w:t>40</w:t>
      </w:r>
      <w:r w:rsidRPr="00A04A57">
        <w:rPr>
          <w:lang w:val="en-GB"/>
        </w:rPr>
        <w:t>, 733–742 (1999).</w:t>
      </w:r>
    </w:p>
    <w:p w14:paraId="1B99DBE9" w14:textId="77777777" w:rsidR="004F1238" w:rsidRPr="00A04A57" w:rsidRDefault="004F1238" w:rsidP="00A04A57">
      <w:pPr>
        <w:pStyle w:val="Literaturverzeichnis"/>
        <w:rPr>
          <w:lang w:val="en-GB"/>
        </w:rPr>
      </w:pPr>
      <w:r w:rsidRPr="00A04A57">
        <w:rPr>
          <w:lang w:val="en-GB"/>
        </w:rPr>
        <w:lastRenderedPageBreak/>
        <w:t>18.</w:t>
      </w:r>
      <w:r w:rsidRPr="00A04A57">
        <w:rPr>
          <w:lang w:val="en-GB"/>
        </w:rPr>
        <w:tab/>
        <w:t xml:space="preserve">White, S. J. &amp; Saldaña, D. Performance of Children with Autism on the Embedded Figures Test: A Closer Look at a Popular Task. </w:t>
      </w:r>
      <w:r w:rsidRPr="00A04A57">
        <w:rPr>
          <w:i/>
          <w:iCs/>
          <w:lang w:val="en-GB"/>
        </w:rPr>
        <w:t>J. Autism Dev. Disord.</w:t>
      </w:r>
      <w:r w:rsidRPr="00A04A57">
        <w:rPr>
          <w:lang w:val="en-GB"/>
        </w:rPr>
        <w:t xml:space="preserve"> </w:t>
      </w:r>
      <w:r w:rsidRPr="00A04A57">
        <w:rPr>
          <w:b/>
          <w:bCs/>
          <w:lang w:val="en-GB"/>
        </w:rPr>
        <w:t>41</w:t>
      </w:r>
      <w:r w:rsidRPr="00A04A57">
        <w:rPr>
          <w:lang w:val="en-GB"/>
        </w:rPr>
        <w:t>, 1565–1572 (2011).</w:t>
      </w:r>
    </w:p>
    <w:p w14:paraId="7896416C" w14:textId="77777777" w:rsidR="004F1238" w:rsidRPr="00A04A57" w:rsidRDefault="004F1238" w:rsidP="00A04A57">
      <w:pPr>
        <w:pStyle w:val="Literaturverzeichnis"/>
        <w:rPr>
          <w:lang w:val="en-GB"/>
        </w:rPr>
      </w:pPr>
      <w:r w:rsidRPr="00A04A57">
        <w:rPr>
          <w:lang w:val="en-GB"/>
        </w:rPr>
        <w:t>19.</w:t>
      </w:r>
      <w:r w:rsidRPr="00A04A57">
        <w:rPr>
          <w:lang w:val="en-GB"/>
        </w:rPr>
        <w:tab/>
        <w:t xml:space="preserve">Robertson, C. E. &amp; Baron-Cohen, S. Sensory perception in autism. </w:t>
      </w:r>
      <w:r w:rsidRPr="00A04A57">
        <w:rPr>
          <w:i/>
          <w:iCs/>
          <w:lang w:val="en-GB"/>
        </w:rPr>
        <w:t>Nat. Rev. Neurosci.</w:t>
      </w:r>
      <w:r w:rsidRPr="00A04A57">
        <w:rPr>
          <w:lang w:val="en-GB"/>
        </w:rPr>
        <w:t xml:space="preserve"> </w:t>
      </w:r>
      <w:r w:rsidRPr="00A04A57">
        <w:rPr>
          <w:b/>
          <w:bCs/>
          <w:lang w:val="en-GB"/>
        </w:rPr>
        <w:t>18</w:t>
      </w:r>
      <w:r w:rsidRPr="00A04A57">
        <w:rPr>
          <w:lang w:val="en-GB"/>
        </w:rPr>
        <w:t>, 671–684 (2017).</w:t>
      </w:r>
    </w:p>
    <w:p w14:paraId="3758CCE3" w14:textId="77777777" w:rsidR="004F1238" w:rsidRPr="00A04A57" w:rsidRDefault="004F1238" w:rsidP="00A04A57">
      <w:pPr>
        <w:pStyle w:val="Literaturverzeichnis"/>
        <w:rPr>
          <w:lang w:val="en-GB"/>
        </w:rPr>
      </w:pPr>
      <w:r w:rsidRPr="00A04A57">
        <w:rPr>
          <w:lang w:val="en-GB"/>
        </w:rPr>
        <w:t>20.</w:t>
      </w:r>
      <w:r w:rsidRPr="00A04A57">
        <w:rPr>
          <w:lang w:val="en-GB"/>
        </w:rPr>
        <w:tab/>
        <w:t xml:space="preserve">Kéïta, L., Guy, J., Berthiaume, C., Mottron, L. &amp; Bertone, A. An early origin for detailed perception in Autism Spectrum Disorder: biased sensitivity for high-spatial frequency information. </w:t>
      </w:r>
      <w:r w:rsidRPr="00A04A57">
        <w:rPr>
          <w:i/>
          <w:iCs/>
          <w:lang w:val="en-GB"/>
        </w:rPr>
        <w:t>Sci. Rep.</w:t>
      </w:r>
      <w:r w:rsidRPr="00A04A57">
        <w:rPr>
          <w:lang w:val="en-GB"/>
        </w:rPr>
        <w:t xml:space="preserve"> </w:t>
      </w:r>
      <w:r w:rsidRPr="00A04A57">
        <w:rPr>
          <w:b/>
          <w:bCs/>
          <w:lang w:val="en-GB"/>
        </w:rPr>
        <w:t>4</w:t>
      </w:r>
      <w:r w:rsidRPr="00A04A57">
        <w:rPr>
          <w:lang w:val="en-GB"/>
        </w:rPr>
        <w:t>, 5475 (2014).</w:t>
      </w:r>
    </w:p>
    <w:p w14:paraId="64B8F5A8" w14:textId="77777777" w:rsidR="004F1238" w:rsidRPr="00A04A57" w:rsidRDefault="004F1238" w:rsidP="00A04A57">
      <w:pPr>
        <w:pStyle w:val="Literaturverzeichnis"/>
        <w:rPr>
          <w:lang w:val="en-GB"/>
        </w:rPr>
      </w:pPr>
      <w:r w:rsidRPr="00A04A57">
        <w:rPr>
          <w:lang w:val="en-GB"/>
        </w:rPr>
        <w:t>21.</w:t>
      </w:r>
      <w:r w:rsidRPr="00A04A57">
        <w:rPr>
          <w:lang w:val="en-GB"/>
        </w:rPr>
        <w:tab/>
        <w:t xml:space="preserve">Tavassoli, T., Latham, K., Bach, M., Dakin, S. C. &amp; Baron-Cohen, S. Psychophysical measures of visual acuity in autism spectrum conditions. </w:t>
      </w:r>
      <w:r w:rsidRPr="00A04A57">
        <w:rPr>
          <w:i/>
          <w:iCs/>
          <w:lang w:val="en-GB"/>
        </w:rPr>
        <w:t>Vision Res.</w:t>
      </w:r>
      <w:r w:rsidRPr="00A04A57">
        <w:rPr>
          <w:lang w:val="en-GB"/>
        </w:rPr>
        <w:t xml:space="preserve"> </w:t>
      </w:r>
      <w:r w:rsidRPr="00A04A57">
        <w:rPr>
          <w:b/>
          <w:bCs/>
          <w:lang w:val="en-GB"/>
        </w:rPr>
        <w:t>51</w:t>
      </w:r>
      <w:r w:rsidRPr="00A04A57">
        <w:rPr>
          <w:lang w:val="en-GB"/>
        </w:rPr>
        <w:t>, 1778–1780 (2011).</w:t>
      </w:r>
    </w:p>
    <w:p w14:paraId="26B51C07" w14:textId="77777777" w:rsidR="004F1238" w:rsidRPr="00A04A57" w:rsidRDefault="004F1238" w:rsidP="00A04A57">
      <w:pPr>
        <w:pStyle w:val="Literaturverzeichnis"/>
        <w:rPr>
          <w:lang w:val="en-GB"/>
        </w:rPr>
      </w:pPr>
      <w:r w:rsidRPr="00A04A57">
        <w:rPr>
          <w:lang w:val="en-GB"/>
        </w:rPr>
        <w:t>22.</w:t>
      </w:r>
      <w:r w:rsidRPr="00A04A57">
        <w:rPr>
          <w:lang w:val="en-GB"/>
        </w:rPr>
        <w:tab/>
        <w:t xml:space="preserve">De Jonge, M. V. </w:t>
      </w:r>
      <w:r w:rsidRPr="00A04A57">
        <w:rPr>
          <w:i/>
          <w:iCs/>
          <w:lang w:val="en-GB"/>
        </w:rPr>
        <w:t>et al.</w:t>
      </w:r>
      <w:r w:rsidRPr="00A04A57">
        <w:rPr>
          <w:lang w:val="en-GB"/>
        </w:rPr>
        <w:t xml:space="preserve"> Visual information processing in high-functioning individuals with autism spectrum disorders and their parents. </w:t>
      </w:r>
      <w:r w:rsidRPr="00A04A57">
        <w:rPr>
          <w:i/>
          <w:iCs/>
          <w:lang w:val="en-GB"/>
        </w:rPr>
        <w:t>Neuropsychology</w:t>
      </w:r>
      <w:r w:rsidRPr="00A04A57">
        <w:rPr>
          <w:lang w:val="en-GB"/>
        </w:rPr>
        <w:t xml:space="preserve"> </w:t>
      </w:r>
      <w:r w:rsidRPr="00A04A57">
        <w:rPr>
          <w:b/>
          <w:bCs/>
          <w:lang w:val="en-GB"/>
        </w:rPr>
        <w:t>21</w:t>
      </w:r>
      <w:r w:rsidRPr="00A04A57">
        <w:rPr>
          <w:lang w:val="en-GB"/>
        </w:rPr>
        <w:t>, 65 (2007).</w:t>
      </w:r>
    </w:p>
    <w:p w14:paraId="0D0104E6" w14:textId="77777777" w:rsidR="004F1238" w:rsidRPr="00A04A57" w:rsidRDefault="004F1238" w:rsidP="00A04A57">
      <w:pPr>
        <w:pStyle w:val="Literaturverzeichnis"/>
        <w:rPr>
          <w:lang w:val="en-GB"/>
        </w:rPr>
      </w:pPr>
      <w:r w:rsidRPr="00A04A57">
        <w:rPr>
          <w:lang w:val="en-GB"/>
        </w:rPr>
        <w:t>23.</w:t>
      </w:r>
      <w:r w:rsidRPr="00A04A57">
        <w:rPr>
          <w:lang w:val="en-GB"/>
        </w:rPr>
        <w:tab/>
        <w:t xml:space="preserve">Bertone, A., Mottron, L., Jelenic, P. &amp; Faubert, J. Enhanced and diminished visuo-spatial information processing in autism depends on stimulus complexity. </w:t>
      </w:r>
      <w:r w:rsidRPr="00A04A57">
        <w:rPr>
          <w:i/>
          <w:iCs/>
          <w:lang w:val="en-GB"/>
        </w:rPr>
        <w:t>Brain</w:t>
      </w:r>
      <w:r w:rsidRPr="00A04A57">
        <w:rPr>
          <w:lang w:val="en-GB"/>
        </w:rPr>
        <w:t xml:space="preserve"> </w:t>
      </w:r>
      <w:r w:rsidRPr="00A04A57">
        <w:rPr>
          <w:b/>
          <w:bCs/>
          <w:lang w:val="en-GB"/>
        </w:rPr>
        <w:t>128</w:t>
      </w:r>
      <w:r w:rsidRPr="00A04A57">
        <w:rPr>
          <w:lang w:val="en-GB"/>
        </w:rPr>
        <w:t>, 2430–2441 (2005).</w:t>
      </w:r>
    </w:p>
    <w:p w14:paraId="7B25A28C" w14:textId="77777777" w:rsidR="004F1238" w:rsidRPr="00A04A57" w:rsidRDefault="004F1238" w:rsidP="00A04A57">
      <w:pPr>
        <w:pStyle w:val="Literaturverzeichnis"/>
        <w:rPr>
          <w:lang w:val="en-GB"/>
        </w:rPr>
      </w:pPr>
      <w:r w:rsidRPr="00A04A57">
        <w:rPr>
          <w:lang w:val="en-GB"/>
        </w:rPr>
        <w:t>24.</w:t>
      </w:r>
      <w:r w:rsidRPr="00A04A57">
        <w:rPr>
          <w:lang w:val="en-GB"/>
        </w:rPr>
        <w:tab/>
        <w:t xml:space="preserve">Baron-Cohen, S., Wheelwright, S., Skinner, R., Martin, J. &amp; Clubley, E. The autism-spectrum quotient (AQ): Evidence from asperger syndrome/high-functioning autism, malesand females, scientists and mathematicians. </w:t>
      </w:r>
      <w:r w:rsidRPr="00A04A57">
        <w:rPr>
          <w:i/>
          <w:iCs/>
          <w:lang w:val="en-GB"/>
        </w:rPr>
        <w:t>J. Autism Dev. Disord.</w:t>
      </w:r>
      <w:r w:rsidRPr="00A04A57">
        <w:rPr>
          <w:lang w:val="en-GB"/>
        </w:rPr>
        <w:t xml:space="preserve"> </w:t>
      </w:r>
      <w:r w:rsidRPr="00A04A57">
        <w:rPr>
          <w:b/>
          <w:bCs/>
          <w:lang w:val="en-GB"/>
        </w:rPr>
        <w:t>31</w:t>
      </w:r>
      <w:r w:rsidRPr="00A04A57">
        <w:rPr>
          <w:lang w:val="en-GB"/>
        </w:rPr>
        <w:t>, 5–17 (2001).</w:t>
      </w:r>
    </w:p>
    <w:p w14:paraId="6DD9E17F" w14:textId="77777777" w:rsidR="004F1238" w:rsidRPr="00A04A57" w:rsidRDefault="004F1238" w:rsidP="00A04A57">
      <w:pPr>
        <w:pStyle w:val="Literaturverzeichnis"/>
        <w:rPr>
          <w:lang w:val="en-GB"/>
        </w:rPr>
      </w:pPr>
      <w:r w:rsidRPr="00A04A57">
        <w:rPr>
          <w:lang w:val="en-GB"/>
        </w:rPr>
        <w:t>25.</w:t>
      </w:r>
      <w:r w:rsidRPr="00A04A57">
        <w:rPr>
          <w:lang w:val="en-GB"/>
        </w:rPr>
        <w:tab/>
        <w:t xml:space="preserve">Almeida, R. A., Dickinson, J. E., Maybery, M. T., Badcock, J. C. &amp; Badcock, D. R. A new step towards understanding Embedded Figures Test performance in the autism spectrum: The radial frequency search task. </w:t>
      </w:r>
      <w:r w:rsidRPr="00A04A57">
        <w:rPr>
          <w:i/>
          <w:iCs/>
          <w:lang w:val="en-GB"/>
        </w:rPr>
        <w:t>Neuropsychologia</w:t>
      </w:r>
      <w:r w:rsidRPr="00A04A57">
        <w:rPr>
          <w:lang w:val="en-GB"/>
        </w:rPr>
        <w:t xml:space="preserve"> </w:t>
      </w:r>
      <w:r w:rsidRPr="00A04A57">
        <w:rPr>
          <w:b/>
          <w:bCs/>
          <w:lang w:val="en-GB"/>
        </w:rPr>
        <w:t>48</w:t>
      </w:r>
      <w:r w:rsidRPr="00A04A57">
        <w:rPr>
          <w:lang w:val="en-GB"/>
        </w:rPr>
        <w:t>, 374–381 (2010).</w:t>
      </w:r>
    </w:p>
    <w:p w14:paraId="5AACC317" w14:textId="77777777" w:rsidR="004F1238" w:rsidRPr="00A04A57" w:rsidRDefault="004F1238" w:rsidP="00A04A57">
      <w:pPr>
        <w:pStyle w:val="Literaturverzeichnis"/>
        <w:rPr>
          <w:lang w:val="en-GB"/>
        </w:rPr>
      </w:pPr>
      <w:r w:rsidRPr="00A04A57">
        <w:rPr>
          <w:lang w:val="en-GB"/>
        </w:rPr>
        <w:t>26.</w:t>
      </w:r>
      <w:r w:rsidRPr="00A04A57">
        <w:rPr>
          <w:lang w:val="en-GB"/>
        </w:rPr>
        <w:tab/>
        <w:t xml:space="preserve">Grinter, E. J. </w:t>
      </w:r>
      <w:r w:rsidRPr="00A04A57">
        <w:rPr>
          <w:i/>
          <w:iCs/>
          <w:lang w:val="en-GB"/>
        </w:rPr>
        <w:t>et al.</w:t>
      </w:r>
      <w:r w:rsidRPr="00A04A57">
        <w:rPr>
          <w:lang w:val="en-GB"/>
        </w:rPr>
        <w:t xml:space="preserve"> Global Visual Processing and Self-Rated Autistic-like Traits. </w:t>
      </w:r>
      <w:r w:rsidRPr="00A04A57">
        <w:rPr>
          <w:i/>
          <w:iCs/>
          <w:lang w:val="en-GB"/>
        </w:rPr>
        <w:t>J. Autism Dev. Disord.</w:t>
      </w:r>
      <w:r w:rsidRPr="00A04A57">
        <w:rPr>
          <w:lang w:val="en-GB"/>
        </w:rPr>
        <w:t xml:space="preserve"> </w:t>
      </w:r>
      <w:r w:rsidRPr="00A04A57">
        <w:rPr>
          <w:b/>
          <w:bCs/>
          <w:lang w:val="en-GB"/>
        </w:rPr>
        <w:t>39</w:t>
      </w:r>
      <w:r w:rsidRPr="00A04A57">
        <w:rPr>
          <w:lang w:val="en-GB"/>
        </w:rPr>
        <w:t>, 1278–1290 (2009).</w:t>
      </w:r>
    </w:p>
    <w:p w14:paraId="30C5303C" w14:textId="77777777" w:rsidR="004F1238" w:rsidRPr="00A04A57" w:rsidRDefault="004F1238" w:rsidP="00A04A57">
      <w:pPr>
        <w:pStyle w:val="Literaturverzeichnis"/>
        <w:rPr>
          <w:lang w:val="en-GB"/>
        </w:rPr>
      </w:pPr>
      <w:r w:rsidRPr="00A04A57">
        <w:rPr>
          <w:lang w:val="en-GB"/>
        </w:rPr>
        <w:t>27.</w:t>
      </w:r>
      <w:r w:rsidRPr="00A04A57">
        <w:rPr>
          <w:lang w:val="en-GB"/>
        </w:rPr>
        <w:tab/>
        <w:t xml:space="preserve">Russell-Smith, S. N., Maybery, M. T. &amp; Bayliss, D. M. Are the autism and positive schizotypy spectra diametrically opposed in local versus global processing? </w:t>
      </w:r>
      <w:r w:rsidRPr="00A04A57">
        <w:rPr>
          <w:i/>
          <w:iCs/>
          <w:lang w:val="en-GB"/>
        </w:rPr>
        <w:t>J. Autism Dev. Disord.</w:t>
      </w:r>
      <w:r w:rsidRPr="00A04A57">
        <w:rPr>
          <w:lang w:val="en-GB"/>
        </w:rPr>
        <w:t xml:space="preserve"> </w:t>
      </w:r>
      <w:r w:rsidRPr="00A04A57">
        <w:rPr>
          <w:b/>
          <w:bCs/>
          <w:lang w:val="en-GB"/>
        </w:rPr>
        <w:t>40</w:t>
      </w:r>
      <w:r w:rsidRPr="00A04A57">
        <w:rPr>
          <w:lang w:val="en-GB"/>
        </w:rPr>
        <w:t>, 968–977 (2010).</w:t>
      </w:r>
    </w:p>
    <w:p w14:paraId="17D83056" w14:textId="77777777" w:rsidR="004F1238" w:rsidRPr="00A04A57" w:rsidRDefault="004F1238" w:rsidP="00A04A57">
      <w:pPr>
        <w:pStyle w:val="Literaturverzeichnis"/>
        <w:rPr>
          <w:lang w:val="en-GB"/>
        </w:rPr>
      </w:pPr>
      <w:r w:rsidRPr="00A04A57">
        <w:rPr>
          <w:lang w:val="en-GB"/>
        </w:rPr>
        <w:t>28.</w:t>
      </w:r>
      <w:r w:rsidRPr="00A04A57">
        <w:rPr>
          <w:lang w:val="en-GB"/>
        </w:rPr>
        <w:tab/>
        <w:t xml:space="preserve">Pelphrey, K. A. </w:t>
      </w:r>
      <w:r w:rsidRPr="00A04A57">
        <w:rPr>
          <w:i/>
          <w:iCs/>
          <w:lang w:val="en-GB"/>
        </w:rPr>
        <w:t>et al.</w:t>
      </w:r>
      <w:r w:rsidRPr="00A04A57">
        <w:rPr>
          <w:lang w:val="en-GB"/>
        </w:rPr>
        <w:t xml:space="preserve"> Visual Scanning of Faces in Autism. </w:t>
      </w:r>
      <w:r w:rsidRPr="00A04A57">
        <w:rPr>
          <w:i/>
          <w:iCs/>
          <w:lang w:val="en-GB"/>
        </w:rPr>
        <w:t>J. Autism Dev. Disord.</w:t>
      </w:r>
      <w:r w:rsidRPr="00A04A57">
        <w:rPr>
          <w:lang w:val="en-GB"/>
        </w:rPr>
        <w:t xml:space="preserve"> </w:t>
      </w:r>
      <w:r w:rsidRPr="00A04A57">
        <w:rPr>
          <w:b/>
          <w:bCs/>
          <w:lang w:val="en-GB"/>
        </w:rPr>
        <w:t>32</w:t>
      </w:r>
      <w:r w:rsidRPr="00A04A57">
        <w:rPr>
          <w:lang w:val="en-GB"/>
        </w:rPr>
        <w:t>, 249–261 (2002).</w:t>
      </w:r>
    </w:p>
    <w:p w14:paraId="5BC3121B" w14:textId="77777777" w:rsidR="004F1238" w:rsidRPr="00A04A57" w:rsidRDefault="004F1238" w:rsidP="00A04A57">
      <w:pPr>
        <w:pStyle w:val="Literaturverzeichnis"/>
        <w:rPr>
          <w:lang w:val="en-GB"/>
        </w:rPr>
      </w:pPr>
      <w:r w:rsidRPr="00A04A57">
        <w:rPr>
          <w:lang w:val="en-GB"/>
        </w:rPr>
        <w:lastRenderedPageBreak/>
        <w:t>29.</w:t>
      </w:r>
      <w:r w:rsidRPr="00A04A57">
        <w:rPr>
          <w:lang w:val="en-GB"/>
        </w:rPr>
        <w:tab/>
        <w:t xml:space="preserve">Spezio, M. L., Adolphs, R., Hurley, R. S. E. &amp; Piven, J. Analysis of face gaze in autism using “Bubbles”. </w:t>
      </w:r>
      <w:r w:rsidRPr="00A04A57">
        <w:rPr>
          <w:i/>
          <w:iCs/>
          <w:lang w:val="en-GB"/>
        </w:rPr>
        <w:t>Neuropsychologia</w:t>
      </w:r>
      <w:r w:rsidRPr="00A04A57">
        <w:rPr>
          <w:lang w:val="en-GB"/>
        </w:rPr>
        <w:t xml:space="preserve"> </w:t>
      </w:r>
      <w:r w:rsidRPr="00A04A57">
        <w:rPr>
          <w:b/>
          <w:bCs/>
          <w:lang w:val="en-GB"/>
        </w:rPr>
        <w:t>45</w:t>
      </w:r>
      <w:r w:rsidRPr="00A04A57">
        <w:rPr>
          <w:lang w:val="en-GB"/>
        </w:rPr>
        <w:t>, 144–151 (2007).</w:t>
      </w:r>
    </w:p>
    <w:p w14:paraId="659A7EDB" w14:textId="77777777" w:rsidR="004F1238" w:rsidRPr="00A04A57" w:rsidRDefault="004F1238" w:rsidP="00A04A57">
      <w:pPr>
        <w:pStyle w:val="Literaturverzeichnis"/>
        <w:rPr>
          <w:lang w:val="en-GB"/>
        </w:rPr>
      </w:pPr>
      <w:r w:rsidRPr="00A04A57">
        <w:rPr>
          <w:lang w:val="en-GB"/>
        </w:rPr>
        <w:t>30.</w:t>
      </w:r>
      <w:r w:rsidRPr="00A04A57">
        <w:rPr>
          <w:lang w:val="en-GB"/>
        </w:rPr>
        <w:tab/>
        <w:t xml:space="preserve">Dalton, K. M. </w:t>
      </w:r>
      <w:r w:rsidRPr="00A04A57">
        <w:rPr>
          <w:i/>
          <w:iCs/>
          <w:lang w:val="en-GB"/>
        </w:rPr>
        <w:t>et al.</w:t>
      </w:r>
      <w:r w:rsidRPr="00A04A57">
        <w:rPr>
          <w:lang w:val="en-GB"/>
        </w:rPr>
        <w:t xml:space="preserve"> Gaze fixation and the neural circuitry of face processing in autism. </w:t>
      </w:r>
      <w:r w:rsidRPr="00A04A57">
        <w:rPr>
          <w:i/>
          <w:iCs/>
          <w:lang w:val="en-GB"/>
        </w:rPr>
        <w:t>Nat. Neurosci.</w:t>
      </w:r>
      <w:r w:rsidRPr="00A04A57">
        <w:rPr>
          <w:lang w:val="en-GB"/>
        </w:rPr>
        <w:t xml:space="preserve"> </w:t>
      </w:r>
      <w:r w:rsidRPr="00A04A57">
        <w:rPr>
          <w:b/>
          <w:bCs/>
          <w:lang w:val="en-GB"/>
        </w:rPr>
        <w:t>8</w:t>
      </w:r>
      <w:r w:rsidRPr="00A04A57">
        <w:rPr>
          <w:lang w:val="en-GB"/>
        </w:rPr>
        <w:t>, 519–526 (2005).</w:t>
      </w:r>
    </w:p>
    <w:p w14:paraId="73018AB8" w14:textId="77777777" w:rsidR="004F1238" w:rsidRPr="00A04A57" w:rsidRDefault="004F1238" w:rsidP="00A04A57">
      <w:pPr>
        <w:pStyle w:val="Literaturverzeichnis"/>
        <w:rPr>
          <w:lang w:val="en-GB"/>
        </w:rPr>
      </w:pPr>
      <w:r w:rsidRPr="00A04A57">
        <w:rPr>
          <w:lang w:val="en-GB"/>
        </w:rPr>
        <w:t>31.</w:t>
      </w:r>
      <w:r w:rsidRPr="00A04A57">
        <w:rPr>
          <w:lang w:val="en-GB"/>
        </w:rPr>
        <w:tab/>
        <w:t xml:space="preserve">Wang, S. </w:t>
      </w:r>
      <w:r w:rsidRPr="00A04A57">
        <w:rPr>
          <w:i/>
          <w:iCs/>
          <w:lang w:val="en-GB"/>
        </w:rPr>
        <w:t>et al.</w:t>
      </w:r>
      <w:r w:rsidRPr="00A04A57">
        <w:rPr>
          <w:lang w:val="en-GB"/>
        </w:rPr>
        <w:t xml:space="preserve"> Atypical Visual Saliency in Autism Spectrum Disorder Quantified through Model-Based Eye Tracking. </w:t>
      </w:r>
      <w:r w:rsidRPr="00A04A57">
        <w:rPr>
          <w:i/>
          <w:iCs/>
          <w:lang w:val="en-GB"/>
        </w:rPr>
        <w:t>Neuron</w:t>
      </w:r>
      <w:r w:rsidRPr="00A04A57">
        <w:rPr>
          <w:lang w:val="en-GB"/>
        </w:rPr>
        <w:t xml:space="preserve"> </w:t>
      </w:r>
      <w:r w:rsidRPr="00A04A57">
        <w:rPr>
          <w:b/>
          <w:bCs/>
          <w:lang w:val="en-GB"/>
        </w:rPr>
        <w:t>88</w:t>
      </w:r>
      <w:r w:rsidRPr="00A04A57">
        <w:rPr>
          <w:lang w:val="en-GB"/>
        </w:rPr>
        <w:t>, 604–616 (2015).</w:t>
      </w:r>
    </w:p>
    <w:p w14:paraId="1D33BC04" w14:textId="77777777" w:rsidR="004F1238" w:rsidRPr="00A04A57" w:rsidRDefault="004F1238" w:rsidP="00A04A57">
      <w:pPr>
        <w:pStyle w:val="Literaturverzeichnis"/>
        <w:rPr>
          <w:lang w:val="en-GB"/>
        </w:rPr>
      </w:pPr>
      <w:r w:rsidRPr="00A04A57">
        <w:rPr>
          <w:lang w:val="en-GB"/>
        </w:rPr>
        <w:t>32.</w:t>
      </w:r>
      <w:r w:rsidRPr="00A04A57">
        <w:rPr>
          <w:lang w:val="en-GB"/>
        </w:rPr>
        <w:tab/>
        <w:t xml:space="preserve">Gosselin, F. &amp; Schyns, P. G. Bubbles: a technique to reveal the use of information in recognition tasks. </w:t>
      </w:r>
      <w:r w:rsidRPr="00A04A57">
        <w:rPr>
          <w:i/>
          <w:iCs/>
          <w:lang w:val="en-GB"/>
        </w:rPr>
        <w:t>Vision Res.</w:t>
      </w:r>
      <w:r w:rsidRPr="00A04A57">
        <w:rPr>
          <w:lang w:val="en-GB"/>
        </w:rPr>
        <w:t xml:space="preserve"> </w:t>
      </w:r>
      <w:r w:rsidRPr="00A04A57">
        <w:rPr>
          <w:b/>
          <w:bCs/>
          <w:lang w:val="en-GB"/>
        </w:rPr>
        <w:t>41</w:t>
      </w:r>
      <w:r w:rsidRPr="00A04A57">
        <w:rPr>
          <w:lang w:val="en-GB"/>
        </w:rPr>
        <w:t>, 2261–2271 (2001).</w:t>
      </w:r>
    </w:p>
    <w:p w14:paraId="64C0B301" w14:textId="77777777" w:rsidR="004F1238" w:rsidRPr="00A04A57" w:rsidRDefault="004F1238" w:rsidP="00A04A57">
      <w:pPr>
        <w:pStyle w:val="Literaturverzeichnis"/>
        <w:rPr>
          <w:lang w:val="en-GB"/>
        </w:rPr>
      </w:pPr>
      <w:r w:rsidRPr="00A04A57">
        <w:rPr>
          <w:lang w:val="en-GB"/>
        </w:rPr>
        <w:t>33.</w:t>
      </w:r>
      <w:r w:rsidRPr="00A04A57">
        <w:rPr>
          <w:lang w:val="en-GB"/>
        </w:rPr>
        <w:tab/>
        <w:t xml:space="preserve">Eggermont, J. J., Johannesma, P. I. M. &amp; Aertsen, A. M. H. J. Reverse-correlation methods in auditory research. </w:t>
      </w:r>
      <w:r w:rsidRPr="00A04A57">
        <w:rPr>
          <w:i/>
          <w:iCs/>
          <w:lang w:val="en-GB"/>
        </w:rPr>
        <w:t>Q. Rev. Biophys.</w:t>
      </w:r>
      <w:r w:rsidRPr="00A04A57">
        <w:rPr>
          <w:lang w:val="en-GB"/>
        </w:rPr>
        <w:t xml:space="preserve"> </w:t>
      </w:r>
      <w:r w:rsidRPr="00A04A57">
        <w:rPr>
          <w:b/>
          <w:bCs/>
          <w:lang w:val="en-GB"/>
        </w:rPr>
        <w:t>16</w:t>
      </w:r>
      <w:r w:rsidRPr="00A04A57">
        <w:rPr>
          <w:lang w:val="en-GB"/>
        </w:rPr>
        <w:t>, 341–414 (1983).</w:t>
      </w:r>
    </w:p>
    <w:p w14:paraId="4FA00720" w14:textId="77777777" w:rsidR="004F1238" w:rsidRPr="00A04A57" w:rsidRDefault="004F1238" w:rsidP="00A04A57">
      <w:pPr>
        <w:pStyle w:val="Literaturverzeichnis"/>
        <w:rPr>
          <w:lang w:val="en-GB"/>
        </w:rPr>
      </w:pPr>
      <w:r w:rsidRPr="00A04A57">
        <w:rPr>
          <w:lang w:val="en-GB"/>
        </w:rPr>
        <w:t>34.</w:t>
      </w:r>
      <w:r w:rsidRPr="00A04A57">
        <w:rPr>
          <w:lang w:val="en-GB"/>
        </w:rPr>
        <w:tab/>
        <w:t xml:space="preserve">Ruzich, E. </w:t>
      </w:r>
      <w:r w:rsidRPr="00A04A57">
        <w:rPr>
          <w:i/>
          <w:iCs/>
          <w:lang w:val="en-GB"/>
        </w:rPr>
        <w:t>et al.</w:t>
      </w:r>
      <w:r w:rsidRPr="00A04A57">
        <w:rPr>
          <w:lang w:val="en-GB"/>
        </w:rPr>
        <w:t xml:space="preserve"> Measuring autistic traits in the general population: a systematic review of the Autism-Spectrum Quotient (AQ) in a nonclinical population sample of 6,900 typical adult males and females. </w:t>
      </w:r>
      <w:r w:rsidRPr="00A04A57">
        <w:rPr>
          <w:i/>
          <w:iCs/>
          <w:lang w:val="en-GB"/>
        </w:rPr>
        <w:t>Mol. Autism</w:t>
      </w:r>
      <w:r w:rsidRPr="00A04A57">
        <w:rPr>
          <w:lang w:val="en-GB"/>
        </w:rPr>
        <w:t xml:space="preserve"> </w:t>
      </w:r>
      <w:r w:rsidRPr="00A04A57">
        <w:rPr>
          <w:b/>
          <w:bCs/>
          <w:lang w:val="en-GB"/>
        </w:rPr>
        <w:t>6</w:t>
      </w:r>
      <w:r w:rsidRPr="00A04A57">
        <w:rPr>
          <w:lang w:val="en-GB"/>
        </w:rPr>
        <w:t>, 2 (2015).</w:t>
      </w:r>
    </w:p>
    <w:p w14:paraId="493E47B1" w14:textId="77777777" w:rsidR="004F1238" w:rsidRPr="00A04A57" w:rsidRDefault="004F1238" w:rsidP="00A04A57">
      <w:pPr>
        <w:pStyle w:val="Literaturverzeichnis"/>
        <w:rPr>
          <w:lang w:val="en-GB"/>
        </w:rPr>
      </w:pPr>
      <w:r w:rsidRPr="00A04A57">
        <w:rPr>
          <w:lang w:val="en-GB"/>
        </w:rPr>
        <w:t>35.</w:t>
      </w:r>
      <w:r w:rsidRPr="00A04A57">
        <w:rPr>
          <w:lang w:val="en-GB"/>
        </w:rPr>
        <w:tab/>
        <w:t xml:space="preserve">Bayliss, A. P. &amp; Kritikos, A. Brief Report: Perceptual Load and the Autism Spectrum in Typically Developed Individuals. </w:t>
      </w:r>
      <w:r w:rsidRPr="00A04A57">
        <w:rPr>
          <w:i/>
          <w:iCs/>
          <w:lang w:val="en-GB"/>
        </w:rPr>
        <w:t>J. Autism Dev. Disord.</w:t>
      </w:r>
      <w:r w:rsidRPr="00A04A57">
        <w:rPr>
          <w:lang w:val="en-GB"/>
        </w:rPr>
        <w:t xml:space="preserve"> </w:t>
      </w:r>
      <w:r w:rsidRPr="00A04A57">
        <w:rPr>
          <w:b/>
          <w:bCs/>
          <w:lang w:val="en-GB"/>
        </w:rPr>
        <w:t>41</w:t>
      </w:r>
      <w:r w:rsidRPr="00A04A57">
        <w:rPr>
          <w:lang w:val="en-GB"/>
        </w:rPr>
        <w:t>, 1573–1578 (2011).</w:t>
      </w:r>
    </w:p>
    <w:p w14:paraId="75512ECF" w14:textId="77777777" w:rsidR="004F1238" w:rsidRPr="00A04A57" w:rsidRDefault="004F1238" w:rsidP="00A04A57">
      <w:pPr>
        <w:pStyle w:val="Literaturverzeichnis"/>
        <w:rPr>
          <w:lang w:val="en-GB"/>
        </w:rPr>
      </w:pPr>
      <w:r w:rsidRPr="00A04A57">
        <w:rPr>
          <w:lang w:val="en-GB"/>
        </w:rPr>
        <w:t>36.</w:t>
      </w:r>
      <w:r w:rsidRPr="00A04A57">
        <w:rPr>
          <w:lang w:val="en-GB"/>
        </w:rPr>
        <w:tab/>
        <w:t xml:space="preserve">Hudson, M., Nijboer, T. C. &amp; Jellema, T. Implicit social learning in relation to autistic-like traits. </w:t>
      </w:r>
      <w:r w:rsidRPr="00A04A57">
        <w:rPr>
          <w:i/>
          <w:iCs/>
          <w:lang w:val="en-GB"/>
        </w:rPr>
        <w:t>J. Autism Dev. Disord.</w:t>
      </w:r>
      <w:r w:rsidRPr="00A04A57">
        <w:rPr>
          <w:lang w:val="en-GB"/>
        </w:rPr>
        <w:t xml:space="preserve"> </w:t>
      </w:r>
      <w:r w:rsidRPr="00A04A57">
        <w:rPr>
          <w:b/>
          <w:bCs/>
          <w:lang w:val="en-GB"/>
        </w:rPr>
        <w:t>42</w:t>
      </w:r>
      <w:r w:rsidRPr="00A04A57">
        <w:rPr>
          <w:lang w:val="en-GB"/>
        </w:rPr>
        <w:t>, 2534–2545 (2012).</w:t>
      </w:r>
    </w:p>
    <w:p w14:paraId="467DAF6A" w14:textId="77777777" w:rsidR="004F1238" w:rsidRPr="00A04A57" w:rsidRDefault="004F1238" w:rsidP="00A04A57">
      <w:pPr>
        <w:pStyle w:val="Literaturverzeichnis"/>
        <w:rPr>
          <w:lang w:val="en-GB"/>
        </w:rPr>
      </w:pPr>
      <w:r w:rsidRPr="00A04A57">
        <w:rPr>
          <w:lang w:val="en-GB"/>
        </w:rPr>
        <w:t>37.</w:t>
      </w:r>
      <w:r w:rsidRPr="00A04A57">
        <w:rPr>
          <w:lang w:val="en-GB"/>
        </w:rPr>
        <w:tab/>
        <w:t xml:space="preserve">Lindell, A. K., Notice, K. &amp; Withers, K. Reduced language processing asymmetry in non-autistic individuals with high levels of autism traits. </w:t>
      </w:r>
      <w:r w:rsidRPr="00A04A57">
        <w:rPr>
          <w:i/>
          <w:iCs/>
          <w:lang w:val="en-GB"/>
        </w:rPr>
        <w:t>Laterality</w:t>
      </w:r>
      <w:r w:rsidRPr="00A04A57">
        <w:rPr>
          <w:lang w:val="en-GB"/>
        </w:rPr>
        <w:t xml:space="preserve"> </w:t>
      </w:r>
      <w:r w:rsidRPr="00A04A57">
        <w:rPr>
          <w:b/>
          <w:bCs/>
          <w:lang w:val="en-GB"/>
        </w:rPr>
        <w:t>14</w:t>
      </w:r>
      <w:r w:rsidRPr="00A04A57">
        <w:rPr>
          <w:lang w:val="en-GB"/>
        </w:rPr>
        <w:t>, 457–472 (2009).</w:t>
      </w:r>
    </w:p>
    <w:p w14:paraId="5EBF44DB" w14:textId="77777777" w:rsidR="004F1238" w:rsidRPr="00A04A57" w:rsidRDefault="004F1238" w:rsidP="00A04A57">
      <w:pPr>
        <w:pStyle w:val="Literaturverzeichnis"/>
        <w:rPr>
          <w:lang w:val="en-GB"/>
        </w:rPr>
      </w:pPr>
      <w:r w:rsidRPr="00A04A57">
        <w:rPr>
          <w:lang w:val="en-GB"/>
        </w:rPr>
        <w:t>38.</w:t>
      </w:r>
      <w:r w:rsidRPr="00A04A57">
        <w:rPr>
          <w:lang w:val="en-GB"/>
        </w:rPr>
        <w:tab/>
        <w:t xml:space="preserve">O’Keefe, N. &amp; Lindell, A. K. Reduced interhemispheric interaction in non-autistic individuals with normal but high levels of autism traits. </w:t>
      </w:r>
      <w:r w:rsidRPr="00A04A57">
        <w:rPr>
          <w:i/>
          <w:iCs/>
          <w:lang w:val="en-GB"/>
        </w:rPr>
        <w:t>Brain Cogn.</w:t>
      </w:r>
      <w:r w:rsidRPr="00A04A57">
        <w:rPr>
          <w:lang w:val="en-GB"/>
        </w:rPr>
        <w:t xml:space="preserve"> </w:t>
      </w:r>
      <w:r w:rsidRPr="00A04A57">
        <w:rPr>
          <w:b/>
          <w:bCs/>
          <w:lang w:val="en-GB"/>
        </w:rPr>
        <w:t>83</w:t>
      </w:r>
      <w:r w:rsidRPr="00A04A57">
        <w:rPr>
          <w:lang w:val="en-GB"/>
        </w:rPr>
        <w:t>, 183–189 (2013).</w:t>
      </w:r>
    </w:p>
    <w:p w14:paraId="6AC16D1B" w14:textId="77777777" w:rsidR="004F1238" w:rsidRPr="00A04A57" w:rsidRDefault="004F1238" w:rsidP="00A04A57">
      <w:pPr>
        <w:pStyle w:val="Literaturverzeichnis"/>
        <w:rPr>
          <w:lang w:val="en-GB"/>
        </w:rPr>
      </w:pPr>
      <w:r w:rsidRPr="00A04A57">
        <w:rPr>
          <w:lang w:val="en-GB"/>
        </w:rPr>
        <w:t>39.</w:t>
      </w:r>
      <w:r w:rsidRPr="00A04A57">
        <w:rPr>
          <w:lang w:val="en-GB"/>
        </w:rPr>
        <w:tab/>
        <w:t xml:space="preserve">Walter, E., Dassonville, P. &amp; Bochsler, T. M. A specific autistic trait that modulates visuospatial illusion susceptibility. </w:t>
      </w:r>
      <w:r w:rsidRPr="00A04A57">
        <w:rPr>
          <w:i/>
          <w:iCs/>
          <w:lang w:val="en-GB"/>
        </w:rPr>
        <w:t>J. Autism Dev. Disord.</w:t>
      </w:r>
      <w:r w:rsidRPr="00A04A57">
        <w:rPr>
          <w:lang w:val="en-GB"/>
        </w:rPr>
        <w:t xml:space="preserve"> </w:t>
      </w:r>
      <w:r w:rsidRPr="00A04A57">
        <w:rPr>
          <w:b/>
          <w:bCs/>
          <w:lang w:val="en-GB"/>
        </w:rPr>
        <w:t>39</w:t>
      </w:r>
      <w:r w:rsidRPr="00A04A57">
        <w:rPr>
          <w:lang w:val="en-GB"/>
        </w:rPr>
        <w:t>, 339–349 (2009).</w:t>
      </w:r>
    </w:p>
    <w:p w14:paraId="1983A610" w14:textId="77777777" w:rsidR="004F1238" w:rsidRPr="00A04A57" w:rsidRDefault="004F1238" w:rsidP="00A04A57">
      <w:pPr>
        <w:pStyle w:val="Literaturverzeichnis"/>
        <w:rPr>
          <w:lang w:val="en-GB"/>
        </w:rPr>
      </w:pPr>
      <w:r w:rsidRPr="00A04A57">
        <w:rPr>
          <w:lang w:val="en-GB"/>
        </w:rPr>
        <w:t>40.</w:t>
      </w:r>
      <w:r w:rsidRPr="00A04A57">
        <w:rPr>
          <w:lang w:val="en-GB"/>
        </w:rPr>
        <w:tab/>
        <w:t xml:space="preserve">Hoekstra, R. A., Bartels, M., Cath, D. C. &amp; Boomsma, D. I. Factor Structure, Reliability and Criterion Validity of the Autism-Spectrum Quotient (AQ): A Study in Dutch Population and Patient Groups. </w:t>
      </w:r>
      <w:r w:rsidRPr="00A04A57">
        <w:rPr>
          <w:i/>
          <w:iCs/>
          <w:lang w:val="en-GB"/>
        </w:rPr>
        <w:t>J. Autism Dev. Disord.</w:t>
      </w:r>
      <w:r w:rsidRPr="00A04A57">
        <w:rPr>
          <w:lang w:val="en-GB"/>
        </w:rPr>
        <w:t xml:space="preserve"> </w:t>
      </w:r>
      <w:r w:rsidRPr="00A04A57">
        <w:rPr>
          <w:b/>
          <w:bCs/>
          <w:lang w:val="en-GB"/>
        </w:rPr>
        <w:t>38</w:t>
      </w:r>
      <w:r w:rsidRPr="00A04A57">
        <w:rPr>
          <w:lang w:val="en-GB"/>
        </w:rPr>
        <w:t>, 1555–1566 (2008).</w:t>
      </w:r>
    </w:p>
    <w:p w14:paraId="6A8673F3" w14:textId="77777777" w:rsidR="004F1238" w:rsidRPr="00A04A57" w:rsidRDefault="004F1238" w:rsidP="00A04A57">
      <w:pPr>
        <w:pStyle w:val="Literaturverzeichnis"/>
        <w:rPr>
          <w:lang w:val="en-GB"/>
        </w:rPr>
      </w:pPr>
      <w:r w:rsidRPr="00A04A57">
        <w:rPr>
          <w:lang w:val="en-GB"/>
        </w:rPr>
        <w:lastRenderedPageBreak/>
        <w:t>41.</w:t>
      </w:r>
      <w:r w:rsidRPr="00A04A57">
        <w:rPr>
          <w:lang w:val="en-GB"/>
        </w:rPr>
        <w:tab/>
        <w:t xml:space="preserve">Murray, A. L., McKenzie, K., Kuenssberg, R. &amp; Booth, T. Do the Autism Spectrum Quotient (AQ) and Autism Spectrum Quotient Short Form (AQ-S) Primarily Reflect General ASD Traits or Specific ASD Traits? A Bi-Factor Analysis. </w:t>
      </w:r>
      <w:r w:rsidRPr="00A04A57">
        <w:rPr>
          <w:i/>
          <w:iCs/>
          <w:lang w:val="en-GB"/>
        </w:rPr>
        <w:t>Assessment</w:t>
      </w:r>
      <w:r w:rsidRPr="00A04A57">
        <w:rPr>
          <w:lang w:val="en-GB"/>
        </w:rPr>
        <w:t xml:space="preserve"> </w:t>
      </w:r>
      <w:r w:rsidRPr="00A04A57">
        <w:rPr>
          <w:b/>
          <w:bCs/>
          <w:lang w:val="en-GB"/>
        </w:rPr>
        <w:t>24</w:t>
      </w:r>
      <w:r w:rsidRPr="00A04A57">
        <w:rPr>
          <w:lang w:val="en-GB"/>
        </w:rPr>
        <w:t>, 444–457 (2017).</w:t>
      </w:r>
    </w:p>
    <w:p w14:paraId="431B1DB3" w14:textId="77777777" w:rsidR="004F1238" w:rsidRPr="00A04A57" w:rsidRDefault="004F1238" w:rsidP="00A04A57">
      <w:pPr>
        <w:pStyle w:val="Literaturverzeichnis"/>
        <w:rPr>
          <w:lang w:val="en-GB"/>
        </w:rPr>
      </w:pPr>
      <w:r w:rsidRPr="00A04A57">
        <w:rPr>
          <w:lang w:val="en-GB"/>
        </w:rPr>
        <w:t>42.</w:t>
      </w:r>
      <w:r w:rsidRPr="00A04A57">
        <w:rPr>
          <w:lang w:val="en-GB"/>
        </w:rPr>
        <w:tab/>
        <w:t xml:space="preserve">Landry, O. &amp; Chouinard, P. A. Why We Should Study the Broader Autism Phenotype in Typically Developing Populations. </w:t>
      </w:r>
      <w:r w:rsidRPr="00A04A57">
        <w:rPr>
          <w:i/>
          <w:iCs/>
          <w:lang w:val="en-GB"/>
        </w:rPr>
        <w:t>J. Cogn. Dev.</w:t>
      </w:r>
      <w:r w:rsidRPr="00A04A57">
        <w:rPr>
          <w:lang w:val="en-GB"/>
        </w:rPr>
        <w:t xml:space="preserve"> </w:t>
      </w:r>
      <w:r w:rsidRPr="00A04A57">
        <w:rPr>
          <w:b/>
          <w:bCs/>
          <w:lang w:val="en-GB"/>
        </w:rPr>
        <w:t>17</w:t>
      </w:r>
      <w:r w:rsidRPr="00A04A57">
        <w:rPr>
          <w:lang w:val="en-GB"/>
        </w:rPr>
        <w:t>, 584–595 (2016).</w:t>
      </w:r>
    </w:p>
    <w:p w14:paraId="024F2F80" w14:textId="77777777" w:rsidR="004F1238" w:rsidRPr="00A04A57" w:rsidRDefault="004F1238" w:rsidP="00A04A57">
      <w:pPr>
        <w:pStyle w:val="Literaturverzeichnis"/>
        <w:rPr>
          <w:lang w:val="en-GB"/>
        </w:rPr>
      </w:pPr>
      <w:r w:rsidRPr="00A04A57">
        <w:rPr>
          <w:lang w:val="en-GB"/>
        </w:rPr>
        <w:t>43.</w:t>
      </w:r>
      <w:r w:rsidRPr="00A04A57">
        <w:rPr>
          <w:lang w:val="en-GB"/>
        </w:rPr>
        <w:tab/>
        <w:t xml:space="preserve">Vlamings, P. H. J. M., Jonkman, L. M., van Daalen, E., van der Gaag, R. J. &amp; Kemner, C. Basic abnormalities in visual processing affect face processing at an early age in autism spectrum disorder. </w:t>
      </w:r>
      <w:r w:rsidRPr="00A04A57">
        <w:rPr>
          <w:i/>
          <w:iCs/>
          <w:lang w:val="en-GB"/>
        </w:rPr>
        <w:t>Biol. Psychiatry</w:t>
      </w:r>
      <w:r w:rsidRPr="00A04A57">
        <w:rPr>
          <w:lang w:val="en-GB"/>
        </w:rPr>
        <w:t xml:space="preserve"> </w:t>
      </w:r>
      <w:r w:rsidRPr="00A04A57">
        <w:rPr>
          <w:b/>
          <w:bCs/>
          <w:lang w:val="en-GB"/>
        </w:rPr>
        <w:t>68</w:t>
      </w:r>
      <w:r w:rsidRPr="00A04A57">
        <w:rPr>
          <w:lang w:val="en-GB"/>
        </w:rPr>
        <w:t>, 1107–1113 (2010).</w:t>
      </w:r>
    </w:p>
    <w:p w14:paraId="32DE0250" w14:textId="77777777" w:rsidR="004F1238" w:rsidRPr="00A04A57" w:rsidRDefault="004F1238" w:rsidP="00A04A57">
      <w:pPr>
        <w:pStyle w:val="Literaturverzeichnis"/>
        <w:rPr>
          <w:lang w:val="en-GB"/>
        </w:rPr>
      </w:pPr>
      <w:r w:rsidRPr="00A04A57">
        <w:rPr>
          <w:lang w:val="en-GB"/>
        </w:rPr>
        <w:t>44.</w:t>
      </w:r>
      <w:r w:rsidRPr="00A04A57">
        <w:rPr>
          <w:lang w:val="en-GB"/>
        </w:rPr>
        <w:tab/>
        <w:t xml:space="preserve">Koh, H. C., Milne, E. &amp; Dobkins, K. Spatial contrast sensitivity in adolescents with autism spectrum disorders. </w:t>
      </w:r>
      <w:r w:rsidRPr="00A04A57">
        <w:rPr>
          <w:i/>
          <w:iCs/>
          <w:lang w:val="en-GB"/>
        </w:rPr>
        <w:t>J. Autism Dev. Disord.</w:t>
      </w:r>
      <w:r w:rsidRPr="00A04A57">
        <w:rPr>
          <w:lang w:val="en-GB"/>
        </w:rPr>
        <w:t xml:space="preserve"> </w:t>
      </w:r>
      <w:r w:rsidRPr="00A04A57">
        <w:rPr>
          <w:b/>
          <w:bCs/>
          <w:lang w:val="en-GB"/>
        </w:rPr>
        <w:t>40</w:t>
      </w:r>
      <w:r w:rsidRPr="00A04A57">
        <w:rPr>
          <w:lang w:val="en-GB"/>
        </w:rPr>
        <w:t>, 978–987 (2010).</w:t>
      </w:r>
    </w:p>
    <w:p w14:paraId="0A0B957A" w14:textId="77777777" w:rsidR="004F1238" w:rsidRPr="00A04A57" w:rsidRDefault="004F1238" w:rsidP="00A04A57">
      <w:pPr>
        <w:pStyle w:val="Literaturverzeichnis"/>
        <w:rPr>
          <w:lang w:val="en-GB"/>
        </w:rPr>
      </w:pPr>
      <w:r w:rsidRPr="00A04A57">
        <w:rPr>
          <w:lang w:val="en-GB"/>
        </w:rPr>
        <w:t>45.</w:t>
      </w:r>
      <w:r w:rsidRPr="00A04A57">
        <w:rPr>
          <w:lang w:val="en-GB"/>
        </w:rPr>
        <w:tab/>
        <w:t xml:space="preserve">Brainard, D. H. The psychophysics toolbox. </w:t>
      </w:r>
      <w:r w:rsidRPr="00A04A57">
        <w:rPr>
          <w:i/>
          <w:iCs/>
          <w:lang w:val="en-GB"/>
        </w:rPr>
        <w:t>Spat. Vis.</w:t>
      </w:r>
      <w:r w:rsidRPr="00A04A57">
        <w:rPr>
          <w:lang w:val="en-GB"/>
        </w:rPr>
        <w:t xml:space="preserve"> </w:t>
      </w:r>
      <w:r w:rsidRPr="00A04A57">
        <w:rPr>
          <w:b/>
          <w:bCs/>
          <w:lang w:val="en-GB"/>
        </w:rPr>
        <w:t>10</w:t>
      </w:r>
      <w:r w:rsidRPr="00A04A57">
        <w:rPr>
          <w:lang w:val="en-GB"/>
        </w:rPr>
        <w:t>, 433–436 (1997).</w:t>
      </w:r>
    </w:p>
    <w:p w14:paraId="1DE71B5D" w14:textId="2AE11F40" w:rsidR="00BA2790" w:rsidRDefault="00064B21" w:rsidP="001521BA">
      <w:pPr>
        <w:pStyle w:val="Literaturverzeichnis"/>
        <w:spacing w:line="360" w:lineRule="auto"/>
        <w:rPr>
          <w:rFonts w:ascii="Times New Roman" w:hAnsi="Times New Roman" w:cs="Times New Roman"/>
          <w:b/>
          <w:lang w:val="en-GB"/>
        </w:rPr>
      </w:pPr>
      <w:r w:rsidRPr="00A04A57">
        <w:rPr>
          <w:rFonts w:ascii="Times New Roman" w:hAnsi="Times New Roman" w:cs="Times New Roman"/>
          <w:b/>
          <w:lang w:val="en-GB"/>
        </w:rPr>
        <w:fldChar w:fldCharType="end"/>
      </w:r>
    </w:p>
    <w:p w14:paraId="19789EE3" w14:textId="4FF4E309" w:rsidR="00BA2790" w:rsidRDefault="00BA2790">
      <w:pPr>
        <w:rPr>
          <w:rFonts w:ascii="Times New Roman" w:hAnsi="Times New Roman" w:cs="Times New Roman"/>
          <w:b/>
          <w:lang w:val="en-GB"/>
        </w:rPr>
      </w:pPr>
      <w:r>
        <w:rPr>
          <w:rFonts w:ascii="Times New Roman" w:hAnsi="Times New Roman" w:cs="Times New Roman"/>
          <w:b/>
          <w:lang w:val="en-GB"/>
        </w:rPr>
        <w:br w:type="page"/>
      </w:r>
    </w:p>
    <w:p w14:paraId="0BD95010" w14:textId="0576D33A" w:rsidR="00F87380" w:rsidRDefault="00BA2790" w:rsidP="001521BA">
      <w:pPr>
        <w:pStyle w:val="Literaturverzeichnis"/>
        <w:spacing w:line="360" w:lineRule="auto"/>
        <w:rPr>
          <w:rFonts w:ascii="Times New Roman" w:hAnsi="Times New Roman" w:cs="Times New Roman"/>
          <w:b/>
          <w:lang w:val="en-GB"/>
        </w:rPr>
      </w:pPr>
      <w:r>
        <w:rPr>
          <w:noProof/>
          <w:lang w:val="en-GB"/>
        </w:rPr>
        <w:lastRenderedPageBreak/>
        <w:drawing>
          <wp:anchor distT="0" distB="0" distL="114300" distR="114300" simplePos="0" relativeHeight="251684864" behindDoc="0" locked="0" layoutInCell="1" allowOverlap="1" wp14:anchorId="3807A414" wp14:editId="118997BF">
            <wp:simplePos x="0" y="0"/>
            <wp:positionH relativeFrom="column">
              <wp:posOffset>-92224</wp:posOffset>
            </wp:positionH>
            <wp:positionV relativeFrom="paragraph">
              <wp:posOffset>287201</wp:posOffset>
            </wp:positionV>
            <wp:extent cx="3146425" cy="847979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ure.png"/>
                    <pic:cNvPicPr/>
                  </pic:nvPicPr>
                  <pic:blipFill>
                    <a:blip r:embed="rId13">
                      <a:extLst>
                        <a:ext uri="{28A0092B-C50C-407E-A947-70E740481C1C}">
                          <a14:useLocalDpi xmlns:a14="http://schemas.microsoft.com/office/drawing/2010/main" val="0"/>
                        </a:ext>
                      </a:extLst>
                    </a:blip>
                    <a:stretch>
                      <a:fillRect/>
                    </a:stretch>
                  </pic:blipFill>
                  <pic:spPr>
                    <a:xfrm>
                      <a:off x="0" y="0"/>
                      <a:ext cx="3146425" cy="8479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Supplementary Information</w:t>
      </w:r>
    </w:p>
    <w:p w14:paraId="67CB7302" w14:textId="37AE2A86" w:rsidR="00BA2790" w:rsidRDefault="00BA2790" w:rsidP="00BA2790">
      <w:pPr>
        <w:rPr>
          <w:lang w:val="en-GB"/>
        </w:rPr>
      </w:pPr>
    </w:p>
    <w:p w14:paraId="64370E11" w14:textId="0E27472D" w:rsidR="00BA2790" w:rsidRDefault="00BA2790" w:rsidP="00BA2790">
      <w:pPr>
        <w:rPr>
          <w:lang w:val="en-GB"/>
        </w:rPr>
      </w:pPr>
    </w:p>
    <w:p w14:paraId="6E0F67D6" w14:textId="13E2375B" w:rsidR="00BA2790" w:rsidRPr="00BA2790" w:rsidRDefault="00BA2790" w:rsidP="00BA2790">
      <w:pPr>
        <w:rPr>
          <w:lang w:val="en-GB"/>
        </w:rPr>
      </w:pPr>
      <w:r w:rsidRPr="00F22E23">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2A7BAC2E" wp14:editId="7D9D7AD9">
                <wp:simplePos x="0" y="0"/>
                <wp:positionH relativeFrom="column">
                  <wp:posOffset>3053674</wp:posOffset>
                </wp:positionH>
                <wp:positionV relativeFrom="paragraph">
                  <wp:posOffset>7004685</wp:posOffset>
                </wp:positionV>
                <wp:extent cx="2992120" cy="9969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996950"/>
                        </a:xfrm>
                        <a:prstGeom prst="rect">
                          <a:avLst/>
                        </a:prstGeom>
                        <a:solidFill>
                          <a:srgbClr val="FFFFFF"/>
                        </a:solidFill>
                        <a:ln w="9525">
                          <a:noFill/>
                          <a:miter lim="800000"/>
                          <a:headEnd/>
                          <a:tailEnd/>
                        </a:ln>
                      </wps:spPr>
                      <wps:txb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7BAC2E" id="_x0000_s1029" type="#_x0000_t202" style="position:absolute;margin-left:240.45pt;margin-top:551.55pt;width:235.6pt;height: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" stroked="f">
                <v:textbo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v:textbox>
                <w10:wrap type="square"/>
              </v:shape>
            </w:pict>
          </mc:Fallback>
        </mc:AlternateContent>
      </w:r>
    </w:p>
    <w:sectPr w:rsidR="00BA2790" w:rsidRPr="00BA2790" w:rsidSect="001521BA">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48B1CD" w14:textId="77777777" w:rsidR="008365C4" w:rsidRDefault="008365C4" w:rsidP="00190073">
      <w:pPr>
        <w:spacing w:after="0" w:line="240" w:lineRule="auto"/>
      </w:pPr>
      <w:r>
        <w:separator/>
      </w:r>
    </w:p>
  </w:endnote>
  <w:endnote w:type="continuationSeparator" w:id="0">
    <w:p w14:paraId="4B58D1BC" w14:textId="77777777" w:rsidR="008365C4" w:rsidRDefault="008365C4" w:rsidP="0019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161113"/>
      <w:docPartObj>
        <w:docPartGallery w:val="Page Numbers (Bottom of Page)"/>
        <w:docPartUnique/>
      </w:docPartObj>
    </w:sdtPr>
    <w:sdtEndPr/>
    <w:sdtContent>
      <w:p w14:paraId="0BF55430" w14:textId="13914E6F" w:rsidR="00EF0E6B" w:rsidRDefault="00EF0E6B" w:rsidP="00A04A57">
        <w:pPr>
          <w:pStyle w:val="Fuzeile"/>
          <w:jc w:val="center"/>
        </w:pPr>
        <w:r>
          <w:fldChar w:fldCharType="begin"/>
        </w:r>
        <w:r>
          <w:instrText>PAGE   \* MERGEFORMAT</w:instrText>
        </w:r>
        <w:r>
          <w:fldChar w:fldCharType="separate"/>
        </w:r>
        <w:r>
          <w:rPr>
            <w:lang w:val="de-DE"/>
          </w:rPr>
          <w:t>2</w:t>
        </w:r>
        <w:r>
          <w:fldChar w:fldCharType="end"/>
        </w:r>
      </w:p>
    </w:sdtContent>
  </w:sdt>
  <w:p w14:paraId="5B6A3EC0" w14:textId="77777777" w:rsidR="00EF0E6B" w:rsidRDefault="00EF0E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DE4D0" w14:textId="77777777" w:rsidR="008365C4" w:rsidRDefault="008365C4" w:rsidP="00190073">
      <w:pPr>
        <w:spacing w:after="0" w:line="240" w:lineRule="auto"/>
      </w:pPr>
      <w:r>
        <w:separator/>
      </w:r>
    </w:p>
  </w:footnote>
  <w:footnote w:type="continuationSeparator" w:id="0">
    <w:p w14:paraId="1948969C" w14:textId="77777777" w:rsidR="008365C4" w:rsidRDefault="008365C4" w:rsidP="0019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126659"/>
    <w:multiLevelType w:val="multilevel"/>
    <w:tmpl w:val="5342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jen Alink">
    <w15:presenceInfo w15:providerId="Windows Live" w15:userId="6eb481b4b4170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0tzAwMbA0MjE1NzdT0lEKTi0uzszPAymwqAUAQusxKCwAAAA="/>
  </w:docVars>
  <w:rsids>
    <w:rsidRoot w:val="004510FB"/>
    <w:rsid w:val="00007A70"/>
    <w:rsid w:val="00007C70"/>
    <w:rsid w:val="00017BC2"/>
    <w:rsid w:val="00021934"/>
    <w:rsid w:val="00025D9D"/>
    <w:rsid w:val="0002630C"/>
    <w:rsid w:val="00030F21"/>
    <w:rsid w:val="000328A7"/>
    <w:rsid w:val="000354BE"/>
    <w:rsid w:val="0003605F"/>
    <w:rsid w:val="000373DD"/>
    <w:rsid w:val="00037971"/>
    <w:rsid w:val="0004153C"/>
    <w:rsid w:val="0004203E"/>
    <w:rsid w:val="00043484"/>
    <w:rsid w:val="000437DC"/>
    <w:rsid w:val="00050488"/>
    <w:rsid w:val="00051692"/>
    <w:rsid w:val="00051AD4"/>
    <w:rsid w:val="00054749"/>
    <w:rsid w:val="000568B2"/>
    <w:rsid w:val="00057489"/>
    <w:rsid w:val="0005763C"/>
    <w:rsid w:val="00063F16"/>
    <w:rsid w:val="00064B21"/>
    <w:rsid w:val="00064E84"/>
    <w:rsid w:val="00065125"/>
    <w:rsid w:val="000676D4"/>
    <w:rsid w:val="0007072E"/>
    <w:rsid w:val="00072E1B"/>
    <w:rsid w:val="00080181"/>
    <w:rsid w:val="00082309"/>
    <w:rsid w:val="0008420A"/>
    <w:rsid w:val="000842D0"/>
    <w:rsid w:val="0008698D"/>
    <w:rsid w:val="0009240F"/>
    <w:rsid w:val="00093DD2"/>
    <w:rsid w:val="000A418B"/>
    <w:rsid w:val="000A5827"/>
    <w:rsid w:val="000A77DF"/>
    <w:rsid w:val="000B2105"/>
    <w:rsid w:val="000B5906"/>
    <w:rsid w:val="000C0249"/>
    <w:rsid w:val="000C4EFE"/>
    <w:rsid w:val="000C6500"/>
    <w:rsid w:val="000C7BA9"/>
    <w:rsid w:val="000D56BC"/>
    <w:rsid w:val="000E3B16"/>
    <w:rsid w:val="000E3E9D"/>
    <w:rsid w:val="000E4AA0"/>
    <w:rsid w:val="000E4B35"/>
    <w:rsid w:val="000E6C73"/>
    <w:rsid w:val="000F4D58"/>
    <w:rsid w:val="000F4E3C"/>
    <w:rsid w:val="000F6A44"/>
    <w:rsid w:val="000F6D78"/>
    <w:rsid w:val="001003DC"/>
    <w:rsid w:val="0010074A"/>
    <w:rsid w:val="00100D50"/>
    <w:rsid w:val="00101558"/>
    <w:rsid w:val="001026EA"/>
    <w:rsid w:val="00103658"/>
    <w:rsid w:val="001065E8"/>
    <w:rsid w:val="00107C87"/>
    <w:rsid w:val="0011264F"/>
    <w:rsid w:val="001137AF"/>
    <w:rsid w:val="00113A07"/>
    <w:rsid w:val="001144AE"/>
    <w:rsid w:val="0011543C"/>
    <w:rsid w:val="00116892"/>
    <w:rsid w:val="00117186"/>
    <w:rsid w:val="00117F31"/>
    <w:rsid w:val="001219C5"/>
    <w:rsid w:val="00122B67"/>
    <w:rsid w:val="0012424B"/>
    <w:rsid w:val="00124B58"/>
    <w:rsid w:val="00124CD1"/>
    <w:rsid w:val="001278A3"/>
    <w:rsid w:val="00134748"/>
    <w:rsid w:val="00137808"/>
    <w:rsid w:val="0014095A"/>
    <w:rsid w:val="00141195"/>
    <w:rsid w:val="00150015"/>
    <w:rsid w:val="001521BA"/>
    <w:rsid w:val="001539F1"/>
    <w:rsid w:val="00155A70"/>
    <w:rsid w:val="00157116"/>
    <w:rsid w:val="001622AA"/>
    <w:rsid w:val="00163078"/>
    <w:rsid w:val="0016480C"/>
    <w:rsid w:val="00164C76"/>
    <w:rsid w:val="001650E4"/>
    <w:rsid w:val="0016536F"/>
    <w:rsid w:val="0016595F"/>
    <w:rsid w:val="00171172"/>
    <w:rsid w:val="0017699B"/>
    <w:rsid w:val="001773F9"/>
    <w:rsid w:val="00180550"/>
    <w:rsid w:val="00181C58"/>
    <w:rsid w:val="00183F8B"/>
    <w:rsid w:val="00184C12"/>
    <w:rsid w:val="00185990"/>
    <w:rsid w:val="00190073"/>
    <w:rsid w:val="0019134C"/>
    <w:rsid w:val="00194AC5"/>
    <w:rsid w:val="00195787"/>
    <w:rsid w:val="00197E87"/>
    <w:rsid w:val="001A11E1"/>
    <w:rsid w:val="001A2B72"/>
    <w:rsid w:val="001A56F1"/>
    <w:rsid w:val="001A5F6B"/>
    <w:rsid w:val="001A6B3A"/>
    <w:rsid w:val="001A75C5"/>
    <w:rsid w:val="001B0A3F"/>
    <w:rsid w:val="001B18A1"/>
    <w:rsid w:val="001C0400"/>
    <w:rsid w:val="001C0E54"/>
    <w:rsid w:val="001C2D6C"/>
    <w:rsid w:val="001C5F5F"/>
    <w:rsid w:val="001C6644"/>
    <w:rsid w:val="001D0277"/>
    <w:rsid w:val="001D0711"/>
    <w:rsid w:val="001D135C"/>
    <w:rsid w:val="001D33BE"/>
    <w:rsid w:val="001D4076"/>
    <w:rsid w:val="001D4C1E"/>
    <w:rsid w:val="001D55EF"/>
    <w:rsid w:val="001D5E0A"/>
    <w:rsid w:val="001F0BF0"/>
    <w:rsid w:val="001F7ED4"/>
    <w:rsid w:val="00200227"/>
    <w:rsid w:val="0020109D"/>
    <w:rsid w:val="0020228A"/>
    <w:rsid w:val="002022AE"/>
    <w:rsid w:val="00202486"/>
    <w:rsid w:val="0020271C"/>
    <w:rsid w:val="00203D18"/>
    <w:rsid w:val="0020732F"/>
    <w:rsid w:val="0021102D"/>
    <w:rsid w:val="00213211"/>
    <w:rsid w:val="00213E36"/>
    <w:rsid w:val="00214BAE"/>
    <w:rsid w:val="00214EC2"/>
    <w:rsid w:val="002222E7"/>
    <w:rsid w:val="00227D66"/>
    <w:rsid w:val="0023096D"/>
    <w:rsid w:val="00230C54"/>
    <w:rsid w:val="002315A5"/>
    <w:rsid w:val="00231F47"/>
    <w:rsid w:val="00233124"/>
    <w:rsid w:val="00235DC0"/>
    <w:rsid w:val="002402AB"/>
    <w:rsid w:val="00247E5C"/>
    <w:rsid w:val="0025004A"/>
    <w:rsid w:val="00251A60"/>
    <w:rsid w:val="002528B8"/>
    <w:rsid w:val="00252C03"/>
    <w:rsid w:val="0025347A"/>
    <w:rsid w:val="002559B4"/>
    <w:rsid w:val="00257A44"/>
    <w:rsid w:val="00260C4C"/>
    <w:rsid w:val="00260CDC"/>
    <w:rsid w:val="00261165"/>
    <w:rsid w:val="00261634"/>
    <w:rsid w:val="00262798"/>
    <w:rsid w:val="002630A8"/>
    <w:rsid w:val="00264320"/>
    <w:rsid w:val="00267AEB"/>
    <w:rsid w:val="00271944"/>
    <w:rsid w:val="00272CF5"/>
    <w:rsid w:val="002747C9"/>
    <w:rsid w:val="00281971"/>
    <w:rsid w:val="00281CA4"/>
    <w:rsid w:val="00285C65"/>
    <w:rsid w:val="00286EF2"/>
    <w:rsid w:val="00291BB0"/>
    <w:rsid w:val="00297DA0"/>
    <w:rsid w:val="002A0A3E"/>
    <w:rsid w:val="002A4FDF"/>
    <w:rsid w:val="002A648B"/>
    <w:rsid w:val="002B311A"/>
    <w:rsid w:val="002B3F44"/>
    <w:rsid w:val="002B5631"/>
    <w:rsid w:val="002B67B1"/>
    <w:rsid w:val="002C0D8C"/>
    <w:rsid w:val="002D65D8"/>
    <w:rsid w:val="002E04C7"/>
    <w:rsid w:val="002E094E"/>
    <w:rsid w:val="002E3E01"/>
    <w:rsid w:val="002E4EE3"/>
    <w:rsid w:val="002E62E4"/>
    <w:rsid w:val="002F0419"/>
    <w:rsid w:val="002F0B9F"/>
    <w:rsid w:val="002F304B"/>
    <w:rsid w:val="002F3218"/>
    <w:rsid w:val="002F389E"/>
    <w:rsid w:val="002F3E2D"/>
    <w:rsid w:val="002F4209"/>
    <w:rsid w:val="002F52DA"/>
    <w:rsid w:val="002F6E7A"/>
    <w:rsid w:val="00300319"/>
    <w:rsid w:val="00300DEC"/>
    <w:rsid w:val="003016DB"/>
    <w:rsid w:val="003026E4"/>
    <w:rsid w:val="003034AB"/>
    <w:rsid w:val="0031101D"/>
    <w:rsid w:val="00311A0D"/>
    <w:rsid w:val="00312D78"/>
    <w:rsid w:val="00316601"/>
    <w:rsid w:val="00320F95"/>
    <w:rsid w:val="00323391"/>
    <w:rsid w:val="0032357D"/>
    <w:rsid w:val="00324F24"/>
    <w:rsid w:val="00325D02"/>
    <w:rsid w:val="00326F6C"/>
    <w:rsid w:val="00330D97"/>
    <w:rsid w:val="00336A7C"/>
    <w:rsid w:val="00340382"/>
    <w:rsid w:val="00341B44"/>
    <w:rsid w:val="00342D76"/>
    <w:rsid w:val="0034487E"/>
    <w:rsid w:val="00345F5B"/>
    <w:rsid w:val="0035313E"/>
    <w:rsid w:val="00353F9F"/>
    <w:rsid w:val="00354E84"/>
    <w:rsid w:val="00355255"/>
    <w:rsid w:val="00357CC0"/>
    <w:rsid w:val="00361713"/>
    <w:rsid w:val="00361DD2"/>
    <w:rsid w:val="00364E27"/>
    <w:rsid w:val="003659BC"/>
    <w:rsid w:val="003749A2"/>
    <w:rsid w:val="00374E7F"/>
    <w:rsid w:val="00376015"/>
    <w:rsid w:val="003804F5"/>
    <w:rsid w:val="00381EDB"/>
    <w:rsid w:val="003823ED"/>
    <w:rsid w:val="003849E0"/>
    <w:rsid w:val="00386C54"/>
    <w:rsid w:val="00390678"/>
    <w:rsid w:val="00392737"/>
    <w:rsid w:val="003947B3"/>
    <w:rsid w:val="00395250"/>
    <w:rsid w:val="00397298"/>
    <w:rsid w:val="003A4893"/>
    <w:rsid w:val="003A5CB6"/>
    <w:rsid w:val="003A78ED"/>
    <w:rsid w:val="003B2487"/>
    <w:rsid w:val="003B643B"/>
    <w:rsid w:val="003B78FA"/>
    <w:rsid w:val="003B7C45"/>
    <w:rsid w:val="003B7E68"/>
    <w:rsid w:val="003C2602"/>
    <w:rsid w:val="003C414E"/>
    <w:rsid w:val="003C5935"/>
    <w:rsid w:val="003C6573"/>
    <w:rsid w:val="003C7492"/>
    <w:rsid w:val="003D094E"/>
    <w:rsid w:val="003D1AE6"/>
    <w:rsid w:val="003D37E7"/>
    <w:rsid w:val="003D6150"/>
    <w:rsid w:val="003E0BD7"/>
    <w:rsid w:val="003E1DDC"/>
    <w:rsid w:val="003E311D"/>
    <w:rsid w:val="003E4F1E"/>
    <w:rsid w:val="003E60CD"/>
    <w:rsid w:val="003E7AD6"/>
    <w:rsid w:val="003F248F"/>
    <w:rsid w:val="003F3003"/>
    <w:rsid w:val="003F358E"/>
    <w:rsid w:val="003F55C3"/>
    <w:rsid w:val="003F56B4"/>
    <w:rsid w:val="003F6086"/>
    <w:rsid w:val="004032FE"/>
    <w:rsid w:val="00404DD0"/>
    <w:rsid w:val="00405B28"/>
    <w:rsid w:val="0040685E"/>
    <w:rsid w:val="00410A46"/>
    <w:rsid w:val="00410D66"/>
    <w:rsid w:val="004152A7"/>
    <w:rsid w:val="004170A6"/>
    <w:rsid w:val="00421172"/>
    <w:rsid w:val="00422BB8"/>
    <w:rsid w:val="00425E01"/>
    <w:rsid w:val="00434908"/>
    <w:rsid w:val="0044000E"/>
    <w:rsid w:val="00442599"/>
    <w:rsid w:val="00445B35"/>
    <w:rsid w:val="00447F84"/>
    <w:rsid w:val="004510FB"/>
    <w:rsid w:val="00451410"/>
    <w:rsid w:val="00451B14"/>
    <w:rsid w:val="00451E49"/>
    <w:rsid w:val="0045444D"/>
    <w:rsid w:val="004566AC"/>
    <w:rsid w:val="00457308"/>
    <w:rsid w:val="00460D74"/>
    <w:rsid w:val="00460E64"/>
    <w:rsid w:val="00465141"/>
    <w:rsid w:val="00465D2F"/>
    <w:rsid w:val="00465D4E"/>
    <w:rsid w:val="00466F9A"/>
    <w:rsid w:val="004715B9"/>
    <w:rsid w:val="00471ECF"/>
    <w:rsid w:val="00472C53"/>
    <w:rsid w:val="00474ADA"/>
    <w:rsid w:val="00476605"/>
    <w:rsid w:val="00481A3D"/>
    <w:rsid w:val="004839C2"/>
    <w:rsid w:val="004870F4"/>
    <w:rsid w:val="0048785D"/>
    <w:rsid w:val="004912C5"/>
    <w:rsid w:val="004917EA"/>
    <w:rsid w:val="00494F27"/>
    <w:rsid w:val="00495D66"/>
    <w:rsid w:val="004A2A3D"/>
    <w:rsid w:val="004A32C4"/>
    <w:rsid w:val="004A697A"/>
    <w:rsid w:val="004A77F1"/>
    <w:rsid w:val="004B062E"/>
    <w:rsid w:val="004B0F32"/>
    <w:rsid w:val="004B2CF0"/>
    <w:rsid w:val="004B2E7F"/>
    <w:rsid w:val="004B3977"/>
    <w:rsid w:val="004B579E"/>
    <w:rsid w:val="004B7B8B"/>
    <w:rsid w:val="004C29BA"/>
    <w:rsid w:val="004C408D"/>
    <w:rsid w:val="004C5D7E"/>
    <w:rsid w:val="004C6268"/>
    <w:rsid w:val="004C7919"/>
    <w:rsid w:val="004D0627"/>
    <w:rsid w:val="004D0A37"/>
    <w:rsid w:val="004D1E08"/>
    <w:rsid w:val="004D42E8"/>
    <w:rsid w:val="004E0EE3"/>
    <w:rsid w:val="004E788F"/>
    <w:rsid w:val="004F1238"/>
    <w:rsid w:val="004F323D"/>
    <w:rsid w:val="004F5BD2"/>
    <w:rsid w:val="004F7219"/>
    <w:rsid w:val="00504351"/>
    <w:rsid w:val="00505623"/>
    <w:rsid w:val="0050631B"/>
    <w:rsid w:val="005070D8"/>
    <w:rsid w:val="0050792A"/>
    <w:rsid w:val="005108CB"/>
    <w:rsid w:val="00510E72"/>
    <w:rsid w:val="00512ACF"/>
    <w:rsid w:val="00514C42"/>
    <w:rsid w:val="005169EC"/>
    <w:rsid w:val="0051726E"/>
    <w:rsid w:val="005229D5"/>
    <w:rsid w:val="00524625"/>
    <w:rsid w:val="00525935"/>
    <w:rsid w:val="00526975"/>
    <w:rsid w:val="00530E61"/>
    <w:rsid w:val="00535E01"/>
    <w:rsid w:val="00537D59"/>
    <w:rsid w:val="005412E8"/>
    <w:rsid w:val="005425E8"/>
    <w:rsid w:val="00543009"/>
    <w:rsid w:val="00543E9A"/>
    <w:rsid w:val="00545ED2"/>
    <w:rsid w:val="0055033E"/>
    <w:rsid w:val="00550DA1"/>
    <w:rsid w:val="00551003"/>
    <w:rsid w:val="00551123"/>
    <w:rsid w:val="0055220B"/>
    <w:rsid w:val="005576F6"/>
    <w:rsid w:val="005630FA"/>
    <w:rsid w:val="00565733"/>
    <w:rsid w:val="00565974"/>
    <w:rsid w:val="0057005B"/>
    <w:rsid w:val="005704AA"/>
    <w:rsid w:val="005713B1"/>
    <w:rsid w:val="005714BD"/>
    <w:rsid w:val="00574DBC"/>
    <w:rsid w:val="00575E82"/>
    <w:rsid w:val="005837F7"/>
    <w:rsid w:val="005843B0"/>
    <w:rsid w:val="00584DDA"/>
    <w:rsid w:val="00585B1F"/>
    <w:rsid w:val="005863B7"/>
    <w:rsid w:val="00586664"/>
    <w:rsid w:val="00591750"/>
    <w:rsid w:val="00591A53"/>
    <w:rsid w:val="0059275E"/>
    <w:rsid w:val="00592DD6"/>
    <w:rsid w:val="00592F8A"/>
    <w:rsid w:val="005A14C7"/>
    <w:rsid w:val="005A1A15"/>
    <w:rsid w:val="005A1F3B"/>
    <w:rsid w:val="005A2407"/>
    <w:rsid w:val="005A3FD1"/>
    <w:rsid w:val="005A43F3"/>
    <w:rsid w:val="005A4C92"/>
    <w:rsid w:val="005A60C4"/>
    <w:rsid w:val="005B0B2F"/>
    <w:rsid w:val="005B210A"/>
    <w:rsid w:val="005B2B9F"/>
    <w:rsid w:val="005B40DB"/>
    <w:rsid w:val="005B4F6E"/>
    <w:rsid w:val="005C048B"/>
    <w:rsid w:val="005C41C5"/>
    <w:rsid w:val="005C582A"/>
    <w:rsid w:val="005C5ECB"/>
    <w:rsid w:val="005C6362"/>
    <w:rsid w:val="005C6DB7"/>
    <w:rsid w:val="005C7D0C"/>
    <w:rsid w:val="005D017A"/>
    <w:rsid w:val="005D5247"/>
    <w:rsid w:val="005D5A86"/>
    <w:rsid w:val="005E1A28"/>
    <w:rsid w:val="005E64D3"/>
    <w:rsid w:val="005F0BA5"/>
    <w:rsid w:val="005F1EFB"/>
    <w:rsid w:val="005F259D"/>
    <w:rsid w:val="005F2872"/>
    <w:rsid w:val="005F4045"/>
    <w:rsid w:val="005F677C"/>
    <w:rsid w:val="005F6D07"/>
    <w:rsid w:val="006008D3"/>
    <w:rsid w:val="006020DA"/>
    <w:rsid w:val="0060480E"/>
    <w:rsid w:val="00607099"/>
    <w:rsid w:val="00611288"/>
    <w:rsid w:val="006113EF"/>
    <w:rsid w:val="00613E40"/>
    <w:rsid w:val="006140D0"/>
    <w:rsid w:val="00615B84"/>
    <w:rsid w:val="00624DDF"/>
    <w:rsid w:val="00627D45"/>
    <w:rsid w:val="00631468"/>
    <w:rsid w:val="00637B2E"/>
    <w:rsid w:val="0064147A"/>
    <w:rsid w:val="006419B2"/>
    <w:rsid w:val="0064271F"/>
    <w:rsid w:val="006447C6"/>
    <w:rsid w:val="006533BE"/>
    <w:rsid w:val="0065587B"/>
    <w:rsid w:val="00661C29"/>
    <w:rsid w:val="006625C3"/>
    <w:rsid w:val="00663A24"/>
    <w:rsid w:val="006655DA"/>
    <w:rsid w:val="00666D24"/>
    <w:rsid w:val="00667E90"/>
    <w:rsid w:val="00674B70"/>
    <w:rsid w:val="00682598"/>
    <w:rsid w:val="00682DCC"/>
    <w:rsid w:val="006856E7"/>
    <w:rsid w:val="00690241"/>
    <w:rsid w:val="0069058F"/>
    <w:rsid w:val="00691793"/>
    <w:rsid w:val="00691EFC"/>
    <w:rsid w:val="00693D08"/>
    <w:rsid w:val="00694B14"/>
    <w:rsid w:val="00696A48"/>
    <w:rsid w:val="006971CD"/>
    <w:rsid w:val="006A632D"/>
    <w:rsid w:val="006A797F"/>
    <w:rsid w:val="006B1B22"/>
    <w:rsid w:val="006B32CF"/>
    <w:rsid w:val="006B5785"/>
    <w:rsid w:val="006C1734"/>
    <w:rsid w:val="006C21DC"/>
    <w:rsid w:val="006C26F2"/>
    <w:rsid w:val="006C4F30"/>
    <w:rsid w:val="006C69B2"/>
    <w:rsid w:val="006D15AC"/>
    <w:rsid w:val="006D18CE"/>
    <w:rsid w:val="006D3293"/>
    <w:rsid w:val="006D65AE"/>
    <w:rsid w:val="006D6BD2"/>
    <w:rsid w:val="006D6EAE"/>
    <w:rsid w:val="006E03B7"/>
    <w:rsid w:val="006E1480"/>
    <w:rsid w:val="006E2385"/>
    <w:rsid w:val="006E3BC6"/>
    <w:rsid w:val="006E55A6"/>
    <w:rsid w:val="006F0F58"/>
    <w:rsid w:val="006F198A"/>
    <w:rsid w:val="006F4687"/>
    <w:rsid w:val="007056F9"/>
    <w:rsid w:val="00706915"/>
    <w:rsid w:val="007112D4"/>
    <w:rsid w:val="00712147"/>
    <w:rsid w:val="0071346D"/>
    <w:rsid w:val="00716D2C"/>
    <w:rsid w:val="00723841"/>
    <w:rsid w:val="00723EC7"/>
    <w:rsid w:val="0072528C"/>
    <w:rsid w:val="007305FA"/>
    <w:rsid w:val="007314B9"/>
    <w:rsid w:val="00732A84"/>
    <w:rsid w:val="00735364"/>
    <w:rsid w:val="007359D2"/>
    <w:rsid w:val="007368BD"/>
    <w:rsid w:val="007372F6"/>
    <w:rsid w:val="00740332"/>
    <w:rsid w:val="007451B7"/>
    <w:rsid w:val="0075243D"/>
    <w:rsid w:val="00752B56"/>
    <w:rsid w:val="007530AA"/>
    <w:rsid w:val="007539B6"/>
    <w:rsid w:val="007544ED"/>
    <w:rsid w:val="00756B63"/>
    <w:rsid w:val="00757FC5"/>
    <w:rsid w:val="007623B4"/>
    <w:rsid w:val="00762BC7"/>
    <w:rsid w:val="007632F1"/>
    <w:rsid w:val="00764433"/>
    <w:rsid w:val="00766615"/>
    <w:rsid w:val="00772E3F"/>
    <w:rsid w:val="00776E85"/>
    <w:rsid w:val="007779D1"/>
    <w:rsid w:val="0078010C"/>
    <w:rsid w:val="007815CF"/>
    <w:rsid w:val="007874E7"/>
    <w:rsid w:val="00791AA9"/>
    <w:rsid w:val="007949E6"/>
    <w:rsid w:val="00794CF6"/>
    <w:rsid w:val="00796421"/>
    <w:rsid w:val="0079660F"/>
    <w:rsid w:val="00796FF1"/>
    <w:rsid w:val="00797CA4"/>
    <w:rsid w:val="007A0D74"/>
    <w:rsid w:val="007A0ECE"/>
    <w:rsid w:val="007A2C57"/>
    <w:rsid w:val="007A53CC"/>
    <w:rsid w:val="007A5B01"/>
    <w:rsid w:val="007A5C1A"/>
    <w:rsid w:val="007A6304"/>
    <w:rsid w:val="007A6695"/>
    <w:rsid w:val="007A73AB"/>
    <w:rsid w:val="007A7615"/>
    <w:rsid w:val="007A7DA0"/>
    <w:rsid w:val="007B476B"/>
    <w:rsid w:val="007C260F"/>
    <w:rsid w:val="007C77FF"/>
    <w:rsid w:val="007D1B2E"/>
    <w:rsid w:val="007D2852"/>
    <w:rsid w:val="007D2957"/>
    <w:rsid w:val="007D3A1B"/>
    <w:rsid w:val="007D3FE4"/>
    <w:rsid w:val="007D4DD0"/>
    <w:rsid w:val="007D5DE4"/>
    <w:rsid w:val="007D7082"/>
    <w:rsid w:val="007D7EDE"/>
    <w:rsid w:val="007E4B49"/>
    <w:rsid w:val="007E6670"/>
    <w:rsid w:val="007E71DC"/>
    <w:rsid w:val="007F277A"/>
    <w:rsid w:val="007F4BF0"/>
    <w:rsid w:val="007F5BFE"/>
    <w:rsid w:val="007F78CB"/>
    <w:rsid w:val="00801AAF"/>
    <w:rsid w:val="00801AD1"/>
    <w:rsid w:val="00804C25"/>
    <w:rsid w:val="00804DF1"/>
    <w:rsid w:val="00804E10"/>
    <w:rsid w:val="008068AD"/>
    <w:rsid w:val="00813EF3"/>
    <w:rsid w:val="00815D4E"/>
    <w:rsid w:val="0081768D"/>
    <w:rsid w:val="00820AAC"/>
    <w:rsid w:val="00821516"/>
    <w:rsid w:val="008216BA"/>
    <w:rsid w:val="008216D0"/>
    <w:rsid w:val="00826378"/>
    <w:rsid w:val="00826AC2"/>
    <w:rsid w:val="00830019"/>
    <w:rsid w:val="0083198C"/>
    <w:rsid w:val="00831B7A"/>
    <w:rsid w:val="00831BE6"/>
    <w:rsid w:val="0083229D"/>
    <w:rsid w:val="00833FF3"/>
    <w:rsid w:val="0083567B"/>
    <w:rsid w:val="008365C4"/>
    <w:rsid w:val="008402FB"/>
    <w:rsid w:val="00841D45"/>
    <w:rsid w:val="00841F06"/>
    <w:rsid w:val="00842C1D"/>
    <w:rsid w:val="0084321C"/>
    <w:rsid w:val="00845242"/>
    <w:rsid w:val="00845BFE"/>
    <w:rsid w:val="008519F6"/>
    <w:rsid w:val="00853853"/>
    <w:rsid w:val="008538D2"/>
    <w:rsid w:val="0085555B"/>
    <w:rsid w:val="00861C5A"/>
    <w:rsid w:val="008651ED"/>
    <w:rsid w:val="0086566D"/>
    <w:rsid w:val="008665F5"/>
    <w:rsid w:val="00867818"/>
    <w:rsid w:val="008706FD"/>
    <w:rsid w:val="00871330"/>
    <w:rsid w:val="0087271E"/>
    <w:rsid w:val="00873568"/>
    <w:rsid w:val="008777AA"/>
    <w:rsid w:val="00880973"/>
    <w:rsid w:val="0088118E"/>
    <w:rsid w:val="00891C2D"/>
    <w:rsid w:val="0089285A"/>
    <w:rsid w:val="008928CD"/>
    <w:rsid w:val="00893267"/>
    <w:rsid w:val="00894A67"/>
    <w:rsid w:val="00895822"/>
    <w:rsid w:val="00896ECD"/>
    <w:rsid w:val="008A1C9F"/>
    <w:rsid w:val="008A352D"/>
    <w:rsid w:val="008A4133"/>
    <w:rsid w:val="008A4608"/>
    <w:rsid w:val="008A4F91"/>
    <w:rsid w:val="008A5101"/>
    <w:rsid w:val="008A5F7C"/>
    <w:rsid w:val="008B0369"/>
    <w:rsid w:val="008B0D93"/>
    <w:rsid w:val="008B0E70"/>
    <w:rsid w:val="008B1AF3"/>
    <w:rsid w:val="008B1D3F"/>
    <w:rsid w:val="008B5217"/>
    <w:rsid w:val="008B59EF"/>
    <w:rsid w:val="008B75B9"/>
    <w:rsid w:val="008C0253"/>
    <w:rsid w:val="008C2B4C"/>
    <w:rsid w:val="008C3EF6"/>
    <w:rsid w:val="008C5C62"/>
    <w:rsid w:val="008C706A"/>
    <w:rsid w:val="008C774C"/>
    <w:rsid w:val="008C7C37"/>
    <w:rsid w:val="008C7D29"/>
    <w:rsid w:val="008D06E8"/>
    <w:rsid w:val="008D1E32"/>
    <w:rsid w:val="008D2DF5"/>
    <w:rsid w:val="008E3EFE"/>
    <w:rsid w:val="008E42D0"/>
    <w:rsid w:val="008E5774"/>
    <w:rsid w:val="008E5999"/>
    <w:rsid w:val="008E7E7F"/>
    <w:rsid w:val="008F0044"/>
    <w:rsid w:val="008F33AD"/>
    <w:rsid w:val="008F4408"/>
    <w:rsid w:val="008F6AAF"/>
    <w:rsid w:val="00902519"/>
    <w:rsid w:val="00903474"/>
    <w:rsid w:val="00904427"/>
    <w:rsid w:val="00910F41"/>
    <w:rsid w:val="00911008"/>
    <w:rsid w:val="00913964"/>
    <w:rsid w:val="00913D0C"/>
    <w:rsid w:val="00914D4B"/>
    <w:rsid w:val="00921BC3"/>
    <w:rsid w:val="00924CA4"/>
    <w:rsid w:val="00926F5F"/>
    <w:rsid w:val="00927925"/>
    <w:rsid w:val="00927A0F"/>
    <w:rsid w:val="0093266A"/>
    <w:rsid w:val="00932987"/>
    <w:rsid w:val="009339FA"/>
    <w:rsid w:val="0094008F"/>
    <w:rsid w:val="009445EF"/>
    <w:rsid w:val="009475E8"/>
    <w:rsid w:val="00951AEE"/>
    <w:rsid w:val="00951CC0"/>
    <w:rsid w:val="00954E35"/>
    <w:rsid w:val="009557D7"/>
    <w:rsid w:val="00957FBE"/>
    <w:rsid w:val="0096179D"/>
    <w:rsid w:val="0096370D"/>
    <w:rsid w:val="00963761"/>
    <w:rsid w:val="00964630"/>
    <w:rsid w:val="00964D5D"/>
    <w:rsid w:val="009656DE"/>
    <w:rsid w:val="009676D3"/>
    <w:rsid w:val="00970438"/>
    <w:rsid w:val="0097075A"/>
    <w:rsid w:val="0097497A"/>
    <w:rsid w:val="009753BC"/>
    <w:rsid w:val="00976840"/>
    <w:rsid w:val="009828A5"/>
    <w:rsid w:val="00983443"/>
    <w:rsid w:val="00984F93"/>
    <w:rsid w:val="00986294"/>
    <w:rsid w:val="00987B48"/>
    <w:rsid w:val="00991416"/>
    <w:rsid w:val="009A0017"/>
    <w:rsid w:val="009A18A3"/>
    <w:rsid w:val="009A4385"/>
    <w:rsid w:val="009A4D5A"/>
    <w:rsid w:val="009A4FDB"/>
    <w:rsid w:val="009A52E5"/>
    <w:rsid w:val="009B06E4"/>
    <w:rsid w:val="009B31F7"/>
    <w:rsid w:val="009B4AA9"/>
    <w:rsid w:val="009B5FDE"/>
    <w:rsid w:val="009C09B1"/>
    <w:rsid w:val="009C1D18"/>
    <w:rsid w:val="009C25CE"/>
    <w:rsid w:val="009C47DE"/>
    <w:rsid w:val="009C51C1"/>
    <w:rsid w:val="009C5778"/>
    <w:rsid w:val="009C7991"/>
    <w:rsid w:val="009D0383"/>
    <w:rsid w:val="009D0677"/>
    <w:rsid w:val="009D1C46"/>
    <w:rsid w:val="009D642B"/>
    <w:rsid w:val="009E1CB5"/>
    <w:rsid w:val="009E4B03"/>
    <w:rsid w:val="009E4B2A"/>
    <w:rsid w:val="009E6922"/>
    <w:rsid w:val="009E6FCE"/>
    <w:rsid w:val="009F6036"/>
    <w:rsid w:val="00A001A4"/>
    <w:rsid w:val="00A005DD"/>
    <w:rsid w:val="00A007D9"/>
    <w:rsid w:val="00A04A57"/>
    <w:rsid w:val="00A1008F"/>
    <w:rsid w:val="00A102EB"/>
    <w:rsid w:val="00A114A9"/>
    <w:rsid w:val="00A114E6"/>
    <w:rsid w:val="00A1247E"/>
    <w:rsid w:val="00A144D5"/>
    <w:rsid w:val="00A2C554"/>
    <w:rsid w:val="00A32E40"/>
    <w:rsid w:val="00A338AF"/>
    <w:rsid w:val="00A40514"/>
    <w:rsid w:val="00A4193B"/>
    <w:rsid w:val="00A43B35"/>
    <w:rsid w:val="00A45FE5"/>
    <w:rsid w:val="00A4676F"/>
    <w:rsid w:val="00A55971"/>
    <w:rsid w:val="00A61C7B"/>
    <w:rsid w:val="00A65065"/>
    <w:rsid w:val="00A65A47"/>
    <w:rsid w:val="00A67FAE"/>
    <w:rsid w:val="00A71A92"/>
    <w:rsid w:val="00A71F48"/>
    <w:rsid w:val="00A72156"/>
    <w:rsid w:val="00A74F8B"/>
    <w:rsid w:val="00A8599C"/>
    <w:rsid w:val="00A869B8"/>
    <w:rsid w:val="00A94E55"/>
    <w:rsid w:val="00A959E3"/>
    <w:rsid w:val="00A95EE8"/>
    <w:rsid w:val="00A960B5"/>
    <w:rsid w:val="00A97450"/>
    <w:rsid w:val="00AA1BF2"/>
    <w:rsid w:val="00AA5141"/>
    <w:rsid w:val="00AA6669"/>
    <w:rsid w:val="00AA7424"/>
    <w:rsid w:val="00AB015C"/>
    <w:rsid w:val="00AB1004"/>
    <w:rsid w:val="00AB1535"/>
    <w:rsid w:val="00AB1E91"/>
    <w:rsid w:val="00AB2E18"/>
    <w:rsid w:val="00AB34D7"/>
    <w:rsid w:val="00AC0C73"/>
    <w:rsid w:val="00AC101C"/>
    <w:rsid w:val="00AC3F71"/>
    <w:rsid w:val="00AC485E"/>
    <w:rsid w:val="00AC5B35"/>
    <w:rsid w:val="00AC68AD"/>
    <w:rsid w:val="00AD17A0"/>
    <w:rsid w:val="00AD1CB5"/>
    <w:rsid w:val="00AD304C"/>
    <w:rsid w:val="00AD3949"/>
    <w:rsid w:val="00AD637B"/>
    <w:rsid w:val="00AE09B8"/>
    <w:rsid w:val="00AE0D5B"/>
    <w:rsid w:val="00AE1751"/>
    <w:rsid w:val="00AE2D23"/>
    <w:rsid w:val="00AE3640"/>
    <w:rsid w:val="00AE3ED2"/>
    <w:rsid w:val="00AE49B6"/>
    <w:rsid w:val="00AF3160"/>
    <w:rsid w:val="00AF41CA"/>
    <w:rsid w:val="00AF675F"/>
    <w:rsid w:val="00B0002E"/>
    <w:rsid w:val="00B0032F"/>
    <w:rsid w:val="00B0349B"/>
    <w:rsid w:val="00B04E95"/>
    <w:rsid w:val="00B11C06"/>
    <w:rsid w:val="00B13C46"/>
    <w:rsid w:val="00B14460"/>
    <w:rsid w:val="00B150CA"/>
    <w:rsid w:val="00B17873"/>
    <w:rsid w:val="00B17E3B"/>
    <w:rsid w:val="00B2171E"/>
    <w:rsid w:val="00B22713"/>
    <w:rsid w:val="00B23725"/>
    <w:rsid w:val="00B2415D"/>
    <w:rsid w:val="00B24722"/>
    <w:rsid w:val="00B264D3"/>
    <w:rsid w:val="00B311C3"/>
    <w:rsid w:val="00B31FA1"/>
    <w:rsid w:val="00B375E4"/>
    <w:rsid w:val="00B42811"/>
    <w:rsid w:val="00B448BD"/>
    <w:rsid w:val="00B44DDB"/>
    <w:rsid w:val="00B516AB"/>
    <w:rsid w:val="00B52470"/>
    <w:rsid w:val="00B55C59"/>
    <w:rsid w:val="00B57168"/>
    <w:rsid w:val="00B62681"/>
    <w:rsid w:val="00B62DE6"/>
    <w:rsid w:val="00B64385"/>
    <w:rsid w:val="00B678BE"/>
    <w:rsid w:val="00B7124A"/>
    <w:rsid w:val="00B716D6"/>
    <w:rsid w:val="00B7355B"/>
    <w:rsid w:val="00B77E95"/>
    <w:rsid w:val="00B82E9A"/>
    <w:rsid w:val="00B82EC9"/>
    <w:rsid w:val="00B86A32"/>
    <w:rsid w:val="00B91BA0"/>
    <w:rsid w:val="00B92063"/>
    <w:rsid w:val="00B92A60"/>
    <w:rsid w:val="00B93D3E"/>
    <w:rsid w:val="00BA207C"/>
    <w:rsid w:val="00BA2790"/>
    <w:rsid w:val="00BA2A65"/>
    <w:rsid w:val="00BA3BBE"/>
    <w:rsid w:val="00BA6696"/>
    <w:rsid w:val="00BB02A0"/>
    <w:rsid w:val="00BB1B89"/>
    <w:rsid w:val="00BB1FAE"/>
    <w:rsid w:val="00BB362D"/>
    <w:rsid w:val="00BB6AE2"/>
    <w:rsid w:val="00BB75D0"/>
    <w:rsid w:val="00BC169F"/>
    <w:rsid w:val="00BC359E"/>
    <w:rsid w:val="00BC4556"/>
    <w:rsid w:val="00BC6644"/>
    <w:rsid w:val="00BC6722"/>
    <w:rsid w:val="00BD0BFF"/>
    <w:rsid w:val="00BD0E71"/>
    <w:rsid w:val="00BD139C"/>
    <w:rsid w:val="00BD28D3"/>
    <w:rsid w:val="00BD4A4F"/>
    <w:rsid w:val="00BD593A"/>
    <w:rsid w:val="00BD5BAB"/>
    <w:rsid w:val="00BD5E8E"/>
    <w:rsid w:val="00BD5FF4"/>
    <w:rsid w:val="00BD6077"/>
    <w:rsid w:val="00BE0D2D"/>
    <w:rsid w:val="00BE2171"/>
    <w:rsid w:val="00BF1316"/>
    <w:rsid w:val="00BF2086"/>
    <w:rsid w:val="00BF2AED"/>
    <w:rsid w:val="00BF374F"/>
    <w:rsid w:val="00BF3B11"/>
    <w:rsid w:val="00BF56FB"/>
    <w:rsid w:val="00BF5A92"/>
    <w:rsid w:val="00C0025B"/>
    <w:rsid w:val="00C00D18"/>
    <w:rsid w:val="00C0213A"/>
    <w:rsid w:val="00C04819"/>
    <w:rsid w:val="00C13606"/>
    <w:rsid w:val="00C144DF"/>
    <w:rsid w:val="00C15393"/>
    <w:rsid w:val="00C16E09"/>
    <w:rsid w:val="00C214D2"/>
    <w:rsid w:val="00C21F39"/>
    <w:rsid w:val="00C227EF"/>
    <w:rsid w:val="00C23854"/>
    <w:rsid w:val="00C24813"/>
    <w:rsid w:val="00C2577C"/>
    <w:rsid w:val="00C27BA2"/>
    <w:rsid w:val="00C30AC7"/>
    <w:rsid w:val="00C31575"/>
    <w:rsid w:val="00C31B53"/>
    <w:rsid w:val="00C32628"/>
    <w:rsid w:val="00C36877"/>
    <w:rsid w:val="00C369E3"/>
    <w:rsid w:val="00C372C5"/>
    <w:rsid w:val="00C4023F"/>
    <w:rsid w:val="00C42F6A"/>
    <w:rsid w:val="00C46DB4"/>
    <w:rsid w:val="00C5202C"/>
    <w:rsid w:val="00C5342E"/>
    <w:rsid w:val="00C5385F"/>
    <w:rsid w:val="00C53905"/>
    <w:rsid w:val="00C55058"/>
    <w:rsid w:val="00C55110"/>
    <w:rsid w:val="00C55EEC"/>
    <w:rsid w:val="00C579F5"/>
    <w:rsid w:val="00C627E8"/>
    <w:rsid w:val="00C62B28"/>
    <w:rsid w:val="00C63463"/>
    <w:rsid w:val="00C63B0A"/>
    <w:rsid w:val="00C65676"/>
    <w:rsid w:val="00C66223"/>
    <w:rsid w:val="00C707E1"/>
    <w:rsid w:val="00C72016"/>
    <w:rsid w:val="00C72444"/>
    <w:rsid w:val="00C72766"/>
    <w:rsid w:val="00C74C15"/>
    <w:rsid w:val="00C758FA"/>
    <w:rsid w:val="00C84EFC"/>
    <w:rsid w:val="00C9250D"/>
    <w:rsid w:val="00C93131"/>
    <w:rsid w:val="00C93F33"/>
    <w:rsid w:val="00CA03B6"/>
    <w:rsid w:val="00CA1967"/>
    <w:rsid w:val="00CA22E2"/>
    <w:rsid w:val="00CB2C00"/>
    <w:rsid w:val="00CB2E95"/>
    <w:rsid w:val="00CB54C4"/>
    <w:rsid w:val="00CC0808"/>
    <w:rsid w:val="00CC4094"/>
    <w:rsid w:val="00CD09D2"/>
    <w:rsid w:val="00CD0A8A"/>
    <w:rsid w:val="00CD0A96"/>
    <w:rsid w:val="00CD12C7"/>
    <w:rsid w:val="00CD2B1D"/>
    <w:rsid w:val="00CD2FA1"/>
    <w:rsid w:val="00CD3E70"/>
    <w:rsid w:val="00CD4104"/>
    <w:rsid w:val="00CD5CDB"/>
    <w:rsid w:val="00CD729F"/>
    <w:rsid w:val="00CD7A58"/>
    <w:rsid w:val="00CE6B74"/>
    <w:rsid w:val="00CF20D1"/>
    <w:rsid w:val="00CF380E"/>
    <w:rsid w:val="00CF5FAE"/>
    <w:rsid w:val="00CF6080"/>
    <w:rsid w:val="00CF6485"/>
    <w:rsid w:val="00D00654"/>
    <w:rsid w:val="00D07275"/>
    <w:rsid w:val="00D10943"/>
    <w:rsid w:val="00D16757"/>
    <w:rsid w:val="00D174BD"/>
    <w:rsid w:val="00D17DDC"/>
    <w:rsid w:val="00D2193C"/>
    <w:rsid w:val="00D23251"/>
    <w:rsid w:val="00D237AB"/>
    <w:rsid w:val="00D24174"/>
    <w:rsid w:val="00D257F4"/>
    <w:rsid w:val="00D2713A"/>
    <w:rsid w:val="00D31FD0"/>
    <w:rsid w:val="00D337A2"/>
    <w:rsid w:val="00D34126"/>
    <w:rsid w:val="00D35BEA"/>
    <w:rsid w:val="00D4184D"/>
    <w:rsid w:val="00D43114"/>
    <w:rsid w:val="00D44983"/>
    <w:rsid w:val="00D4640F"/>
    <w:rsid w:val="00D55649"/>
    <w:rsid w:val="00D562D8"/>
    <w:rsid w:val="00D606B2"/>
    <w:rsid w:val="00D6094E"/>
    <w:rsid w:val="00D60F47"/>
    <w:rsid w:val="00D62F58"/>
    <w:rsid w:val="00D70041"/>
    <w:rsid w:val="00D81AF7"/>
    <w:rsid w:val="00D81B33"/>
    <w:rsid w:val="00D824E5"/>
    <w:rsid w:val="00D82A54"/>
    <w:rsid w:val="00D82A8E"/>
    <w:rsid w:val="00D82F54"/>
    <w:rsid w:val="00D83235"/>
    <w:rsid w:val="00D8472E"/>
    <w:rsid w:val="00D86035"/>
    <w:rsid w:val="00D87C9C"/>
    <w:rsid w:val="00D90303"/>
    <w:rsid w:val="00D91FD5"/>
    <w:rsid w:val="00DA0DFB"/>
    <w:rsid w:val="00DA3358"/>
    <w:rsid w:val="00DA54C3"/>
    <w:rsid w:val="00DA78F2"/>
    <w:rsid w:val="00DA7DAA"/>
    <w:rsid w:val="00DB35D7"/>
    <w:rsid w:val="00DB3949"/>
    <w:rsid w:val="00DB3F8A"/>
    <w:rsid w:val="00DB422A"/>
    <w:rsid w:val="00DB4A0C"/>
    <w:rsid w:val="00DC0C42"/>
    <w:rsid w:val="00DC23A6"/>
    <w:rsid w:val="00DC5196"/>
    <w:rsid w:val="00DC7D52"/>
    <w:rsid w:val="00DD0A28"/>
    <w:rsid w:val="00DD28A7"/>
    <w:rsid w:val="00DD55D2"/>
    <w:rsid w:val="00DD63CE"/>
    <w:rsid w:val="00DD6537"/>
    <w:rsid w:val="00DD7042"/>
    <w:rsid w:val="00DE14CF"/>
    <w:rsid w:val="00DE1602"/>
    <w:rsid w:val="00DE246D"/>
    <w:rsid w:val="00DE2478"/>
    <w:rsid w:val="00DE3A83"/>
    <w:rsid w:val="00DE4AA6"/>
    <w:rsid w:val="00DE5CD7"/>
    <w:rsid w:val="00DE6906"/>
    <w:rsid w:val="00DE7A4C"/>
    <w:rsid w:val="00DF100C"/>
    <w:rsid w:val="00DF203A"/>
    <w:rsid w:val="00DF28A7"/>
    <w:rsid w:val="00DF55A1"/>
    <w:rsid w:val="00E00904"/>
    <w:rsid w:val="00E019B5"/>
    <w:rsid w:val="00E071D1"/>
    <w:rsid w:val="00E11FF3"/>
    <w:rsid w:val="00E13A0A"/>
    <w:rsid w:val="00E16659"/>
    <w:rsid w:val="00E17EE5"/>
    <w:rsid w:val="00E215EF"/>
    <w:rsid w:val="00E21AB7"/>
    <w:rsid w:val="00E21AF7"/>
    <w:rsid w:val="00E25617"/>
    <w:rsid w:val="00E26B64"/>
    <w:rsid w:val="00E27460"/>
    <w:rsid w:val="00E27A45"/>
    <w:rsid w:val="00E27FDA"/>
    <w:rsid w:val="00E3314E"/>
    <w:rsid w:val="00E34E4C"/>
    <w:rsid w:val="00E369E3"/>
    <w:rsid w:val="00E4520B"/>
    <w:rsid w:val="00E46063"/>
    <w:rsid w:val="00E507C1"/>
    <w:rsid w:val="00E5198E"/>
    <w:rsid w:val="00E52C2C"/>
    <w:rsid w:val="00E533E3"/>
    <w:rsid w:val="00E54670"/>
    <w:rsid w:val="00E57A22"/>
    <w:rsid w:val="00E62571"/>
    <w:rsid w:val="00E64FC0"/>
    <w:rsid w:val="00E65865"/>
    <w:rsid w:val="00E6762E"/>
    <w:rsid w:val="00E71C25"/>
    <w:rsid w:val="00E76D02"/>
    <w:rsid w:val="00E76EB9"/>
    <w:rsid w:val="00E7794B"/>
    <w:rsid w:val="00E77C53"/>
    <w:rsid w:val="00E806D1"/>
    <w:rsid w:val="00E81F60"/>
    <w:rsid w:val="00E81F64"/>
    <w:rsid w:val="00E872F8"/>
    <w:rsid w:val="00E8795C"/>
    <w:rsid w:val="00E9611C"/>
    <w:rsid w:val="00EA1D8A"/>
    <w:rsid w:val="00EA2C13"/>
    <w:rsid w:val="00EA2E97"/>
    <w:rsid w:val="00EA32A2"/>
    <w:rsid w:val="00EA3375"/>
    <w:rsid w:val="00EA51AA"/>
    <w:rsid w:val="00EB0865"/>
    <w:rsid w:val="00EB1E38"/>
    <w:rsid w:val="00EB2A0A"/>
    <w:rsid w:val="00EB41C2"/>
    <w:rsid w:val="00EB4BC9"/>
    <w:rsid w:val="00EB6FFD"/>
    <w:rsid w:val="00EC16B5"/>
    <w:rsid w:val="00EC260D"/>
    <w:rsid w:val="00EC4D63"/>
    <w:rsid w:val="00ED0A41"/>
    <w:rsid w:val="00ED1ED4"/>
    <w:rsid w:val="00ED55AC"/>
    <w:rsid w:val="00ED592B"/>
    <w:rsid w:val="00ED5A89"/>
    <w:rsid w:val="00EE07DA"/>
    <w:rsid w:val="00EE0904"/>
    <w:rsid w:val="00EE1099"/>
    <w:rsid w:val="00EF0E6B"/>
    <w:rsid w:val="00EF3EDA"/>
    <w:rsid w:val="00EF401D"/>
    <w:rsid w:val="00EF6456"/>
    <w:rsid w:val="00EF6845"/>
    <w:rsid w:val="00EF6E50"/>
    <w:rsid w:val="00EF7B2D"/>
    <w:rsid w:val="00F00E0B"/>
    <w:rsid w:val="00F02425"/>
    <w:rsid w:val="00F02D8C"/>
    <w:rsid w:val="00F030C8"/>
    <w:rsid w:val="00F056F5"/>
    <w:rsid w:val="00F10F71"/>
    <w:rsid w:val="00F14F00"/>
    <w:rsid w:val="00F203DD"/>
    <w:rsid w:val="00F22E23"/>
    <w:rsid w:val="00F23EFF"/>
    <w:rsid w:val="00F25401"/>
    <w:rsid w:val="00F3123E"/>
    <w:rsid w:val="00F3153B"/>
    <w:rsid w:val="00F34F00"/>
    <w:rsid w:val="00F369CC"/>
    <w:rsid w:val="00F40B48"/>
    <w:rsid w:val="00F4189F"/>
    <w:rsid w:val="00F47AA3"/>
    <w:rsid w:val="00F5172E"/>
    <w:rsid w:val="00F51C5D"/>
    <w:rsid w:val="00F53291"/>
    <w:rsid w:val="00F55F60"/>
    <w:rsid w:val="00F60BAD"/>
    <w:rsid w:val="00F620ED"/>
    <w:rsid w:val="00F64075"/>
    <w:rsid w:val="00F64444"/>
    <w:rsid w:val="00F65D5E"/>
    <w:rsid w:val="00F67F3A"/>
    <w:rsid w:val="00F70F7D"/>
    <w:rsid w:val="00F721A2"/>
    <w:rsid w:val="00F72767"/>
    <w:rsid w:val="00F72935"/>
    <w:rsid w:val="00F72D1D"/>
    <w:rsid w:val="00F731A2"/>
    <w:rsid w:val="00F778D7"/>
    <w:rsid w:val="00F80E37"/>
    <w:rsid w:val="00F82742"/>
    <w:rsid w:val="00F82EED"/>
    <w:rsid w:val="00F83A11"/>
    <w:rsid w:val="00F8609C"/>
    <w:rsid w:val="00F87380"/>
    <w:rsid w:val="00F87FF0"/>
    <w:rsid w:val="00F92174"/>
    <w:rsid w:val="00F94E38"/>
    <w:rsid w:val="00F96611"/>
    <w:rsid w:val="00FA3125"/>
    <w:rsid w:val="00FA5C32"/>
    <w:rsid w:val="00FA606E"/>
    <w:rsid w:val="00FA644A"/>
    <w:rsid w:val="00FA708E"/>
    <w:rsid w:val="00FB0A9B"/>
    <w:rsid w:val="00FB4B8F"/>
    <w:rsid w:val="00FB7374"/>
    <w:rsid w:val="00FC037A"/>
    <w:rsid w:val="00FC3D23"/>
    <w:rsid w:val="00FC4165"/>
    <w:rsid w:val="00FC4D36"/>
    <w:rsid w:val="00FC77C9"/>
    <w:rsid w:val="00FC7E76"/>
    <w:rsid w:val="00FD3ABE"/>
    <w:rsid w:val="00FD5042"/>
    <w:rsid w:val="00FD5EB2"/>
    <w:rsid w:val="00FD667A"/>
    <w:rsid w:val="00FD6DD4"/>
    <w:rsid w:val="00FE3ECB"/>
    <w:rsid w:val="00FE4531"/>
    <w:rsid w:val="00FF19D0"/>
    <w:rsid w:val="00FF781F"/>
    <w:rsid w:val="03D0ACA8"/>
    <w:rsid w:val="7BEA51A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22231"/>
  <w15:docId w15:val="{0350630B-4F0D-49A4-8762-610AEF24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404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31B53"/>
    <w:rPr>
      <w:color w:val="808080"/>
    </w:rPr>
  </w:style>
  <w:style w:type="character" w:customStyle="1" w:styleId="csl-entry">
    <w:name w:val="csl-entry"/>
    <w:basedOn w:val="Absatz-Standardschriftart"/>
    <w:rsid w:val="00C31B53"/>
  </w:style>
  <w:style w:type="character" w:customStyle="1" w:styleId="csl-left-margin">
    <w:name w:val="csl-left-margin"/>
    <w:basedOn w:val="Absatz-Standardschriftart"/>
    <w:rsid w:val="00C31B53"/>
  </w:style>
  <w:style w:type="character" w:customStyle="1" w:styleId="csl-right-inline">
    <w:name w:val="csl-right-inline"/>
    <w:basedOn w:val="Absatz-Standardschriftart"/>
    <w:rsid w:val="00C31B53"/>
  </w:style>
  <w:style w:type="paragraph" w:styleId="Sprechblasentext">
    <w:name w:val="Balloon Text"/>
    <w:basedOn w:val="Standard"/>
    <w:link w:val="SprechblasentextZchn"/>
    <w:uiPriority w:val="99"/>
    <w:semiHidden/>
    <w:unhideWhenUsed/>
    <w:rsid w:val="005843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43B0"/>
    <w:rPr>
      <w:rFonts w:ascii="Tahoma" w:hAnsi="Tahoma" w:cs="Tahoma"/>
      <w:sz w:val="16"/>
      <w:szCs w:val="16"/>
    </w:rPr>
  </w:style>
  <w:style w:type="character" w:styleId="Kommentarzeichen">
    <w:name w:val="annotation reference"/>
    <w:basedOn w:val="Absatz-Standardschriftart"/>
    <w:uiPriority w:val="99"/>
    <w:semiHidden/>
    <w:unhideWhenUsed/>
    <w:rsid w:val="00BF2AED"/>
    <w:rPr>
      <w:sz w:val="16"/>
      <w:szCs w:val="16"/>
    </w:rPr>
  </w:style>
  <w:style w:type="paragraph" w:styleId="Kommentartext">
    <w:name w:val="annotation text"/>
    <w:basedOn w:val="Standard"/>
    <w:link w:val="KommentartextZchn"/>
    <w:uiPriority w:val="99"/>
    <w:semiHidden/>
    <w:unhideWhenUsed/>
    <w:rsid w:val="00BF2A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2AED"/>
    <w:rPr>
      <w:sz w:val="20"/>
      <w:szCs w:val="20"/>
    </w:rPr>
  </w:style>
  <w:style w:type="paragraph" w:styleId="Kommentarthema">
    <w:name w:val="annotation subject"/>
    <w:basedOn w:val="Kommentartext"/>
    <w:next w:val="Kommentartext"/>
    <w:link w:val="KommentarthemaZchn"/>
    <w:uiPriority w:val="99"/>
    <w:semiHidden/>
    <w:unhideWhenUsed/>
    <w:rsid w:val="00BF2AED"/>
    <w:rPr>
      <w:b/>
      <w:bCs/>
    </w:rPr>
  </w:style>
  <w:style w:type="character" w:customStyle="1" w:styleId="KommentarthemaZchn">
    <w:name w:val="Kommentarthema Zchn"/>
    <w:basedOn w:val="KommentartextZchn"/>
    <w:link w:val="Kommentarthema"/>
    <w:uiPriority w:val="99"/>
    <w:semiHidden/>
    <w:rsid w:val="00BF2AED"/>
    <w:rPr>
      <w:b/>
      <w:bCs/>
      <w:sz w:val="20"/>
      <w:szCs w:val="20"/>
    </w:rPr>
  </w:style>
  <w:style w:type="paragraph" w:styleId="berarbeitung">
    <w:name w:val="Revision"/>
    <w:hidden/>
    <w:uiPriority w:val="99"/>
    <w:semiHidden/>
    <w:rsid w:val="006C69B2"/>
    <w:pPr>
      <w:spacing w:after="0" w:line="240" w:lineRule="auto"/>
    </w:pPr>
  </w:style>
  <w:style w:type="paragraph" w:styleId="Kopfzeile">
    <w:name w:val="header"/>
    <w:basedOn w:val="Standard"/>
    <w:link w:val="KopfzeileZchn"/>
    <w:uiPriority w:val="99"/>
    <w:unhideWhenUsed/>
    <w:rsid w:val="00190073"/>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90073"/>
  </w:style>
  <w:style w:type="paragraph" w:styleId="Fuzeile">
    <w:name w:val="footer"/>
    <w:basedOn w:val="Standard"/>
    <w:link w:val="FuzeileZchn"/>
    <w:uiPriority w:val="99"/>
    <w:unhideWhenUsed/>
    <w:rsid w:val="0019007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90073"/>
  </w:style>
  <w:style w:type="character" w:customStyle="1" w:styleId="berschrift3Zchn">
    <w:name w:val="Überschrift 3 Zchn"/>
    <w:basedOn w:val="Absatz-Standardschriftart"/>
    <w:link w:val="berschrift3"/>
    <w:uiPriority w:val="9"/>
    <w:rsid w:val="00404DD0"/>
    <w:rPr>
      <w:rFonts w:ascii="Times New Roman" w:eastAsia="Times New Roman" w:hAnsi="Times New Roman" w:cs="Times New Roman"/>
      <w:b/>
      <w:bCs/>
      <w:sz w:val="27"/>
      <w:szCs w:val="27"/>
    </w:rPr>
  </w:style>
  <w:style w:type="character" w:styleId="Hyperlink">
    <w:name w:val="Hyperlink"/>
    <w:basedOn w:val="Absatz-Standardschriftart"/>
    <w:uiPriority w:val="99"/>
    <w:unhideWhenUsed/>
    <w:rsid w:val="00404DD0"/>
    <w:rPr>
      <w:color w:val="0000FF"/>
      <w:u w:val="single"/>
    </w:rPr>
  </w:style>
  <w:style w:type="character" w:styleId="Zeilennummer">
    <w:name w:val="line number"/>
    <w:basedOn w:val="Absatz-Standardschriftart"/>
    <w:uiPriority w:val="99"/>
    <w:semiHidden/>
    <w:unhideWhenUsed/>
    <w:rsid w:val="00723841"/>
  </w:style>
  <w:style w:type="paragraph" w:styleId="Literaturverzeichnis">
    <w:name w:val="Bibliography"/>
    <w:basedOn w:val="Standard"/>
    <w:next w:val="Standard"/>
    <w:uiPriority w:val="37"/>
    <w:unhideWhenUsed/>
    <w:rsid w:val="00064B21"/>
    <w:pPr>
      <w:tabs>
        <w:tab w:val="left" w:pos="384"/>
      </w:tabs>
      <w:spacing w:after="0" w:line="480" w:lineRule="auto"/>
      <w:ind w:left="384" w:hanging="384"/>
    </w:pPr>
  </w:style>
  <w:style w:type="character" w:customStyle="1" w:styleId="NichtaufgelsteErwhnung1">
    <w:name w:val="Nicht aufgelöste Erwähnung1"/>
    <w:basedOn w:val="Absatz-Standardschriftart"/>
    <w:uiPriority w:val="99"/>
    <w:semiHidden/>
    <w:unhideWhenUsed/>
    <w:rsid w:val="006E1480"/>
    <w:rPr>
      <w:color w:val="605E5C"/>
      <w:shd w:val="clear" w:color="auto" w:fill="E1DFDD"/>
    </w:rPr>
  </w:style>
  <w:style w:type="paragraph" w:customStyle="1" w:styleId="mb15">
    <w:name w:val="mb15"/>
    <w:basedOn w:val="Standard"/>
    <w:rsid w:val="009A4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6725">
      <w:bodyDiv w:val="1"/>
      <w:marLeft w:val="0"/>
      <w:marRight w:val="0"/>
      <w:marTop w:val="0"/>
      <w:marBottom w:val="0"/>
      <w:divBdr>
        <w:top w:val="none" w:sz="0" w:space="0" w:color="auto"/>
        <w:left w:val="none" w:sz="0" w:space="0" w:color="auto"/>
        <w:bottom w:val="none" w:sz="0" w:space="0" w:color="auto"/>
        <w:right w:val="none" w:sz="0" w:space="0" w:color="auto"/>
      </w:divBdr>
    </w:div>
    <w:div w:id="13500631">
      <w:bodyDiv w:val="1"/>
      <w:marLeft w:val="0"/>
      <w:marRight w:val="0"/>
      <w:marTop w:val="0"/>
      <w:marBottom w:val="0"/>
      <w:divBdr>
        <w:top w:val="none" w:sz="0" w:space="0" w:color="auto"/>
        <w:left w:val="none" w:sz="0" w:space="0" w:color="auto"/>
        <w:bottom w:val="none" w:sz="0" w:space="0" w:color="auto"/>
        <w:right w:val="none" w:sz="0" w:space="0" w:color="auto"/>
      </w:divBdr>
    </w:div>
    <w:div w:id="17439087">
      <w:bodyDiv w:val="1"/>
      <w:marLeft w:val="0"/>
      <w:marRight w:val="0"/>
      <w:marTop w:val="0"/>
      <w:marBottom w:val="0"/>
      <w:divBdr>
        <w:top w:val="none" w:sz="0" w:space="0" w:color="auto"/>
        <w:left w:val="none" w:sz="0" w:space="0" w:color="auto"/>
        <w:bottom w:val="none" w:sz="0" w:space="0" w:color="auto"/>
        <w:right w:val="none" w:sz="0" w:space="0" w:color="auto"/>
      </w:divBdr>
    </w:div>
    <w:div w:id="22177613">
      <w:bodyDiv w:val="1"/>
      <w:marLeft w:val="0"/>
      <w:marRight w:val="0"/>
      <w:marTop w:val="0"/>
      <w:marBottom w:val="0"/>
      <w:divBdr>
        <w:top w:val="none" w:sz="0" w:space="0" w:color="auto"/>
        <w:left w:val="none" w:sz="0" w:space="0" w:color="auto"/>
        <w:bottom w:val="none" w:sz="0" w:space="0" w:color="auto"/>
        <w:right w:val="none" w:sz="0" w:space="0" w:color="auto"/>
      </w:divBdr>
    </w:div>
    <w:div w:id="32200071">
      <w:bodyDiv w:val="1"/>
      <w:marLeft w:val="0"/>
      <w:marRight w:val="0"/>
      <w:marTop w:val="0"/>
      <w:marBottom w:val="0"/>
      <w:divBdr>
        <w:top w:val="none" w:sz="0" w:space="0" w:color="auto"/>
        <w:left w:val="none" w:sz="0" w:space="0" w:color="auto"/>
        <w:bottom w:val="none" w:sz="0" w:space="0" w:color="auto"/>
        <w:right w:val="none" w:sz="0" w:space="0" w:color="auto"/>
      </w:divBdr>
    </w:div>
    <w:div w:id="52851833">
      <w:bodyDiv w:val="1"/>
      <w:marLeft w:val="0"/>
      <w:marRight w:val="0"/>
      <w:marTop w:val="0"/>
      <w:marBottom w:val="0"/>
      <w:divBdr>
        <w:top w:val="none" w:sz="0" w:space="0" w:color="auto"/>
        <w:left w:val="none" w:sz="0" w:space="0" w:color="auto"/>
        <w:bottom w:val="none" w:sz="0" w:space="0" w:color="auto"/>
        <w:right w:val="none" w:sz="0" w:space="0" w:color="auto"/>
      </w:divBdr>
    </w:div>
    <w:div w:id="74598624">
      <w:bodyDiv w:val="1"/>
      <w:marLeft w:val="0"/>
      <w:marRight w:val="0"/>
      <w:marTop w:val="0"/>
      <w:marBottom w:val="0"/>
      <w:divBdr>
        <w:top w:val="none" w:sz="0" w:space="0" w:color="auto"/>
        <w:left w:val="none" w:sz="0" w:space="0" w:color="auto"/>
        <w:bottom w:val="none" w:sz="0" w:space="0" w:color="auto"/>
        <w:right w:val="none" w:sz="0" w:space="0" w:color="auto"/>
      </w:divBdr>
    </w:div>
    <w:div w:id="81684976">
      <w:bodyDiv w:val="1"/>
      <w:marLeft w:val="0"/>
      <w:marRight w:val="0"/>
      <w:marTop w:val="0"/>
      <w:marBottom w:val="0"/>
      <w:divBdr>
        <w:top w:val="none" w:sz="0" w:space="0" w:color="auto"/>
        <w:left w:val="none" w:sz="0" w:space="0" w:color="auto"/>
        <w:bottom w:val="none" w:sz="0" w:space="0" w:color="auto"/>
        <w:right w:val="none" w:sz="0" w:space="0" w:color="auto"/>
      </w:divBdr>
    </w:div>
    <w:div w:id="93941226">
      <w:bodyDiv w:val="1"/>
      <w:marLeft w:val="0"/>
      <w:marRight w:val="0"/>
      <w:marTop w:val="0"/>
      <w:marBottom w:val="0"/>
      <w:divBdr>
        <w:top w:val="none" w:sz="0" w:space="0" w:color="auto"/>
        <w:left w:val="none" w:sz="0" w:space="0" w:color="auto"/>
        <w:bottom w:val="none" w:sz="0" w:space="0" w:color="auto"/>
        <w:right w:val="none" w:sz="0" w:space="0" w:color="auto"/>
      </w:divBdr>
    </w:div>
    <w:div w:id="94372539">
      <w:bodyDiv w:val="1"/>
      <w:marLeft w:val="0"/>
      <w:marRight w:val="0"/>
      <w:marTop w:val="0"/>
      <w:marBottom w:val="0"/>
      <w:divBdr>
        <w:top w:val="none" w:sz="0" w:space="0" w:color="auto"/>
        <w:left w:val="none" w:sz="0" w:space="0" w:color="auto"/>
        <w:bottom w:val="none" w:sz="0" w:space="0" w:color="auto"/>
        <w:right w:val="none" w:sz="0" w:space="0" w:color="auto"/>
      </w:divBdr>
    </w:div>
    <w:div w:id="95642426">
      <w:bodyDiv w:val="1"/>
      <w:marLeft w:val="0"/>
      <w:marRight w:val="0"/>
      <w:marTop w:val="0"/>
      <w:marBottom w:val="0"/>
      <w:divBdr>
        <w:top w:val="none" w:sz="0" w:space="0" w:color="auto"/>
        <w:left w:val="none" w:sz="0" w:space="0" w:color="auto"/>
        <w:bottom w:val="none" w:sz="0" w:space="0" w:color="auto"/>
        <w:right w:val="none" w:sz="0" w:space="0" w:color="auto"/>
      </w:divBdr>
    </w:div>
    <w:div w:id="100222990">
      <w:bodyDiv w:val="1"/>
      <w:marLeft w:val="0"/>
      <w:marRight w:val="0"/>
      <w:marTop w:val="0"/>
      <w:marBottom w:val="0"/>
      <w:divBdr>
        <w:top w:val="none" w:sz="0" w:space="0" w:color="auto"/>
        <w:left w:val="none" w:sz="0" w:space="0" w:color="auto"/>
        <w:bottom w:val="none" w:sz="0" w:space="0" w:color="auto"/>
        <w:right w:val="none" w:sz="0" w:space="0" w:color="auto"/>
      </w:divBdr>
    </w:div>
    <w:div w:id="101270183">
      <w:bodyDiv w:val="1"/>
      <w:marLeft w:val="0"/>
      <w:marRight w:val="0"/>
      <w:marTop w:val="0"/>
      <w:marBottom w:val="0"/>
      <w:divBdr>
        <w:top w:val="none" w:sz="0" w:space="0" w:color="auto"/>
        <w:left w:val="none" w:sz="0" w:space="0" w:color="auto"/>
        <w:bottom w:val="none" w:sz="0" w:space="0" w:color="auto"/>
        <w:right w:val="none" w:sz="0" w:space="0" w:color="auto"/>
      </w:divBdr>
    </w:div>
    <w:div w:id="113407033">
      <w:bodyDiv w:val="1"/>
      <w:marLeft w:val="0"/>
      <w:marRight w:val="0"/>
      <w:marTop w:val="0"/>
      <w:marBottom w:val="0"/>
      <w:divBdr>
        <w:top w:val="none" w:sz="0" w:space="0" w:color="auto"/>
        <w:left w:val="none" w:sz="0" w:space="0" w:color="auto"/>
        <w:bottom w:val="none" w:sz="0" w:space="0" w:color="auto"/>
        <w:right w:val="none" w:sz="0" w:space="0" w:color="auto"/>
      </w:divBdr>
    </w:div>
    <w:div w:id="114325491">
      <w:bodyDiv w:val="1"/>
      <w:marLeft w:val="0"/>
      <w:marRight w:val="0"/>
      <w:marTop w:val="0"/>
      <w:marBottom w:val="0"/>
      <w:divBdr>
        <w:top w:val="none" w:sz="0" w:space="0" w:color="auto"/>
        <w:left w:val="none" w:sz="0" w:space="0" w:color="auto"/>
        <w:bottom w:val="none" w:sz="0" w:space="0" w:color="auto"/>
        <w:right w:val="none" w:sz="0" w:space="0" w:color="auto"/>
      </w:divBdr>
    </w:div>
    <w:div w:id="142044127">
      <w:bodyDiv w:val="1"/>
      <w:marLeft w:val="0"/>
      <w:marRight w:val="0"/>
      <w:marTop w:val="0"/>
      <w:marBottom w:val="0"/>
      <w:divBdr>
        <w:top w:val="none" w:sz="0" w:space="0" w:color="auto"/>
        <w:left w:val="none" w:sz="0" w:space="0" w:color="auto"/>
        <w:bottom w:val="none" w:sz="0" w:space="0" w:color="auto"/>
        <w:right w:val="none" w:sz="0" w:space="0" w:color="auto"/>
      </w:divBdr>
    </w:div>
    <w:div w:id="147065437">
      <w:bodyDiv w:val="1"/>
      <w:marLeft w:val="0"/>
      <w:marRight w:val="0"/>
      <w:marTop w:val="0"/>
      <w:marBottom w:val="0"/>
      <w:divBdr>
        <w:top w:val="none" w:sz="0" w:space="0" w:color="auto"/>
        <w:left w:val="none" w:sz="0" w:space="0" w:color="auto"/>
        <w:bottom w:val="none" w:sz="0" w:space="0" w:color="auto"/>
        <w:right w:val="none" w:sz="0" w:space="0" w:color="auto"/>
      </w:divBdr>
    </w:div>
    <w:div w:id="174657069">
      <w:bodyDiv w:val="1"/>
      <w:marLeft w:val="0"/>
      <w:marRight w:val="0"/>
      <w:marTop w:val="0"/>
      <w:marBottom w:val="0"/>
      <w:divBdr>
        <w:top w:val="none" w:sz="0" w:space="0" w:color="auto"/>
        <w:left w:val="none" w:sz="0" w:space="0" w:color="auto"/>
        <w:bottom w:val="none" w:sz="0" w:space="0" w:color="auto"/>
        <w:right w:val="none" w:sz="0" w:space="0" w:color="auto"/>
      </w:divBdr>
    </w:div>
    <w:div w:id="181554573">
      <w:bodyDiv w:val="1"/>
      <w:marLeft w:val="0"/>
      <w:marRight w:val="0"/>
      <w:marTop w:val="0"/>
      <w:marBottom w:val="0"/>
      <w:divBdr>
        <w:top w:val="none" w:sz="0" w:space="0" w:color="auto"/>
        <w:left w:val="none" w:sz="0" w:space="0" w:color="auto"/>
        <w:bottom w:val="none" w:sz="0" w:space="0" w:color="auto"/>
        <w:right w:val="none" w:sz="0" w:space="0" w:color="auto"/>
      </w:divBdr>
    </w:div>
    <w:div w:id="210239892">
      <w:bodyDiv w:val="1"/>
      <w:marLeft w:val="0"/>
      <w:marRight w:val="0"/>
      <w:marTop w:val="0"/>
      <w:marBottom w:val="0"/>
      <w:divBdr>
        <w:top w:val="none" w:sz="0" w:space="0" w:color="auto"/>
        <w:left w:val="none" w:sz="0" w:space="0" w:color="auto"/>
        <w:bottom w:val="none" w:sz="0" w:space="0" w:color="auto"/>
        <w:right w:val="none" w:sz="0" w:space="0" w:color="auto"/>
      </w:divBdr>
    </w:div>
    <w:div w:id="212549339">
      <w:bodyDiv w:val="1"/>
      <w:marLeft w:val="0"/>
      <w:marRight w:val="0"/>
      <w:marTop w:val="0"/>
      <w:marBottom w:val="0"/>
      <w:divBdr>
        <w:top w:val="none" w:sz="0" w:space="0" w:color="auto"/>
        <w:left w:val="none" w:sz="0" w:space="0" w:color="auto"/>
        <w:bottom w:val="none" w:sz="0" w:space="0" w:color="auto"/>
        <w:right w:val="none" w:sz="0" w:space="0" w:color="auto"/>
      </w:divBdr>
    </w:div>
    <w:div w:id="224341167">
      <w:bodyDiv w:val="1"/>
      <w:marLeft w:val="0"/>
      <w:marRight w:val="0"/>
      <w:marTop w:val="0"/>
      <w:marBottom w:val="0"/>
      <w:divBdr>
        <w:top w:val="none" w:sz="0" w:space="0" w:color="auto"/>
        <w:left w:val="none" w:sz="0" w:space="0" w:color="auto"/>
        <w:bottom w:val="none" w:sz="0" w:space="0" w:color="auto"/>
        <w:right w:val="none" w:sz="0" w:space="0" w:color="auto"/>
      </w:divBdr>
    </w:div>
    <w:div w:id="233780246">
      <w:bodyDiv w:val="1"/>
      <w:marLeft w:val="0"/>
      <w:marRight w:val="0"/>
      <w:marTop w:val="0"/>
      <w:marBottom w:val="0"/>
      <w:divBdr>
        <w:top w:val="none" w:sz="0" w:space="0" w:color="auto"/>
        <w:left w:val="none" w:sz="0" w:space="0" w:color="auto"/>
        <w:bottom w:val="none" w:sz="0" w:space="0" w:color="auto"/>
        <w:right w:val="none" w:sz="0" w:space="0" w:color="auto"/>
      </w:divBdr>
    </w:div>
    <w:div w:id="275253107">
      <w:bodyDiv w:val="1"/>
      <w:marLeft w:val="0"/>
      <w:marRight w:val="0"/>
      <w:marTop w:val="0"/>
      <w:marBottom w:val="0"/>
      <w:divBdr>
        <w:top w:val="none" w:sz="0" w:space="0" w:color="auto"/>
        <w:left w:val="none" w:sz="0" w:space="0" w:color="auto"/>
        <w:bottom w:val="none" w:sz="0" w:space="0" w:color="auto"/>
        <w:right w:val="none" w:sz="0" w:space="0" w:color="auto"/>
      </w:divBdr>
    </w:div>
    <w:div w:id="290674189">
      <w:bodyDiv w:val="1"/>
      <w:marLeft w:val="0"/>
      <w:marRight w:val="0"/>
      <w:marTop w:val="0"/>
      <w:marBottom w:val="0"/>
      <w:divBdr>
        <w:top w:val="none" w:sz="0" w:space="0" w:color="auto"/>
        <w:left w:val="none" w:sz="0" w:space="0" w:color="auto"/>
        <w:bottom w:val="none" w:sz="0" w:space="0" w:color="auto"/>
        <w:right w:val="none" w:sz="0" w:space="0" w:color="auto"/>
      </w:divBdr>
    </w:div>
    <w:div w:id="311570159">
      <w:bodyDiv w:val="1"/>
      <w:marLeft w:val="0"/>
      <w:marRight w:val="0"/>
      <w:marTop w:val="0"/>
      <w:marBottom w:val="0"/>
      <w:divBdr>
        <w:top w:val="none" w:sz="0" w:space="0" w:color="auto"/>
        <w:left w:val="none" w:sz="0" w:space="0" w:color="auto"/>
        <w:bottom w:val="none" w:sz="0" w:space="0" w:color="auto"/>
        <w:right w:val="none" w:sz="0" w:space="0" w:color="auto"/>
      </w:divBdr>
    </w:div>
    <w:div w:id="318190083">
      <w:bodyDiv w:val="1"/>
      <w:marLeft w:val="0"/>
      <w:marRight w:val="0"/>
      <w:marTop w:val="0"/>
      <w:marBottom w:val="0"/>
      <w:divBdr>
        <w:top w:val="none" w:sz="0" w:space="0" w:color="auto"/>
        <w:left w:val="none" w:sz="0" w:space="0" w:color="auto"/>
        <w:bottom w:val="none" w:sz="0" w:space="0" w:color="auto"/>
        <w:right w:val="none" w:sz="0" w:space="0" w:color="auto"/>
      </w:divBdr>
    </w:div>
    <w:div w:id="322590834">
      <w:bodyDiv w:val="1"/>
      <w:marLeft w:val="0"/>
      <w:marRight w:val="0"/>
      <w:marTop w:val="0"/>
      <w:marBottom w:val="0"/>
      <w:divBdr>
        <w:top w:val="none" w:sz="0" w:space="0" w:color="auto"/>
        <w:left w:val="none" w:sz="0" w:space="0" w:color="auto"/>
        <w:bottom w:val="none" w:sz="0" w:space="0" w:color="auto"/>
        <w:right w:val="none" w:sz="0" w:space="0" w:color="auto"/>
      </w:divBdr>
    </w:div>
    <w:div w:id="344089407">
      <w:bodyDiv w:val="1"/>
      <w:marLeft w:val="0"/>
      <w:marRight w:val="0"/>
      <w:marTop w:val="0"/>
      <w:marBottom w:val="0"/>
      <w:divBdr>
        <w:top w:val="none" w:sz="0" w:space="0" w:color="auto"/>
        <w:left w:val="none" w:sz="0" w:space="0" w:color="auto"/>
        <w:bottom w:val="none" w:sz="0" w:space="0" w:color="auto"/>
        <w:right w:val="none" w:sz="0" w:space="0" w:color="auto"/>
      </w:divBdr>
    </w:div>
    <w:div w:id="363143201">
      <w:bodyDiv w:val="1"/>
      <w:marLeft w:val="0"/>
      <w:marRight w:val="0"/>
      <w:marTop w:val="0"/>
      <w:marBottom w:val="0"/>
      <w:divBdr>
        <w:top w:val="none" w:sz="0" w:space="0" w:color="auto"/>
        <w:left w:val="none" w:sz="0" w:space="0" w:color="auto"/>
        <w:bottom w:val="none" w:sz="0" w:space="0" w:color="auto"/>
        <w:right w:val="none" w:sz="0" w:space="0" w:color="auto"/>
      </w:divBdr>
    </w:div>
    <w:div w:id="363676739">
      <w:bodyDiv w:val="1"/>
      <w:marLeft w:val="0"/>
      <w:marRight w:val="0"/>
      <w:marTop w:val="0"/>
      <w:marBottom w:val="0"/>
      <w:divBdr>
        <w:top w:val="none" w:sz="0" w:space="0" w:color="auto"/>
        <w:left w:val="none" w:sz="0" w:space="0" w:color="auto"/>
        <w:bottom w:val="none" w:sz="0" w:space="0" w:color="auto"/>
        <w:right w:val="none" w:sz="0" w:space="0" w:color="auto"/>
      </w:divBdr>
    </w:div>
    <w:div w:id="372196895">
      <w:bodyDiv w:val="1"/>
      <w:marLeft w:val="0"/>
      <w:marRight w:val="0"/>
      <w:marTop w:val="0"/>
      <w:marBottom w:val="0"/>
      <w:divBdr>
        <w:top w:val="none" w:sz="0" w:space="0" w:color="auto"/>
        <w:left w:val="none" w:sz="0" w:space="0" w:color="auto"/>
        <w:bottom w:val="none" w:sz="0" w:space="0" w:color="auto"/>
        <w:right w:val="none" w:sz="0" w:space="0" w:color="auto"/>
      </w:divBdr>
    </w:div>
    <w:div w:id="385104863">
      <w:bodyDiv w:val="1"/>
      <w:marLeft w:val="0"/>
      <w:marRight w:val="0"/>
      <w:marTop w:val="0"/>
      <w:marBottom w:val="0"/>
      <w:divBdr>
        <w:top w:val="none" w:sz="0" w:space="0" w:color="auto"/>
        <w:left w:val="none" w:sz="0" w:space="0" w:color="auto"/>
        <w:bottom w:val="none" w:sz="0" w:space="0" w:color="auto"/>
        <w:right w:val="none" w:sz="0" w:space="0" w:color="auto"/>
      </w:divBdr>
    </w:div>
    <w:div w:id="388499405">
      <w:bodyDiv w:val="1"/>
      <w:marLeft w:val="0"/>
      <w:marRight w:val="0"/>
      <w:marTop w:val="0"/>
      <w:marBottom w:val="0"/>
      <w:divBdr>
        <w:top w:val="none" w:sz="0" w:space="0" w:color="auto"/>
        <w:left w:val="none" w:sz="0" w:space="0" w:color="auto"/>
        <w:bottom w:val="none" w:sz="0" w:space="0" w:color="auto"/>
        <w:right w:val="none" w:sz="0" w:space="0" w:color="auto"/>
      </w:divBdr>
    </w:div>
    <w:div w:id="392044060">
      <w:bodyDiv w:val="1"/>
      <w:marLeft w:val="0"/>
      <w:marRight w:val="0"/>
      <w:marTop w:val="0"/>
      <w:marBottom w:val="0"/>
      <w:divBdr>
        <w:top w:val="none" w:sz="0" w:space="0" w:color="auto"/>
        <w:left w:val="none" w:sz="0" w:space="0" w:color="auto"/>
        <w:bottom w:val="none" w:sz="0" w:space="0" w:color="auto"/>
        <w:right w:val="none" w:sz="0" w:space="0" w:color="auto"/>
      </w:divBdr>
    </w:div>
    <w:div w:id="393353026">
      <w:bodyDiv w:val="1"/>
      <w:marLeft w:val="0"/>
      <w:marRight w:val="0"/>
      <w:marTop w:val="0"/>
      <w:marBottom w:val="0"/>
      <w:divBdr>
        <w:top w:val="none" w:sz="0" w:space="0" w:color="auto"/>
        <w:left w:val="none" w:sz="0" w:space="0" w:color="auto"/>
        <w:bottom w:val="none" w:sz="0" w:space="0" w:color="auto"/>
        <w:right w:val="none" w:sz="0" w:space="0" w:color="auto"/>
      </w:divBdr>
    </w:div>
    <w:div w:id="396367303">
      <w:bodyDiv w:val="1"/>
      <w:marLeft w:val="0"/>
      <w:marRight w:val="0"/>
      <w:marTop w:val="0"/>
      <w:marBottom w:val="0"/>
      <w:divBdr>
        <w:top w:val="none" w:sz="0" w:space="0" w:color="auto"/>
        <w:left w:val="none" w:sz="0" w:space="0" w:color="auto"/>
        <w:bottom w:val="none" w:sz="0" w:space="0" w:color="auto"/>
        <w:right w:val="none" w:sz="0" w:space="0" w:color="auto"/>
      </w:divBdr>
    </w:div>
    <w:div w:id="416176238">
      <w:bodyDiv w:val="1"/>
      <w:marLeft w:val="0"/>
      <w:marRight w:val="0"/>
      <w:marTop w:val="0"/>
      <w:marBottom w:val="0"/>
      <w:divBdr>
        <w:top w:val="none" w:sz="0" w:space="0" w:color="auto"/>
        <w:left w:val="none" w:sz="0" w:space="0" w:color="auto"/>
        <w:bottom w:val="none" w:sz="0" w:space="0" w:color="auto"/>
        <w:right w:val="none" w:sz="0" w:space="0" w:color="auto"/>
      </w:divBdr>
      <w:divsChild>
        <w:div w:id="900141365">
          <w:marLeft w:val="0"/>
          <w:marRight w:val="0"/>
          <w:marTop w:val="0"/>
          <w:marBottom w:val="240"/>
          <w:divBdr>
            <w:top w:val="none" w:sz="0" w:space="0" w:color="auto"/>
            <w:left w:val="none" w:sz="0" w:space="0" w:color="auto"/>
            <w:bottom w:val="none" w:sz="0" w:space="0" w:color="auto"/>
            <w:right w:val="none" w:sz="0" w:space="0" w:color="auto"/>
          </w:divBdr>
        </w:div>
      </w:divsChild>
    </w:div>
    <w:div w:id="427311983">
      <w:bodyDiv w:val="1"/>
      <w:marLeft w:val="0"/>
      <w:marRight w:val="0"/>
      <w:marTop w:val="0"/>
      <w:marBottom w:val="0"/>
      <w:divBdr>
        <w:top w:val="none" w:sz="0" w:space="0" w:color="auto"/>
        <w:left w:val="none" w:sz="0" w:space="0" w:color="auto"/>
        <w:bottom w:val="none" w:sz="0" w:space="0" w:color="auto"/>
        <w:right w:val="none" w:sz="0" w:space="0" w:color="auto"/>
      </w:divBdr>
    </w:div>
    <w:div w:id="432212147">
      <w:bodyDiv w:val="1"/>
      <w:marLeft w:val="0"/>
      <w:marRight w:val="0"/>
      <w:marTop w:val="0"/>
      <w:marBottom w:val="0"/>
      <w:divBdr>
        <w:top w:val="none" w:sz="0" w:space="0" w:color="auto"/>
        <w:left w:val="none" w:sz="0" w:space="0" w:color="auto"/>
        <w:bottom w:val="none" w:sz="0" w:space="0" w:color="auto"/>
        <w:right w:val="none" w:sz="0" w:space="0" w:color="auto"/>
      </w:divBdr>
    </w:div>
    <w:div w:id="452989256">
      <w:bodyDiv w:val="1"/>
      <w:marLeft w:val="0"/>
      <w:marRight w:val="0"/>
      <w:marTop w:val="0"/>
      <w:marBottom w:val="0"/>
      <w:divBdr>
        <w:top w:val="none" w:sz="0" w:space="0" w:color="auto"/>
        <w:left w:val="none" w:sz="0" w:space="0" w:color="auto"/>
        <w:bottom w:val="none" w:sz="0" w:space="0" w:color="auto"/>
        <w:right w:val="none" w:sz="0" w:space="0" w:color="auto"/>
      </w:divBdr>
    </w:div>
    <w:div w:id="459153875">
      <w:bodyDiv w:val="1"/>
      <w:marLeft w:val="0"/>
      <w:marRight w:val="0"/>
      <w:marTop w:val="0"/>
      <w:marBottom w:val="0"/>
      <w:divBdr>
        <w:top w:val="none" w:sz="0" w:space="0" w:color="auto"/>
        <w:left w:val="none" w:sz="0" w:space="0" w:color="auto"/>
        <w:bottom w:val="none" w:sz="0" w:space="0" w:color="auto"/>
        <w:right w:val="none" w:sz="0" w:space="0" w:color="auto"/>
      </w:divBdr>
    </w:div>
    <w:div w:id="490754939">
      <w:bodyDiv w:val="1"/>
      <w:marLeft w:val="0"/>
      <w:marRight w:val="0"/>
      <w:marTop w:val="0"/>
      <w:marBottom w:val="0"/>
      <w:divBdr>
        <w:top w:val="none" w:sz="0" w:space="0" w:color="auto"/>
        <w:left w:val="none" w:sz="0" w:space="0" w:color="auto"/>
        <w:bottom w:val="none" w:sz="0" w:space="0" w:color="auto"/>
        <w:right w:val="none" w:sz="0" w:space="0" w:color="auto"/>
      </w:divBdr>
    </w:div>
    <w:div w:id="490872109">
      <w:bodyDiv w:val="1"/>
      <w:marLeft w:val="0"/>
      <w:marRight w:val="0"/>
      <w:marTop w:val="0"/>
      <w:marBottom w:val="0"/>
      <w:divBdr>
        <w:top w:val="none" w:sz="0" w:space="0" w:color="auto"/>
        <w:left w:val="none" w:sz="0" w:space="0" w:color="auto"/>
        <w:bottom w:val="none" w:sz="0" w:space="0" w:color="auto"/>
        <w:right w:val="none" w:sz="0" w:space="0" w:color="auto"/>
      </w:divBdr>
    </w:div>
    <w:div w:id="491024110">
      <w:bodyDiv w:val="1"/>
      <w:marLeft w:val="0"/>
      <w:marRight w:val="0"/>
      <w:marTop w:val="0"/>
      <w:marBottom w:val="0"/>
      <w:divBdr>
        <w:top w:val="none" w:sz="0" w:space="0" w:color="auto"/>
        <w:left w:val="none" w:sz="0" w:space="0" w:color="auto"/>
        <w:bottom w:val="none" w:sz="0" w:space="0" w:color="auto"/>
        <w:right w:val="none" w:sz="0" w:space="0" w:color="auto"/>
      </w:divBdr>
    </w:div>
    <w:div w:id="494958705">
      <w:bodyDiv w:val="1"/>
      <w:marLeft w:val="0"/>
      <w:marRight w:val="0"/>
      <w:marTop w:val="0"/>
      <w:marBottom w:val="0"/>
      <w:divBdr>
        <w:top w:val="none" w:sz="0" w:space="0" w:color="auto"/>
        <w:left w:val="none" w:sz="0" w:space="0" w:color="auto"/>
        <w:bottom w:val="none" w:sz="0" w:space="0" w:color="auto"/>
        <w:right w:val="none" w:sz="0" w:space="0" w:color="auto"/>
      </w:divBdr>
    </w:div>
    <w:div w:id="497040765">
      <w:bodyDiv w:val="1"/>
      <w:marLeft w:val="0"/>
      <w:marRight w:val="0"/>
      <w:marTop w:val="0"/>
      <w:marBottom w:val="0"/>
      <w:divBdr>
        <w:top w:val="none" w:sz="0" w:space="0" w:color="auto"/>
        <w:left w:val="none" w:sz="0" w:space="0" w:color="auto"/>
        <w:bottom w:val="none" w:sz="0" w:space="0" w:color="auto"/>
        <w:right w:val="none" w:sz="0" w:space="0" w:color="auto"/>
      </w:divBdr>
    </w:div>
    <w:div w:id="504251862">
      <w:bodyDiv w:val="1"/>
      <w:marLeft w:val="0"/>
      <w:marRight w:val="0"/>
      <w:marTop w:val="0"/>
      <w:marBottom w:val="0"/>
      <w:divBdr>
        <w:top w:val="none" w:sz="0" w:space="0" w:color="auto"/>
        <w:left w:val="none" w:sz="0" w:space="0" w:color="auto"/>
        <w:bottom w:val="none" w:sz="0" w:space="0" w:color="auto"/>
        <w:right w:val="none" w:sz="0" w:space="0" w:color="auto"/>
      </w:divBdr>
    </w:div>
    <w:div w:id="524757512">
      <w:bodyDiv w:val="1"/>
      <w:marLeft w:val="0"/>
      <w:marRight w:val="0"/>
      <w:marTop w:val="0"/>
      <w:marBottom w:val="0"/>
      <w:divBdr>
        <w:top w:val="none" w:sz="0" w:space="0" w:color="auto"/>
        <w:left w:val="none" w:sz="0" w:space="0" w:color="auto"/>
        <w:bottom w:val="none" w:sz="0" w:space="0" w:color="auto"/>
        <w:right w:val="none" w:sz="0" w:space="0" w:color="auto"/>
      </w:divBdr>
    </w:div>
    <w:div w:id="534393065">
      <w:bodyDiv w:val="1"/>
      <w:marLeft w:val="0"/>
      <w:marRight w:val="0"/>
      <w:marTop w:val="0"/>
      <w:marBottom w:val="0"/>
      <w:divBdr>
        <w:top w:val="none" w:sz="0" w:space="0" w:color="auto"/>
        <w:left w:val="none" w:sz="0" w:space="0" w:color="auto"/>
        <w:bottom w:val="none" w:sz="0" w:space="0" w:color="auto"/>
        <w:right w:val="none" w:sz="0" w:space="0" w:color="auto"/>
      </w:divBdr>
    </w:div>
    <w:div w:id="538402065">
      <w:bodyDiv w:val="1"/>
      <w:marLeft w:val="0"/>
      <w:marRight w:val="0"/>
      <w:marTop w:val="0"/>
      <w:marBottom w:val="0"/>
      <w:divBdr>
        <w:top w:val="none" w:sz="0" w:space="0" w:color="auto"/>
        <w:left w:val="none" w:sz="0" w:space="0" w:color="auto"/>
        <w:bottom w:val="none" w:sz="0" w:space="0" w:color="auto"/>
        <w:right w:val="none" w:sz="0" w:space="0" w:color="auto"/>
      </w:divBdr>
    </w:div>
    <w:div w:id="541402748">
      <w:bodyDiv w:val="1"/>
      <w:marLeft w:val="0"/>
      <w:marRight w:val="0"/>
      <w:marTop w:val="0"/>
      <w:marBottom w:val="0"/>
      <w:divBdr>
        <w:top w:val="none" w:sz="0" w:space="0" w:color="auto"/>
        <w:left w:val="none" w:sz="0" w:space="0" w:color="auto"/>
        <w:bottom w:val="none" w:sz="0" w:space="0" w:color="auto"/>
        <w:right w:val="none" w:sz="0" w:space="0" w:color="auto"/>
      </w:divBdr>
    </w:div>
    <w:div w:id="543981062">
      <w:bodyDiv w:val="1"/>
      <w:marLeft w:val="0"/>
      <w:marRight w:val="0"/>
      <w:marTop w:val="0"/>
      <w:marBottom w:val="0"/>
      <w:divBdr>
        <w:top w:val="none" w:sz="0" w:space="0" w:color="auto"/>
        <w:left w:val="none" w:sz="0" w:space="0" w:color="auto"/>
        <w:bottom w:val="none" w:sz="0" w:space="0" w:color="auto"/>
        <w:right w:val="none" w:sz="0" w:space="0" w:color="auto"/>
      </w:divBdr>
    </w:div>
    <w:div w:id="552817376">
      <w:bodyDiv w:val="1"/>
      <w:marLeft w:val="0"/>
      <w:marRight w:val="0"/>
      <w:marTop w:val="0"/>
      <w:marBottom w:val="0"/>
      <w:divBdr>
        <w:top w:val="none" w:sz="0" w:space="0" w:color="auto"/>
        <w:left w:val="none" w:sz="0" w:space="0" w:color="auto"/>
        <w:bottom w:val="none" w:sz="0" w:space="0" w:color="auto"/>
        <w:right w:val="none" w:sz="0" w:space="0" w:color="auto"/>
      </w:divBdr>
    </w:div>
    <w:div w:id="567420528">
      <w:bodyDiv w:val="1"/>
      <w:marLeft w:val="0"/>
      <w:marRight w:val="0"/>
      <w:marTop w:val="0"/>
      <w:marBottom w:val="0"/>
      <w:divBdr>
        <w:top w:val="none" w:sz="0" w:space="0" w:color="auto"/>
        <w:left w:val="none" w:sz="0" w:space="0" w:color="auto"/>
        <w:bottom w:val="none" w:sz="0" w:space="0" w:color="auto"/>
        <w:right w:val="none" w:sz="0" w:space="0" w:color="auto"/>
      </w:divBdr>
    </w:div>
    <w:div w:id="602616666">
      <w:bodyDiv w:val="1"/>
      <w:marLeft w:val="0"/>
      <w:marRight w:val="0"/>
      <w:marTop w:val="0"/>
      <w:marBottom w:val="0"/>
      <w:divBdr>
        <w:top w:val="none" w:sz="0" w:space="0" w:color="auto"/>
        <w:left w:val="none" w:sz="0" w:space="0" w:color="auto"/>
        <w:bottom w:val="none" w:sz="0" w:space="0" w:color="auto"/>
        <w:right w:val="none" w:sz="0" w:space="0" w:color="auto"/>
      </w:divBdr>
    </w:div>
    <w:div w:id="615529350">
      <w:bodyDiv w:val="1"/>
      <w:marLeft w:val="0"/>
      <w:marRight w:val="0"/>
      <w:marTop w:val="0"/>
      <w:marBottom w:val="0"/>
      <w:divBdr>
        <w:top w:val="none" w:sz="0" w:space="0" w:color="auto"/>
        <w:left w:val="none" w:sz="0" w:space="0" w:color="auto"/>
        <w:bottom w:val="none" w:sz="0" w:space="0" w:color="auto"/>
        <w:right w:val="none" w:sz="0" w:space="0" w:color="auto"/>
      </w:divBdr>
      <w:divsChild>
        <w:div w:id="1388727566">
          <w:marLeft w:val="0"/>
          <w:marRight w:val="0"/>
          <w:marTop w:val="0"/>
          <w:marBottom w:val="240"/>
          <w:divBdr>
            <w:top w:val="none" w:sz="0" w:space="0" w:color="auto"/>
            <w:left w:val="none" w:sz="0" w:space="0" w:color="auto"/>
            <w:bottom w:val="none" w:sz="0" w:space="0" w:color="auto"/>
            <w:right w:val="none" w:sz="0" w:space="0" w:color="auto"/>
          </w:divBdr>
        </w:div>
      </w:divsChild>
    </w:div>
    <w:div w:id="636448418">
      <w:bodyDiv w:val="1"/>
      <w:marLeft w:val="0"/>
      <w:marRight w:val="0"/>
      <w:marTop w:val="0"/>
      <w:marBottom w:val="0"/>
      <w:divBdr>
        <w:top w:val="none" w:sz="0" w:space="0" w:color="auto"/>
        <w:left w:val="none" w:sz="0" w:space="0" w:color="auto"/>
        <w:bottom w:val="none" w:sz="0" w:space="0" w:color="auto"/>
        <w:right w:val="none" w:sz="0" w:space="0" w:color="auto"/>
      </w:divBdr>
    </w:div>
    <w:div w:id="637104391">
      <w:bodyDiv w:val="1"/>
      <w:marLeft w:val="0"/>
      <w:marRight w:val="0"/>
      <w:marTop w:val="0"/>
      <w:marBottom w:val="0"/>
      <w:divBdr>
        <w:top w:val="none" w:sz="0" w:space="0" w:color="auto"/>
        <w:left w:val="none" w:sz="0" w:space="0" w:color="auto"/>
        <w:bottom w:val="none" w:sz="0" w:space="0" w:color="auto"/>
        <w:right w:val="none" w:sz="0" w:space="0" w:color="auto"/>
      </w:divBdr>
    </w:div>
    <w:div w:id="646205600">
      <w:bodyDiv w:val="1"/>
      <w:marLeft w:val="0"/>
      <w:marRight w:val="0"/>
      <w:marTop w:val="0"/>
      <w:marBottom w:val="0"/>
      <w:divBdr>
        <w:top w:val="none" w:sz="0" w:space="0" w:color="auto"/>
        <w:left w:val="none" w:sz="0" w:space="0" w:color="auto"/>
        <w:bottom w:val="none" w:sz="0" w:space="0" w:color="auto"/>
        <w:right w:val="none" w:sz="0" w:space="0" w:color="auto"/>
      </w:divBdr>
    </w:div>
    <w:div w:id="658269152">
      <w:bodyDiv w:val="1"/>
      <w:marLeft w:val="0"/>
      <w:marRight w:val="0"/>
      <w:marTop w:val="0"/>
      <w:marBottom w:val="0"/>
      <w:divBdr>
        <w:top w:val="none" w:sz="0" w:space="0" w:color="auto"/>
        <w:left w:val="none" w:sz="0" w:space="0" w:color="auto"/>
        <w:bottom w:val="none" w:sz="0" w:space="0" w:color="auto"/>
        <w:right w:val="none" w:sz="0" w:space="0" w:color="auto"/>
      </w:divBdr>
    </w:div>
    <w:div w:id="660936476">
      <w:bodyDiv w:val="1"/>
      <w:marLeft w:val="0"/>
      <w:marRight w:val="0"/>
      <w:marTop w:val="0"/>
      <w:marBottom w:val="0"/>
      <w:divBdr>
        <w:top w:val="none" w:sz="0" w:space="0" w:color="auto"/>
        <w:left w:val="none" w:sz="0" w:space="0" w:color="auto"/>
        <w:bottom w:val="none" w:sz="0" w:space="0" w:color="auto"/>
        <w:right w:val="none" w:sz="0" w:space="0" w:color="auto"/>
      </w:divBdr>
    </w:div>
    <w:div w:id="681317519">
      <w:bodyDiv w:val="1"/>
      <w:marLeft w:val="0"/>
      <w:marRight w:val="0"/>
      <w:marTop w:val="0"/>
      <w:marBottom w:val="0"/>
      <w:divBdr>
        <w:top w:val="none" w:sz="0" w:space="0" w:color="auto"/>
        <w:left w:val="none" w:sz="0" w:space="0" w:color="auto"/>
        <w:bottom w:val="none" w:sz="0" w:space="0" w:color="auto"/>
        <w:right w:val="none" w:sz="0" w:space="0" w:color="auto"/>
      </w:divBdr>
    </w:div>
    <w:div w:id="688457956">
      <w:bodyDiv w:val="1"/>
      <w:marLeft w:val="0"/>
      <w:marRight w:val="0"/>
      <w:marTop w:val="0"/>
      <w:marBottom w:val="0"/>
      <w:divBdr>
        <w:top w:val="none" w:sz="0" w:space="0" w:color="auto"/>
        <w:left w:val="none" w:sz="0" w:space="0" w:color="auto"/>
        <w:bottom w:val="none" w:sz="0" w:space="0" w:color="auto"/>
        <w:right w:val="none" w:sz="0" w:space="0" w:color="auto"/>
      </w:divBdr>
    </w:div>
    <w:div w:id="690034574">
      <w:bodyDiv w:val="1"/>
      <w:marLeft w:val="0"/>
      <w:marRight w:val="0"/>
      <w:marTop w:val="0"/>
      <w:marBottom w:val="0"/>
      <w:divBdr>
        <w:top w:val="none" w:sz="0" w:space="0" w:color="auto"/>
        <w:left w:val="none" w:sz="0" w:space="0" w:color="auto"/>
        <w:bottom w:val="none" w:sz="0" w:space="0" w:color="auto"/>
        <w:right w:val="none" w:sz="0" w:space="0" w:color="auto"/>
      </w:divBdr>
    </w:div>
    <w:div w:id="702049304">
      <w:bodyDiv w:val="1"/>
      <w:marLeft w:val="0"/>
      <w:marRight w:val="0"/>
      <w:marTop w:val="0"/>
      <w:marBottom w:val="0"/>
      <w:divBdr>
        <w:top w:val="none" w:sz="0" w:space="0" w:color="auto"/>
        <w:left w:val="none" w:sz="0" w:space="0" w:color="auto"/>
        <w:bottom w:val="none" w:sz="0" w:space="0" w:color="auto"/>
        <w:right w:val="none" w:sz="0" w:space="0" w:color="auto"/>
      </w:divBdr>
    </w:div>
    <w:div w:id="702292586">
      <w:bodyDiv w:val="1"/>
      <w:marLeft w:val="0"/>
      <w:marRight w:val="0"/>
      <w:marTop w:val="0"/>
      <w:marBottom w:val="0"/>
      <w:divBdr>
        <w:top w:val="none" w:sz="0" w:space="0" w:color="auto"/>
        <w:left w:val="none" w:sz="0" w:space="0" w:color="auto"/>
        <w:bottom w:val="none" w:sz="0" w:space="0" w:color="auto"/>
        <w:right w:val="none" w:sz="0" w:space="0" w:color="auto"/>
      </w:divBdr>
    </w:div>
    <w:div w:id="714891975">
      <w:bodyDiv w:val="1"/>
      <w:marLeft w:val="0"/>
      <w:marRight w:val="0"/>
      <w:marTop w:val="0"/>
      <w:marBottom w:val="0"/>
      <w:divBdr>
        <w:top w:val="none" w:sz="0" w:space="0" w:color="auto"/>
        <w:left w:val="none" w:sz="0" w:space="0" w:color="auto"/>
        <w:bottom w:val="none" w:sz="0" w:space="0" w:color="auto"/>
        <w:right w:val="none" w:sz="0" w:space="0" w:color="auto"/>
      </w:divBdr>
    </w:div>
    <w:div w:id="733821146">
      <w:bodyDiv w:val="1"/>
      <w:marLeft w:val="0"/>
      <w:marRight w:val="0"/>
      <w:marTop w:val="0"/>
      <w:marBottom w:val="0"/>
      <w:divBdr>
        <w:top w:val="none" w:sz="0" w:space="0" w:color="auto"/>
        <w:left w:val="none" w:sz="0" w:space="0" w:color="auto"/>
        <w:bottom w:val="none" w:sz="0" w:space="0" w:color="auto"/>
        <w:right w:val="none" w:sz="0" w:space="0" w:color="auto"/>
      </w:divBdr>
    </w:div>
    <w:div w:id="756285850">
      <w:bodyDiv w:val="1"/>
      <w:marLeft w:val="0"/>
      <w:marRight w:val="0"/>
      <w:marTop w:val="0"/>
      <w:marBottom w:val="0"/>
      <w:divBdr>
        <w:top w:val="none" w:sz="0" w:space="0" w:color="auto"/>
        <w:left w:val="none" w:sz="0" w:space="0" w:color="auto"/>
        <w:bottom w:val="none" w:sz="0" w:space="0" w:color="auto"/>
        <w:right w:val="none" w:sz="0" w:space="0" w:color="auto"/>
      </w:divBdr>
    </w:div>
    <w:div w:id="760292633">
      <w:bodyDiv w:val="1"/>
      <w:marLeft w:val="0"/>
      <w:marRight w:val="0"/>
      <w:marTop w:val="0"/>
      <w:marBottom w:val="0"/>
      <w:divBdr>
        <w:top w:val="none" w:sz="0" w:space="0" w:color="auto"/>
        <w:left w:val="none" w:sz="0" w:space="0" w:color="auto"/>
        <w:bottom w:val="none" w:sz="0" w:space="0" w:color="auto"/>
        <w:right w:val="none" w:sz="0" w:space="0" w:color="auto"/>
      </w:divBdr>
    </w:div>
    <w:div w:id="784152368">
      <w:bodyDiv w:val="1"/>
      <w:marLeft w:val="0"/>
      <w:marRight w:val="0"/>
      <w:marTop w:val="0"/>
      <w:marBottom w:val="0"/>
      <w:divBdr>
        <w:top w:val="none" w:sz="0" w:space="0" w:color="auto"/>
        <w:left w:val="none" w:sz="0" w:space="0" w:color="auto"/>
        <w:bottom w:val="none" w:sz="0" w:space="0" w:color="auto"/>
        <w:right w:val="none" w:sz="0" w:space="0" w:color="auto"/>
      </w:divBdr>
    </w:div>
    <w:div w:id="786047576">
      <w:bodyDiv w:val="1"/>
      <w:marLeft w:val="0"/>
      <w:marRight w:val="0"/>
      <w:marTop w:val="0"/>
      <w:marBottom w:val="0"/>
      <w:divBdr>
        <w:top w:val="none" w:sz="0" w:space="0" w:color="auto"/>
        <w:left w:val="none" w:sz="0" w:space="0" w:color="auto"/>
        <w:bottom w:val="none" w:sz="0" w:space="0" w:color="auto"/>
        <w:right w:val="none" w:sz="0" w:space="0" w:color="auto"/>
      </w:divBdr>
      <w:divsChild>
        <w:div w:id="1546409107">
          <w:marLeft w:val="0"/>
          <w:marRight w:val="0"/>
          <w:marTop w:val="0"/>
          <w:marBottom w:val="240"/>
          <w:divBdr>
            <w:top w:val="none" w:sz="0" w:space="0" w:color="auto"/>
            <w:left w:val="none" w:sz="0" w:space="0" w:color="auto"/>
            <w:bottom w:val="none" w:sz="0" w:space="0" w:color="auto"/>
            <w:right w:val="none" w:sz="0" w:space="0" w:color="auto"/>
          </w:divBdr>
        </w:div>
      </w:divsChild>
    </w:div>
    <w:div w:id="842085979">
      <w:bodyDiv w:val="1"/>
      <w:marLeft w:val="0"/>
      <w:marRight w:val="0"/>
      <w:marTop w:val="0"/>
      <w:marBottom w:val="0"/>
      <w:divBdr>
        <w:top w:val="none" w:sz="0" w:space="0" w:color="auto"/>
        <w:left w:val="none" w:sz="0" w:space="0" w:color="auto"/>
        <w:bottom w:val="none" w:sz="0" w:space="0" w:color="auto"/>
        <w:right w:val="none" w:sz="0" w:space="0" w:color="auto"/>
      </w:divBdr>
    </w:div>
    <w:div w:id="845707874">
      <w:bodyDiv w:val="1"/>
      <w:marLeft w:val="0"/>
      <w:marRight w:val="0"/>
      <w:marTop w:val="0"/>
      <w:marBottom w:val="0"/>
      <w:divBdr>
        <w:top w:val="none" w:sz="0" w:space="0" w:color="auto"/>
        <w:left w:val="none" w:sz="0" w:space="0" w:color="auto"/>
        <w:bottom w:val="none" w:sz="0" w:space="0" w:color="auto"/>
        <w:right w:val="none" w:sz="0" w:space="0" w:color="auto"/>
      </w:divBdr>
    </w:div>
    <w:div w:id="868376523">
      <w:bodyDiv w:val="1"/>
      <w:marLeft w:val="0"/>
      <w:marRight w:val="0"/>
      <w:marTop w:val="0"/>
      <w:marBottom w:val="0"/>
      <w:divBdr>
        <w:top w:val="none" w:sz="0" w:space="0" w:color="auto"/>
        <w:left w:val="none" w:sz="0" w:space="0" w:color="auto"/>
        <w:bottom w:val="none" w:sz="0" w:space="0" w:color="auto"/>
        <w:right w:val="none" w:sz="0" w:space="0" w:color="auto"/>
      </w:divBdr>
    </w:div>
    <w:div w:id="874273926">
      <w:bodyDiv w:val="1"/>
      <w:marLeft w:val="0"/>
      <w:marRight w:val="0"/>
      <w:marTop w:val="0"/>
      <w:marBottom w:val="0"/>
      <w:divBdr>
        <w:top w:val="none" w:sz="0" w:space="0" w:color="auto"/>
        <w:left w:val="none" w:sz="0" w:space="0" w:color="auto"/>
        <w:bottom w:val="none" w:sz="0" w:space="0" w:color="auto"/>
        <w:right w:val="none" w:sz="0" w:space="0" w:color="auto"/>
      </w:divBdr>
    </w:div>
    <w:div w:id="891649307">
      <w:bodyDiv w:val="1"/>
      <w:marLeft w:val="0"/>
      <w:marRight w:val="0"/>
      <w:marTop w:val="0"/>
      <w:marBottom w:val="0"/>
      <w:divBdr>
        <w:top w:val="none" w:sz="0" w:space="0" w:color="auto"/>
        <w:left w:val="none" w:sz="0" w:space="0" w:color="auto"/>
        <w:bottom w:val="none" w:sz="0" w:space="0" w:color="auto"/>
        <w:right w:val="none" w:sz="0" w:space="0" w:color="auto"/>
      </w:divBdr>
    </w:div>
    <w:div w:id="900167765">
      <w:bodyDiv w:val="1"/>
      <w:marLeft w:val="0"/>
      <w:marRight w:val="0"/>
      <w:marTop w:val="0"/>
      <w:marBottom w:val="0"/>
      <w:divBdr>
        <w:top w:val="none" w:sz="0" w:space="0" w:color="auto"/>
        <w:left w:val="none" w:sz="0" w:space="0" w:color="auto"/>
        <w:bottom w:val="none" w:sz="0" w:space="0" w:color="auto"/>
        <w:right w:val="none" w:sz="0" w:space="0" w:color="auto"/>
      </w:divBdr>
    </w:div>
    <w:div w:id="922687916">
      <w:bodyDiv w:val="1"/>
      <w:marLeft w:val="0"/>
      <w:marRight w:val="0"/>
      <w:marTop w:val="0"/>
      <w:marBottom w:val="0"/>
      <w:divBdr>
        <w:top w:val="none" w:sz="0" w:space="0" w:color="auto"/>
        <w:left w:val="none" w:sz="0" w:space="0" w:color="auto"/>
        <w:bottom w:val="none" w:sz="0" w:space="0" w:color="auto"/>
        <w:right w:val="none" w:sz="0" w:space="0" w:color="auto"/>
      </w:divBdr>
    </w:div>
    <w:div w:id="945389193">
      <w:bodyDiv w:val="1"/>
      <w:marLeft w:val="0"/>
      <w:marRight w:val="0"/>
      <w:marTop w:val="0"/>
      <w:marBottom w:val="0"/>
      <w:divBdr>
        <w:top w:val="none" w:sz="0" w:space="0" w:color="auto"/>
        <w:left w:val="none" w:sz="0" w:space="0" w:color="auto"/>
        <w:bottom w:val="none" w:sz="0" w:space="0" w:color="auto"/>
        <w:right w:val="none" w:sz="0" w:space="0" w:color="auto"/>
      </w:divBdr>
    </w:div>
    <w:div w:id="964848668">
      <w:bodyDiv w:val="1"/>
      <w:marLeft w:val="0"/>
      <w:marRight w:val="0"/>
      <w:marTop w:val="0"/>
      <w:marBottom w:val="0"/>
      <w:divBdr>
        <w:top w:val="none" w:sz="0" w:space="0" w:color="auto"/>
        <w:left w:val="none" w:sz="0" w:space="0" w:color="auto"/>
        <w:bottom w:val="none" w:sz="0" w:space="0" w:color="auto"/>
        <w:right w:val="none" w:sz="0" w:space="0" w:color="auto"/>
      </w:divBdr>
    </w:div>
    <w:div w:id="978530099">
      <w:bodyDiv w:val="1"/>
      <w:marLeft w:val="0"/>
      <w:marRight w:val="0"/>
      <w:marTop w:val="0"/>
      <w:marBottom w:val="0"/>
      <w:divBdr>
        <w:top w:val="none" w:sz="0" w:space="0" w:color="auto"/>
        <w:left w:val="none" w:sz="0" w:space="0" w:color="auto"/>
        <w:bottom w:val="none" w:sz="0" w:space="0" w:color="auto"/>
        <w:right w:val="none" w:sz="0" w:space="0" w:color="auto"/>
      </w:divBdr>
    </w:div>
    <w:div w:id="983122160">
      <w:bodyDiv w:val="1"/>
      <w:marLeft w:val="0"/>
      <w:marRight w:val="0"/>
      <w:marTop w:val="0"/>
      <w:marBottom w:val="0"/>
      <w:divBdr>
        <w:top w:val="none" w:sz="0" w:space="0" w:color="auto"/>
        <w:left w:val="none" w:sz="0" w:space="0" w:color="auto"/>
        <w:bottom w:val="none" w:sz="0" w:space="0" w:color="auto"/>
        <w:right w:val="none" w:sz="0" w:space="0" w:color="auto"/>
      </w:divBdr>
    </w:div>
    <w:div w:id="986518736">
      <w:bodyDiv w:val="1"/>
      <w:marLeft w:val="0"/>
      <w:marRight w:val="0"/>
      <w:marTop w:val="0"/>
      <w:marBottom w:val="0"/>
      <w:divBdr>
        <w:top w:val="none" w:sz="0" w:space="0" w:color="auto"/>
        <w:left w:val="none" w:sz="0" w:space="0" w:color="auto"/>
        <w:bottom w:val="none" w:sz="0" w:space="0" w:color="auto"/>
        <w:right w:val="none" w:sz="0" w:space="0" w:color="auto"/>
      </w:divBdr>
    </w:div>
    <w:div w:id="989405550">
      <w:bodyDiv w:val="1"/>
      <w:marLeft w:val="0"/>
      <w:marRight w:val="0"/>
      <w:marTop w:val="0"/>
      <w:marBottom w:val="0"/>
      <w:divBdr>
        <w:top w:val="none" w:sz="0" w:space="0" w:color="auto"/>
        <w:left w:val="none" w:sz="0" w:space="0" w:color="auto"/>
        <w:bottom w:val="none" w:sz="0" w:space="0" w:color="auto"/>
        <w:right w:val="none" w:sz="0" w:space="0" w:color="auto"/>
      </w:divBdr>
    </w:div>
    <w:div w:id="993216493">
      <w:bodyDiv w:val="1"/>
      <w:marLeft w:val="0"/>
      <w:marRight w:val="0"/>
      <w:marTop w:val="0"/>
      <w:marBottom w:val="0"/>
      <w:divBdr>
        <w:top w:val="none" w:sz="0" w:space="0" w:color="auto"/>
        <w:left w:val="none" w:sz="0" w:space="0" w:color="auto"/>
        <w:bottom w:val="none" w:sz="0" w:space="0" w:color="auto"/>
        <w:right w:val="none" w:sz="0" w:space="0" w:color="auto"/>
      </w:divBdr>
    </w:div>
    <w:div w:id="1009336557">
      <w:bodyDiv w:val="1"/>
      <w:marLeft w:val="0"/>
      <w:marRight w:val="0"/>
      <w:marTop w:val="0"/>
      <w:marBottom w:val="0"/>
      <w:divBdr>
        <w:top w:val="none" w:sz="0" w:space="0" w:color="auto"/>
        <w:left w:val="none" w:sz="0" w:space="0" w:color="auto"/>
        <w:bottom w:val="none" w:sz="0" w:space="0" w:color="auto"/>
        <w:right w:val="none" w:sz="0" w:space="0" w:color="auto"/>
      </w:divBdr>
      <w:divsChild>
        <w:div w:id="1413307760">
          <w:marLeft w:val="0"/>
          <w:marRight w:val="0"/>
          <w:marTop w:val="0"/>
          <w:marBottom w:val="240"/>
          <w:divBdr>
            <w:top w:val="none" w:sz="0" w:space="0" w:color="auto"/>
            <w:left w:val="none" w:sz="0" w:space="0" w:color="auto"/>
            <w:bottom w:val="none" w:sz="0" w:space="0" w:color="auto"/>
            <w:right w:val="none" w:sz="0" w:space="0" w:color="auto"/>
          </w:divBdr>
        </w:div>
      </w:divsChild>
    </w:div>
    <w:div w:id="1014921167">
      <w:bodyDiv w:val="1"/>
      <w:marLeft w:val="0"/>
      <w:marRight w:val="0"/>
      <w:marTop w:val="0"/>
      <w:marBottom w:val="0"/>
      <w:divBdr>
        <w:top w:val="none" w:sz="0" w:space="0" w:color="auto"/>
        <w:left w:val="none" w:sz="0" w:space="0" w:color="auto"/>
        <w:bottom w:val="none" w:sz="0" w:space="0" w:color="auto"/>
        <w:right w:val="none" w:sz="0" w:space="0" w:color="auto"/>
      </w:divBdr>
    </w:div>
    <w:div w:id="1015957920">
      <w:bodyDiv w:val="1"/>
      <w:marLeft w:val="0"/>
      <w:marRight w:val="0"/>
      <w:marTop w:val="0"/>
      <w:marBottom w:val="0"/>
      <w:divBdr>
        <w:top w:val="none" w:sz="0" w:space="0" w:color="auto"/>
        <w:left w:val="none" w:sz="0" w:space="0" w:color="auto"/>
        <w:bottom w:val="none" w:sz="0" w:space="0" w:color="auto"/>
        <w:right w:val="none" w:sz="0" w:space="0" w:color="auto"/>
      </w:divBdr>
    </w:div>
    <w:div w:id="1018198992">
      <w:bodyDiv w:val="1"/>
      <w:marLeft w:val="0"/>
      <w:marRight w:val="0"/>
      <w:marTop w:val="0"/>
      <w:marBottom w:val="0"/>
      <w:divBdr>
        <w:top w:val="none" w:sz="0" w:space="0" w:color="auto"/>
        <w:left w:val="none" w:sz="0" w:space="0" w:color="auto"/>
        <w:bottom w:val="none" w:sz="0" w:space="0" w:color="auto"/>
        <w:right w:val="none" w:sz="0" w:space="0" w:color="auto"/>
      </w:divBdr>
    </w:div>
    <w:div w:id="1032192477">
      <w:bodyDiv w:val="1"/>
      <w:marLeft w:val="0"/>
      <w:marRight w:val="0"/>
      <w:marTop w:val="0"/>
      <w:marBottom w:val="0"/>
      <w:divBdr>
        <w:top w:val="none" w:sz="0" w:space="0" w:color="auto"/>
        <w:left w:val="none" w:sz="0" w:space="0" w:color="auto"/>
        <w:bottom w:val="none" w:sz="0" w:space="0" w:color="auto"/>
        <w:right w:val="none" w:sz="0" w:space="0" w:color="auto"/>
      </w:divBdr>
    </w:div>
    <w:div w:id="1038358044">
      <w:bodyDiv w:val="1"/>
      <w:marLeft w:val="0"/>
      <w:marRight w:val="0"/>
      <w:marTop w:val="0"/>
      <w:marBottom w:val="0"/>
      <w:divBdr>
        <w:top w:val="none" w:sz="0" w:space="0" w:color="auto"/>
        <w:left w:val="none" w:sz="0" w:space="0" w:color="auto"/>
        <w:bottom w:val="none" w:sz="0" w:space="0" w:color="auto"/>
        <w:right w:val="none" w:sz="0" w:space="0" w:color="auto"/>
      </w:divBdr>
    </w:div>
    <w:div w:id="1049695428">
      <w:bodyDiv w:val="1"/>
      <w:marLeft w:val="0"/>
      <w:marRight w:val="0"/>
      <w:marTop w:val="0"/>
      <w:marBottom w:val="0"/>
      <w:divBdr>
        <w:top w:val="none" w:sz="0" w:space="0" w:color="auto"/>
        <w:left w:val="none" w:sz="0" w:space="0" w:color="auto"/>
        <w:bottom w:val="none" w:sz="0" w:space="0" w:color="auto"/>
        <w:right w:val="none" w:sz="0" w:space="0" w:color="auto"/>
      </w:divBdr>
    </w:div>
    <w:div w:id="1057556409">
      <w:bodyDiv w:val="1"/>
      <w:marLeft w:val="0"/>
      <w:marRight w:val="0"/>
      <w:marTop w:val="0"/>
      <w:marBottom w:val="0"/>
      <w:divBdr>
        <w:top w:val="none" w:sz="0" w:space="0" w:color="auto"/>
        <w:left w:val="none" w:sz="0" w:space="0" w:color="auto"/>
        <w:bottom w:val="none" w:sz="0" w:space="0" w:color="auto"/>
        <w:right w:val="none" w:sz="0" w:space="0" w:color="auto"/>
      </w:divBdr>
    </w:div>
    <w:div w:id="1064330470">
      <w:bodyDiv w:val="1"/>
      <w:marLeft w:val="0"/>
      <w:marRight w:val="0"/>
      <w:marTop w:val="0"/>
      <w:marBottom w:val="0"/>
      <w:divBdr>
        <w:top w:val="none" w:sz="0" w:space="0" w:color="auto"/>
        <w:left w:val="none" w:sz="0" w:space="0" w:color="auto"/>
        <w:bottom w:val="none" w:sz="0" w:space="0" w:color="auto"/>
        <w:right w:val="none" w:sz="0" w:space="0" w:color="auto"/>
      </w:divBdr>
    </w:div>
    <w:div w:id="1065302974">
      <w:bodyDiv w:val="1"/>
      <w:marLeft w:val="0"/>
      <w:marRight w:val="0"/>
      <w:marTop w:val="0"/>
      <w:marBottom w:val="0"/>
      <w:divBdr>
        <w:top w:val="none" w:sz="0" w:space="0" w:color="auto"/>
        <w:left w:val="none" w:sz="0" w:space="0" w:color="auto"/>
        <w:bottom w:val="none" w:sz="0" w:space="0" w:color="auto"/>
        <w:right w:val="none" w:sz="0" w:space="0" w:color="auto"/>
      </w:divBdr>
    </w:div>
    <w:div w:id="1074543942">
      <w:bodyDiv w:val="1"/>
      <w:marLeft w:val="0"/>
      <w:marRight w:val="0"/>
      <w:marTop w:val="0"/>
      <w:marBottom w:val="0"/>
      <w:divBdr>
        <w:top w:val="none" w:sz="0" w:space="0" w:color="auto"/>
        <w:left w:val="none" w:sz="0" w:space="0" w:color="auto"/>
        <w:bottom w:val="none" w:sz="0" w:space="0" w:color="auto"/>
        <w:right w:val="none" w:sz="0" w:space="0" w:color="auto"/>
      </w:divBdr>
    </w:div>
    <w:div w:id="1092776931">
      <w:bodyDiv w:val="1"/>
      <w:marLeft w:val="0"/>
      <w:marRight w:val="0"/>
      <w:marTop w:val="0"/>
      <w:marBottom w:val="0"/>
      <w:divBdr>
        <w:top w:val="none" w:sz="0" w:space="0" w:color="auto"/>
        <w:left w:val="none" w:sz="0" w:space="0" w:color="auto"/>
        <w:bottom w:val="none" w:sz="0" w:space="0" w:color="auto"/>
        <w:right w:val="none" w:sz="0" w:space="0" w:color="auto"/>
      </w:divBdr>
    </w:div>
    <w:div w:id="1102411457">
      <w:bodyDiv w:val="1"/>
      <w:marLeft w:val="0"/>
      <w:marRight w:val="0"/>
      <w:marTop w:val="0"/>
      <w:marBottom w:val="0"/>
      <w:divBdr>
        <w:top w:val="none" w:sz="0" w:space="0" w:color="auto"/>
        <w:left w:val="none" w:sz="0" w:space="0" w:color="auto"/>
        <w:bottom w:val="none" w:sz="0" w:space="0" w:color="auto"/>
        <w:right w:val="none" w:sz="0" w:space="0" w:color="auto"/>
      </w:divBdr>
    </w:div>
    <w:div w:id="1104764124">
      <w:bodyDiv w:val="1"/>
      <w:marLeft w:val="0"/>
      <w:marRight w:val="0"/>
      <w:marTop w:val="0"/>
      <w:marBottom w:val="0"/>
      <w:divBdr>
        <w:top w:val="none" w:sz="0" w:space="0" w:color="auto"/>
        <w:left w:val="none" w:sz="0" w:space="0" w:color="auto"/>
        <w:bottom w:val="none" w:sz="0" w:space="0" w:color="auto"/>
        <w:right w:val="none" w:sz="0" w:space="0" w:color="auto"/>
      </w:divBdr>
    </w:div>
    <w:div w:id="1106120510">
      <w:bodyDiv w:val="1"/>
      <w:marLeft w:val="0"/>
      <w:marRight w:val="0"/>
      <w:marTop w:val="0"/>
      <w:marBottom w:val="0"/>
      <w:divBdr>
        <w:top w:val="none" w:sz="0" w:space="0" w:color="auto"/>
        <w:left w:val="none" w:sz="0" w:space="0" w:color="auto"/>
        <w:bottom w:val="none" w:sz="0" w:space="0" w:color="auto"/>
        <w:right w:val="none" w:sz="0" w:space="0" w:color="auto"/>
      </w:divBdr>
    </w:div>
    <w:div w:id="1106774292">
      <w:bodyDiv w:val="1"/>
      <w:marLeft w:val="0"/>
      <w:marRight w:val="0"/>
      <w:marTop w:val="0"/>
      <w:marBottom w:val="0"/>
      <w:divBdr>
        <w:top w:val="none" w:sz="0" w:space="0" w:color="auto"/>
        <w:left w:val="none" w:sz="0" w:space="0" w:color="auto"/>
        <w:bottom w:val="none" w:sz="0" w:space="0" w:color="auto"/>
        <w:right w:val="none" w:sz="0" w:space="0" w:color="auto"/>
      </w:divBdr>
    </w:div>
    <w:div w:id="1111322274">
      <w:bodyDiv w:val="1"/>
      <w:marLeft w:val="0"/>
      <w:marRight w:val="0"/>
      <w:marTop w:val="0"/>
      <w:marBottom w:val="0"/>
      <w:divBdr>
        <w:top w:val="none" w:sz="0" w:space="0" w:color="auto"/>
        <w:left w:val="none" w:sz="0" w:space="0" w:color="auto"/>
        <w:bottom w:val="none" w:sz="0" w:space="0" w:color="auto"/>
        <w:right w:val="none" w:sz="0" w:space="0" w:color="auto"/>
      </w:divBdr>
    </w:div>
    <w:div w:id="1133450439">
      <w:bodyDiv w:val="1"/>
      <w:marLeft w:val="0"/>
      <w:marRight w:val="0"/>
      <w:marTop w:val="0"/>
      <w:marBottom w:val="0"/>
      <w:divBdr>
        <w:top w:val="none" w:sz="0" w:space="0" w:color="auto"/>
        <w:left w:val="none" w:sz="0" w:space="0" w:color="auto"/>
        <w:bottom w:val="none" w:sz="0" w:space="0" w:color="auto"/>
        <w:right w:val="none" w:sz="0" w:space="0" w:color="auto"/>
      </w:divBdr>
    </w:div>
    <w:div w:id="1140154260">
      <w:bodyDiv w:val="1"/>
      <w:marLeft w:val="0"/>
      <w:marRight w:val="0"/>
      <w:marTop w:val="0"/>
      <w:marBottom w:val="0"/>
      <w:divBdr>
        <w:top w:val="none" w:sz="0" w:space="0" w:color="auto"/>
        <w:left w:val="none" w:sz="0" w:space="0" w:color="auto"/>
        <w:bottom w:val="none" w:sz="0" w:space="0" w:color="auto"/>
        <w:right w:val="none" w:sz="0" w:space="0" w:color="auto"/>
      </w:divBdr>
    </w:div>
    <w:div w:id="1147555937">
      <w:bodyDiv w:val="1"/>
      <w:marLeft w:val="0"/>
      <w:marRight w:val="0"/>
      <w:marTop w:val="0"/>
      <w:marBottom w:val="0"/>
      <w:divBdr>
        <w:top w:val="none" w:sz="0" w:space="0" w:color="auto"/>
        <w:left w:val="none" w:sz="0" w:space="0" w:color="auto"/>
        <w:bottom w:val="none" w:sz="0" w:space="0" w:color="auto"/>
        <w:right w:val="none" w:sz="0" w:space="0" w:color="auto"/>
      </w:divBdr>
    </w:div>
    <w:div w:id="1163203185">
      <w:bodyDiv w:val="1"/>
      <w:marLeft w:val="0"/>
      <w:marRight w:val="0"/>
      <w:marTop w:val="0"/>
      <w:marBottom w:val="0"/>
      <w:divBdr>
        <w:top w:val="none" w:sz="0" w:space="0" w:color="auto"/>
        <w:left w:val="none" w:sz="0" w:space="0" w:color="auto"/>
        <w:bottom w:val="none" w:sz="0" w:space="0" w:color="auto"/>
        <w:right w:val="none" w:sz="0" w:space="0" w:color="auto"/>
      </w:divBdr>
    </w:div>
    <w:div w:id="1184170615">
      <w:bodyDiv w:val="1"/>
      <w:marLeft w:val="0"/>
      <w:marRight w:val="0"/>
      <w:marTop w:val="0"/>
      <w:marBottom w:val="0"/>
      <w:divBdr>
        <w:top w:val="none" w:sz="0" w:space="0" w:color="auto"/>
        <w:left w:val="none" w:sz="0" w:space="0" w:color="auto"/>
        <w:bottom w:val="none" w:sz="0" w:space="0" w:color="auto"/>
        <w:right w:val="none" w:sz="0" w:space="0" w:color="auto"/>
      </w:divBdr>
    </w:div>
    <w:div w:id="1186871948">
      <w:bodyDiv w:val="1"/>
      <w:marLeft w:val="0"/>
      <w:marRight w:val="0"/>
      <w:marTop w:val="0"/>
      <w:marBottom w:val="0"/>
      <w:divBdr>
        <w:top w:val="none" w:sz="0" w:space="0" w:color="auto"/>
        <w:left w:val="none" w:sz="0" w:space="0" w:color="auto"/>
        <w:bottom w:val="none" w:sz="0" w:space="0" w:color="auto"/>
        <w:right w:val="none" w:sz="0" w:space="0" w:color="auto"/>
      </w:divBdr>
    </w:div>
    <w:div w:id="1189677903">
      <w:bodyDiv w:val="1"/>
      <w:marLeft w:val="0"/>
      <w:marRight w:val="0"/>
      <w:marTop w:val="0"/>
      <w:marBottom w:val="0"/>
      <w:divBdr>
        <w:top w:val="none" w:sz="0" w:space="0" w:color="auto"/>
        <w:left w:val="none" w:sz="0" w:space="0" w:color="auto"/>
        <w:bottom w:val="none" w:sz="0" w:space="0" w:color="auto"/>
        <w:right w:val="none" w:sz="0" w:space="0" w:color="auto"/>
      </w:divBdr>
    </w:div>
    <w:div w:id="1208883024">
      <w:bodyDiv w:val="1"/>
      <w:marLeft w:val="0"/>
      <w:marRight w:val="0"/>
      <w:marTop w:val="0"/>
      <w:marBottom w:val="0"/>
      <w:divBdr>
        <w:top w:val="none" w:sz="0" w:space="0" w:color="auto"/>
        <w:left w:val="none" w:sz="0" w:space="0" w:color="auto"/>
        <w:bottom w:val="none" w:sz="0" w:space="0" w:color="auto"/>
        <w:right w:val="none" w:sz="0" w:space="0" w:color="auto"/>
      </w:divBdr>
    </w:div>
    <w:div w:id="1235972244">
      <w:bodyDiv w:val="1"/>
      <w:marLeft w:val="0"/>
      <w:marRight w:val="0"/>
      <w:marTop w:val="0"/>
      <w:marBottom w:val="0"/>
      <w:divBdr>
        <w:top w:val="none" w:sz="0" w:space="0" w:color="auto"/>
        <w:left w:val="none" w:sz="0" w:space="0" w:color="auto"/>
        <w:bottom w:val="none" w:sz="0" w:space="0" w:color="auto"/>
        <w:right w:val="none" w:sz="0" w:space="0" w:color="auto"/>
      </w:divBdr>
    </w:div>
    <w:div w:id="1243643711">
      <w:bodyDiv w:val="1"/>
      <w:marLeft w:val="0"/>
      <w:marRight w:val="0"/>
      <w:marTop w:val="0"/>
      <w:marBottom w:val="0"/>
      <w:divBdr>
        <w:top w:val="none" w:sz="0" w:space="0" w:color="auto"/>
        <w:left w:val="none" w:sz="0" w:space="0" w:color="auto"/>
        <w:bottom w:val="none" w:sz="0" w:space="0" w:color="auto"/>
        <w:right w:val="none" w:sz="0" w:space="0" w:color="auto"/>
      </w:divBdr>
    </w:div>
    <w:div w:id="1245146560">
      <w:bodyDiv w:val="1"/>
      <w:marLeft w:val="0"/>
      <w:marRight w:val="0"/>
      <w:marTop w:val="0"/>
      <w:marBottom w:val="0"/>
      <w:divBdr>
        <w:top w:val="none" w:sz="0" w:space="0" w:color="auto"/>
        <w:left w:val="none" w:sz="0" w:space="0" w:color="auto"/>
        <w:bottom w:val="none" w:sz="0" w:space="0" w:color="auto"/>
        <w:right w:val="none" w:sz="0" w:space="0" w:color="auto"/>
      </w:divBdr>
    </w:div>
    <w:div w:id="1254779890">
      <w:bodyDiv w:val="1"/>
      <w:marLeft w:val="0"/>
      <w:marRight w:val="0"/>
      <w:marTop w:val="0"/>
      <w:marBottom w:val="0"/>
      <w:divBdr>
        <w:top w:val="none" w:sz="0" w:space="0" w:color="auto"/>
        <w:left w:val="none" w:sz="0" w:space="0" w:color="auto"/>
        <w:bottom w:val="none" w:sz="0" w:space="0" w:color="auto"/>
        <w:right w:val="none" w:sz="0" w:space="0" w:color="auto"/>
      </w:divBdr>
    </w:div>
    <w:div w:id="1255288853">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71082287">
      <w:bodyDiv w:val="1"/>
      <w:marLeft w:val="0"/>
      <w:marRight w:val="0"/>
      <w:marTop w:val="0"/>
      <w:marBottom w:val="0"/>
      <w:divBdr>
        <w:top w:val="none" w:sz="0" w:space="0" w:color="auto"/>
        <w:left w:val="none" w:sz="0" w:space="0" w:color="auto"/>
        <w:bottom w:val="none" w:sz="0" w:space="0" w:color="auto"/>
        <w:right w:val="none" w:sz="0" w:space="0" w:color="auto"/>
      </w:divBdr>
    </w:div>
    <w:div w:id="1273706766">
      <w:bodyDiv w:val="1"/>
      <w:marLeft w:val="0"/>
      <w:marRight w:val="0"/>
      <w:marTop w:val="0"/>
      <w:marBottom w:val="0"/>
      <w:divBdr>
        <w:top w:val="none" w:sz="0" w:space="0" w:color="auto"/>
        <w:left w:val="none" w:sz="0" w:space="0" w:color="auto"/>
        <w:bottom w:val="none" w:sz="0" w:space="0" w:color="auto"/>
        <w:right w:val="none" w:sz="0" w:space="0" w:color="auto"/>
      </w:divBdr>
    </w:div>
    <w:div w:id="1284187403">
      <w:bodyDiv w:val="1"/>
      <w:marLeft w:val="0"/>
      <w:marRight w:val="0"/>
      <w:marTop w:val="0"/>
      <w:marBottom w:val="0"/>
      <w:divBdr>
        <w:top w:val="none" w:sz="0" w:space="0" w:color="auto"/>
        <w:left w:val="none" w:sz="0" w:space="0" w:color="auto"/>
        <w:bottom w:val="none" w:sz="0" w:space="0" w:color="auto"/>
        <w:right w:val="none" w:sz="0" w:space="0" w:color="auto"/>
      </w:divBdr>
    </w:div>
    <w:div w:id="1287005545">
      <w:bodyDiv w:val="1"/>
      <w:marLeft w:val="0"/>
      <w:marRight w:val="0"/>
      <w:marTop w:val="0"/>
      <w:marBottom w:val="0"/>
      <w:divBdr>
        <w:top w:val="none" w:sz="0" w:space="0" w:color="auto"/>
        <w:left w:val="none" w:sz="0" w:space="0" w:color="auto"/>
        <w:bottom w:val="none" w:sz="0" w:space="0" w:color="auto"/>
        <w:right w:val="none" w:sz="0" w:space="0" w:color="auto"/>
      </w:divBdr>
    </w:div>
    <w:div w:id="1350837946">
      <w:bodyDiv w:val="1"/>
      <w:marLeft w:val="0"/>
      <w:marRight w:val="0"/>
      <w:marTop w:val="0"/>
      <w:marBottom w:val="0"/>
      <w:divBdr>
        <w:top w:val="none" w:sz="0" w:space="0" w:color="auto"/>
        <w:left w:val="none" w:sz="0" w:space="0" w:color="auto"/>
        <w:bottom w:val="none" w:sz="0" w:space="0" w:color="auto"/>
        <w:right w:val="none" w:sz="0" w:space="0" w:color="auto"/>
      </w:divBdr>
    </w:div>
    <w:div w:id="1379359351">
      <w:bodyDiv w:val="1"/>
      <w:marLeft w:val="0"/>
      <w:marRight w:val="0"/>
      <w:marTop w:val="0"/>
      <w:marBottom w:val="0"/>
      <w:divBdr>
        <w:top w:val="none" w:sz="0" w:space="0" w:color="auto"/>
        <w:left w:val="none" w:sz="0" w:space="0" w:color="auto"/>
        <w:bottom w:val="none" w:sz="0" w:space="0" w:color="auto"/>
        <w:right w:val="none" w:sz="0" w:space="0" w:color="auto"/>
      </w:divBdr>
    </w:div>
    <w:div w:id="1428228861">
      <w:bodyDiv w:val="1"/>
      <w:marLeft w:val="0"/>
      <w:marRight w:val="0"/>
      <w:marTop w:val="0"/>
      <w:marBottom w:val="0"/>
      <w:divBdr>
        <w:top w:val="none" w:sz="0" w:space="0" w:color="auto"/>
        <w:left w:val="none" w:sz="0" w:space="0" w:color="auto"/>
        <w:bottom w:val="none" w:sz="0" w:space="0" w:color="auto"/>
        <w:right w:val="none" w:sz="0" w:space="0" w:color="auto"/>
      </w:divBdr>
    </w:div>
    <w:div w:id="1448812655">
      <w:bodyDiv w:val="1"/>
      <w:marLeft w:val="0"/>
      <w:marRight w:val="0"/>
      <w:marTop w:val="0"/>
      <w:marBottom w:val="0"/>
      <w:divBdr>
        <w:top w:val="none" w:sz="0" w:space="0" w:color="auto"/>
        <w:left w:val="none" w:sz="0" w:space="0" w:color="auto"/>
        <w:bottom w:val="none" w:sz="0" w:space="0" w:color="auto"/>
        <w:right w:val="none" w:sz="0" w:space="0" w:color="auto"/>
      </w:divBdr>
    </w:div>
    <w:div w:id="1460227950">
      <w:bodyDiv w:val="1"/>
      <w:marLeft w:val="0"/>
      <w:marRight w:val="0"/>
      <w:marTop w:val="0"/>
      <w:marBottom w:val="0"/>
      <w:divBdr>
        <w:top w:val="none" w:sz="0" w:space="0" w:color="auto"/>
        <w:left w:val="none" w:sz="0" w:space="0" w:color="auto"/>
        <w:bottom w:val="none" w:sz="0" w:space="0" w:color="auto"/>
        <w:right w:val="none" w:sz="0" w:space="0" w:color="auto"/>
      </w:divBdr>
    </w:div>
    <w:div w:id="1463815628">
      <w:bodyDiv w:val="1"/>
      <w:marLeft w:val="0"/>
      <w:marRight w:val="0"/>
      <w:marTop w:val="0"/>
      <w:marBottom w:val="0"/>
      <w:divBdr>
        <w:top w:val="none" w:sz="0" w:space="0" w:color="auto"/>
        <w:left w:val="none" w:sz="0" w:space="0" w:color="auto"/>
        <w:bottom w:val="none" w:sz="0" w:space="0" w:color="auto"/>
        <w:right w:val="none" w:sz="0" w:space="0" w:color="auto"/>
      </w:divBdr>
    </w:div>
    <w:div w:id="1476949015">
      <w:bodyDiv w:val="1"/>
      <w:marLeft w:val="0"/>
      <w:marRight w:val="0"/>
      <w:marTop w:val="0"/>
      <w:marBottom w:val="0"/>
      <w:divBdr>
        <w:top w:val="none" w:sz="0" w:space="0" w:color="auto"/>
        <w:left w:val="none" w:sz="0" w:space="0" w:color="auto"/>
        <w:bottom w:val="none" w:sz="0" w:space="0" w:color="auto"/>
        <w:right w:val="none" w:sz="0" w:space="0" w:color="auto"/>
      </w:divBdr>
    </w:div>
    <w:div w:id="1485508390">
      <w:bodyDiv w:val="1"/>
      <w:marLeft w:val="0"/>
      <w:marRight w:val="0"/>
      <w:marTop w:val="0"/>
      <w:marBottom w:val="0"/>
      <w:divBdr>
        <w:top w:val="none" w:sz="0" w:space="0" w:color="auto"/>
        <w:left w:val="none" w:sz="0" w:space="0" w:color="auto"/>
        <w:bottom w:val="none" w:sz="0" w:space="0" w:color="auto"/>
        <w:right w:val="none" w:sz="0" w:space="0" w:color="auto"/>
      </w:divBdr>
    </w:div>
    <w:div w:id="1497528121">
      <w:bodyDiv w:val="1"/>
      <w:marLeft w:val="0"/>
      <w:marRight w:val="0"/>
      <w:marTop w:val="0"/>
      <w:marBottom w:val="0"/>
      <w:divBdr>
        <w:top w:val="none" w:sz="0" w:space="0" w:color="auto"/>
        <w:left w:val="none" w:sz="0" w:space="0" w:color="auto"/>
        <w:bottom w:val="none" w:sz="0" w:space="0" w:color="auto"/>
        <w:right w:val="none" w:sz="0" w:space="0" w:color="auto"/>
      </w:divBdr>
    </w:div>
    <w:div w:id="1521311199">
      <w:bodyDiv w:val="1"/>
      <w:marLeft w:val="0"/>
      <w:marRight w:val="0"/>
      <w:marTop w:val="0"/>
      <w:marBottom w:val="0"/>
      <w:divBdr>
        <w:top w:val="none" w:sz="0" w:space="0" w:color="auto"/>
        <w:left w:val="none" w:sz="0" w:space="0" w:color="auto"/>
        <w:bottom w:val="none" w:sz="0" w:space="0" w:color="auto"/>
        <w:right w:val="none" w:sz="0" w:space="0" w:color="auto"/>
      </w:divBdr>
    </w:div>
    <w:div w:id="1555652749">
      <w:bodyDiv w:val="1"/>
      <w:marLeft w:val="0"/>
      <w:marRight w:val="0"/>
      <w:marTop w:val="0"/>
      <w:marBottom w:val="0"/>
      <w:divBdr>
        <w:top w:val="none" w:sz="0" w:space="0" w:color="auto"/>
        <w:left w:val="none" w:sz="0" w:space="0" w:color="auto"/>
        <w:bottom w:val="none" w:sz="0" w:space="0" w:color="auto"/>
        <w:right w:val="none" w:sz="0" w:space="0" w:color="auto"/>
      </w:divBdr>
      <w:divsChild>
        <w:div w:id="1324625562">
          <w:marLeft w:val="0"/>
          <w:marRight w:val="0"/>
          <w:marTop w:val="0"/>
          <w:marBottom w:val="240"/>
          <w:divBdr>
            <w:top w:val="none" w:sz="0" w:space="0" w:color="auto"/>
            <w:left w:val="none" w:sz="0" w:space="0" w:color="auto"/>
            <w:bottom w:val="none" w:sz="0" w:space="0" w:color="auto"/>
            <w:right w:val="none" w:sz="0" w:space="0" w:color="auto"/>
          </w:divBdr>
        </w:div>
      </w:divsChild>
    </w:div>
    <w:div w:id="1569732895">
      <w:bodyDiv w:val="1"/>
      <w:marLeft w:val="0"/>
      <w:marRight w:val="0"/>
      <w:marTop w:val="0"/>
      <w:marBottom w:val="0"/>
      <w:divBdr>
        <w:top w:val="none" w:sz="0" w:space="0" w:color="auto"/>
        <w:left w:val="none" w:sz="0" w:space="0" w:color="auto"/>
        <w:bottom w:val="none" w:sz="0" w:space="0" w:color="auto"/>
        <w:right w:val="none" w:sz="0" w:space="0" w:color="auto"/>
      </w:divBdr>
    </w:div>
    <w:div w:id="1570847040">
      <w:bodyDiv w:val="1"/>
      <w:marLeft w:val="0"/>
      <w:marRight w:val="0"/>
      <w:marTop w:val="0"/>
      <w:marBottom w:val="0"/>
      <w:divBdr>
        <w:top w:val="none" w:sz="0" w:space="0" w:color="auto"/>
        <w:left w:val="none" w:sz="0" w:space="0" w:color="auto"/>
        <w:bottom w:val="none" w:sz="0" w:space="0" w:color="auto"/>
        <w:right w:val="none" w:sz="0" w:space="0" w:color="auto"/>
      </w:divBdr>
    </w:div>
    <w:div w:id="1571114259">
      <w:bodyDiv w:val="1"/>
      <w:marLeft w:val="0"/>
      <w:marRight w:val="0"/>
      <w:marTop w:val="0"/>
      <w:marBottom w:val="0"/>
      <w:divBdr>
        <w:top w:val="none" w:sz="0" w:space="0" w:color="auto"/>
        <w:left w:val="none" w:sz="0" w:space="0" w:color="auto"/>
        <w:bottom w:val="none" w:sz="0" w:space="0" w:color="auto"/>
        <w:right w:val="none" w:sz="0" w:space="0" w:color="auto"/>
      </w:divBdr>
      <w:divsChild>
        <w:div w:id="178667630">
          <w:marLeft w:val="0"/>
          <w:marRight w:val="0"/>
          <w:marTop w:val="0"/>
          <w:marBottom w:val="240"/>
          <w:divBdr>
            <w:top w:val="none" w:sz="0" w:space="0" w:color="auto"/>
            <w:left w:val="none" w:sz="0" w:space="0" w:color="auto"/>
            <w:bottom w:val="none" w:sz="0" w:space="0" w:color="auto"/>
            <w:right w:val="none" w:sz="0" w:space="0" w:color="auto"/>
          </w:divBdr>
        </w:div>
      </w:divsChild>
    </w:div>
    <w:div w:id="1584139684">
      <w:bodyDiv w:val="1"/>
      <w:marLeft w:val="0"/>
      <w:marRight w:val="0"/>
      <w:marTop w:val="0"/>
      <w:marBottom w:val="0"/>
      <w:divBdr>
        <w:top w:val="none" w:sz="0" w:space="0" w:color="auto"/>
        <w:left w:val="none" w:sz="0" w:space="0" w:color="auto"/>
        <w:bottom w:val="none" w:sz="0" w:space="0" w:color="auto"/>
        <w:right w:val="none" w:sz="0" w:space="0" w:color="auto"/>
      </w:divBdr>
      <w:divsChild>
        <w:div w:id="1606502584">
          <w:marLeft w:val="0"/>
          <w:marRight w:val="0"/>
          <w:marTop w:val="0"/>
          <w:marBottom w:val="240"/>
          <w:divBdr>
            <w:top w:val="none" w:sz="0" w:space="0" w:color="auto"/>
            <w:left w:val="none" w:sz="0" w:space="0" w:color="auto"/>
            <w:bottom w:val="none" w:sz="0" w:space="0" w:color="auto"/>
            <w:right w:val="none" w:sz="0" w:space="0" w:color="auto"/>
          </w:divBdr>
        </w:div>
      </w:divsChild>
    </w:div>
    <w:div w:id="1585332391">
      <w:bodyDiv w:val="1"/>
      <w:marLeft w:val="0"/>
      <w:marRight w:val="0"/>
      <w:marTop w:val="0"/>
      <w:marBottom w:val="0"/>
      <w:divBdr>
        <w:top w:val="none" w:sz="0" w:space="0" w:color="auto"/>
        <w:left w:val="none" w:sz="0" w:space="0" w:color="auto"/>
        <w:bottom w:val="none" w:sz="0" w:space="0" w:color="auto"/>
        <w:right w:val="none" w:sz="0" w:space="0" w:color="auto"/>
      </w:divBdr>
    </w:div>
    <w:div w:id="1594514081">
      <w:bodyDiv w:val="1"/>
      <w:marLeft w:val="0"/>
      <w:marRight w:val="0"/>
      <w:marTop w:val="0"/>
      <w:marBottom w:val="0"/>
      <w:divBdr>
        <w:top w:val="none" w:sz="0" w:space="0" w:color="auto"/>
        <w:left w:val="none" w:sz="0" w:space="0" w:color="auto"/>
        <w:bottom w:val="none" w:sz="0" w:space="0" w:color="auto"/>
        <w:right w:val="none" w:sz="0" w:space="0" w:color="auto"/>
      </w:divBdr>
    </w:div>
    <w:div w:id="1602256103">
      <w:bodyDiv w:val="1"/>
      <w:marLeft w:val="0"/>
      <w:marRight w:val="0"/>
      <w:marTop w:val="0"/>
      <w:marBottom w:val="0"/>
      <w:divBdr>
        <w:top w:val="none" w:sz="0" w:space="0" w:color="auto"/>
        <w:left w:val="none" w:sz="0" w:space="0" w:color="auto"/>
        <w:bottom w:val="none" w:sz="0" w:space="0" w:color="auto"/>
        <w:right w:val="none" w:sz="0" w:space="0" w:color="auto"/>
      </w:divBdr>
    </w:div>
    <w:div w:id="1607813847">
      <w:bodyDiv w:val="1"/>
      <w:marLeft w:val="0"/>
      <w:marRight w:val="0"/>
      <w:marTop w:val="0"/>
      <w:marBottom w:val="0"/>
      <w:divBdr>
        <w:top w:val="none" w:sz="0" w:space="0" w:color="auto"/>
        <w:left w:val="none" w:sz="0" w:space="0" w:color="auto"/>
        <w:bottom w:val="none" w:sz="0" w:space="0" w:color="auto"/>
        <w:right w:val="none" w:sz="0" w:space="0" w:color="auto"/>
      </w:divBdr>
    </w:div>
    <w:div w:id="1627656872">
      <w:bodyDiv w:val="1"/>
      <w:marLeft w:val="0"/>
      <w:marRight w:val="0"/>
      <w:marTop w:val="0"/>
      <w:marBottom w:val="0"/>
      <w:divBdr>
        <w:top w:val="none" w:sz="0" w:space="0" w:color="auto"/>
        <w:left w:val="none" w:sz="0" w:space="0" w:color="auto"/>
        <w:bottom w:val="none" w:sz="0" w:space="0" w:color="auto"/>
        <w:right w:val="none" w:sz="0" w:space="0" w:color="auto"/>
      </w:divBdr>
    </w:div>
    <w:div w:id="1658723717">
      <w:bodyDiv w:val="1"/>
      <w:marLeft w:val="0"/>
      <w:marRight w:val="0"/>
      <w:marTop w:val="0"/>
      <w:marBottom w:val="0"/>
      <w:divBdr>
        <w:top w:val="none" w:sz="0" w:space="0" w:color="auto"/>
        <w:left w:val="none" w:sz="0" w:space="0" w:color="auto"/>
        <w:bottom w:val="none" w:sz="0" w:space="0" w:color="auto"/>
        <w:right w:val="none" w:sz="0" w:space="0" w:color="auto"/>
      </w:divBdr>
    </w:div>
    <w:div w:id="1682197445">
      <w:bodyDiv w:val="1"/>
      <w:marLeft w:val="0"/>
      <w:marRight w:val="0"/>
      <w:marTop w:val="0"/>
      <w:marBottom w:val="0"/>
      <w:divBdr>
        <w:top w:val="none" w:sz="0" w:space="0" w:color="auto"/>
        <w:left w:val="none" w:sz="0" w:space="0" w:color="auto"/>
        <w:bottom w:val="none" w:sz="0" w:space="0" w:color="auto"/>
        <w:right w:val="none" w:sz="0" w:space="0" w:color="auto"/>
      </w:divBdr>
      <w:divsChild>
        <w:div w:id="245308991">
          <w:marLeft w:val="0"/>
          <w:marRight w:val="0"/>
          <w:marTop w:val="0"/>
          <w:marBottom w:val="240"/>
          <w:divBdr>
            <w:top w:val="none" w:sz="0" w:space="0" w:color="auto"/>
            <w:left w:val="none" w:sz="0" w:space="0" w:color="auto"/>
            <w:bottom w:val="none" w:sz="0" w:space="0" w:color="auto"/>
            <w:right w:val="none" w:sz="0" w:space="0" w:color="auto"/>
          </w:divBdr>
        </w:div>
      </w:divsChild>
    </w:div>
    <w:div w:id="1688143643">
      <w:bodyDiv w:val="1"/>
      <w:marLeft w:val="0"/>
      <w:marRight w:val="0"/>
      <w:marTop w:val="0"/>
      <w:marBottom w:val="0"/>
      <w:divBdr>
        <w:top w:val="none" w:sz="0" w:space="0" w:color="auto"/>
        <w:left w:val="none" w:sz="0" w:space="0" w:color="auto"/>
        <w:bottom w:val="none" w:sz="0" w:space="0" w:color="auto"/>
        <w:right w:val="none" w:sz="0" w:space="0" w:color="auto"/>
      </w:divBdr>
    </w:div>
    <w:div w:id="1690644577">
      <w:bodyDiv w:val="1"/>
      <w:marLeft w:val="0"/>
      <w:marRight w:val="0"/>
      <w:marTop w:val="0"/>
      <w:marBottom w:val="0"/>
      <w:divBdr>
        <w:top w:val="none" w:sz="0" w:space="0" w:color="auto"/>
        <w:left w:val="none" w:sz="0" w:space="0" w:color="auto"/>
        <w:bottom w:val="none" w:sz="0" w:space="0" w:color="auto"/>
        <w:right w:val="none" w:sz="0" w:space="0" w:color="auto"/>
      </w:divBdr>
    </w:div>
    <w:div w:id="1770470718">
      <w:bodyDiv w:val="1"/>
      <w:marLeft w:val="0"/>
      <w:marRight w:val="0"/>
      <w:marTop w:val="0"/>
      <w:marBottom w:val="0"/>
      <w:divBdr>
        <w:top w:val="none" w:sz="0" w:space="0" w:color="auto"/>
        <w:left w:val="none" w:sz="0" w:space="0" w:color="auto"/>
        <w:bottom w:val="none" w:sz="0" w:space="0" w:color="auto"/>
        <w:right w:val="none" w:sz="0" w:space="0" w:color="auto"/>
      </w:divBdr>
    </w:div>
    <w:div w:id="1777367248">
      <w:bodyDiv w:val="1"/>
      <w:marLeft w:val="0"/>
      <w:marRight w:val="0"/>
      <w:marTop w:val="0"/>
      <w:marBottom w:val="0"/>
      <w:divBdr>
        <w:top w:val="none" w:sz="0" w:space="0" w:color="auto"/>
        <w:left w:val="none" w:sz="0" w:space="0" w:color="auto"/>
        <w:bottom w:val="none" w:sz="0" w:space="0" w:color="auto"/>
        <w:right w:val="none" w:sz="0" w:space="0" w:color="auto"/>
      </w:divBdr>
    </w:div>
    <w:div w:id="1802992381">
      <w:bodyDiv w:val="1"/>
      <w:marLeft w:val="0"/>
      <w:marRight w:val="0"/>
      <w:marTop w:val="0"/>
      <w:marBottom w:val="0"/>
      <w:divBdr>
        <w:top w:val="none" w:sz="0" w:space="0" w:color="auto"/>
        <w:left w:val="none" w:sz="0" w:space="0" w:color="auto"/>
        <w:bottom w:val="none" w:sz="0" w:space="0" w:color="auto"/>
        <w:right w:val="none" w:sz="0" w:space="0" w:color="auto"/>
      </w:divBdr>
    </w:div>
    <w:div w:id="1815684406">
      <w:bodyDiv w:val="1"/>
      <w:marLeft w:val="0"/>
      <w:marRight w:val="0"/>
      <w:marTop w:val="0"/>
      <w:marBottom w:val="0"/>
      <w:divBdr>
        <w:top w:val="none" w:sz="0" w:space="0" w:color="auto"/>
        <w:left w:val="none" w:sz="0" w:space="0" w:color="auto"/>
        <w:bottom w:val="none" w:sz="0" w:space="0" w:color="auto"/>
        <w:right w:val="none" w:sz="0" w:space="0" w:color="auto"/>
      </w:divBdr>
    </w:div>
    <w:div w:id="1833449621">
      <w:bodyDiv w:val="1"/>
      <w:marLeft w:val="0"/>
      <w:marRight w:val="0"/>
      <w:marTop w:val="0"/>
      <w:marBottom w:val="0"/>
      <w:divBdr>
        <w:top w:val="none" w:sz="0" w:space="0" w:color="auto"/>
        <w:left w:val="none" w:sz="0" w:space="0" w:color="auto"/>
        <w:bottom w:val="none" w:sz="0" w:space="0" w:color="auto"/>
        <w:right w:val="none" w:sz="0" w:space="0" w:color="auto"/>
      </w:divBdr>
    </w:div>
    <w:div w:id="1833787776">
      <w:bodyDiv w:val="1"/>
      <w:marLeft w:val="0"/>
      <w:marRight w:val="0"/>
      <w:marTop w:val="0"/>
      <w:marBottom w:val="0"/>
      <w:divBdr>
        <w:top w:val="none" w:sz="0" w:space="0" w:color="auto"/>
        <w:left w:val="none" w:sz="0" w:space="0" w:color="auto"/>
        <w:bottom w:val="none" w:sz="0" w:space="0" w:color="auto"/>
        <w:right w:val="none" w:sz="0" w:space="0" w:color="auto"/>
      </w:divBdr>
      <w:divsChild>
        <w:div w:id="1420250820">
          <w:marLeft w:val="0"/>
          <w:marRight w:val="0"/>
          <w:marTop w:val="0"/>
          <w:marBottom w:val="0"/>
          <w:divBdr>
            <w:top w:val="none" w:sz="0" w:space="0" w:color="auto"/>
            <w:left w:val="none" w:sz="0" w:space="0" w:color="auto"/>
            <w:bottom w:val="none" w:sz="0" w:space="0" w:color="auto"/>
            <w:right w:val="none" w:sz="0" w:space="0" w:color="auto"/>
          </w:divBdr>
        </w:div>
        <w:div w:id="1431389666">
          <w:marLeft w:val="0"/>
          <w:marRight w:val="0"/>
          <w:marTop w:val="0"/>
          <w:marBottom w:val="0"/>
          <w:divBdr>
            <w:top w:val="none" w:sz="0" w:space="0" w:color="auto"/>
            <w:left w:val="none" w:sz="0" w:space="0" w:color="auto"/>
            <w:bottom w:val="none" w:sz="0" w:space="0" w:color="auto"/>
            <w:right w:val="none" w:sz="0" w:space="0" w:color="auto"/>
          </w:divBdr>
        </w:div>
        <w:div w:id="488834356">
          <w:marLeft w:val="0"/>
          <w:marRight w:val="0"/>
          <w:marTop w:val="0"/>
          <w:marBottom w:val="0"/>
          <w:divBdr>
            <w:top w:val="none" w:sz="0" w:space="0" w:color="auto"/>
            <w:left w:val="none" w:sz="0" w:space="0" w:color="auto"/>
            <w:bottom w:val="none" w:sz="0" w:space="0" w:color="auto"/>
            <w:right w:val="none" w:sz="0" w:space="0" w:color="auto"/>
          </w:divBdr>
        </w:div>
        <w:div w:id="906457566">
          <w:marLeft w:val="0"/>
          <w:marRight w:val="0"/>
          <w:marTop w:val="0"/>
          <w:marBottom w:val="0"/>
          <w:divBdr>
            <w:top w:val="none" w:sz="0" w:space="0" w:color="auto"/>
            <w:left w:val="none" w:sz="0" w:space="0" w:color="auto"/>
            <w:bottom w:val="none" w:sz="0" w:space="0" w:color="auto"/>
            <w:right w:val="none" w:sz="0" w:space="0" w:color="auto"/>
          </w:divBdr>
        </w:div>
        <w:div w:id="402737">
          <w:marLeft w:val="0"/>
          <w:marRight w:val="0"/>
          <w:marTop w:val="0"/>
          <w:marBottom w:val="0"/>
          <w:divBdr>
            <w:top w:val="none" w:sz="0" w:space="0" w:color="auto"/>
            <w:left w:val="none" w:sz="0" w:space="0" w:color="auto"/>
            <w:bottom w:val="none" w:sz="0" w:space="0" w:color="auto"/>
            <w:right w:val="none" w:sz="0" w:space="0" w:color="auto"/>
          </w:divBdr>
        </w:div>
      </w:divsChild>
    </w:div>
    <w:div w:id="1854611268">
      <w:bodyDiv w:val="1"/>
      <w:marLeft w:val="0"/>
      <w:marRight w:val="0"/>
      <w:marTop w:val="0"/>
      <w:marBottom w:val="0"/>
      <w:divBdr>
        <w:top w:val="none" w:sz="0" w:space="0" w:color="auto"/>
        <w:left w:val="none" w:sz="0" w:space="0" w:color="auto"/>
        <w:bottom w:val="none" w:sz="0" w:space="0" w:color="auto"/>
        <w:right w:val="none" w:sz="0" w:space="0" w:color="auto"/>
      </w:divBdr>
    </w:div>
    <w:div w:id="1863203327">
      <w:bodyDiv w:val="1"/>
      <w:marLeft w:val="0"/>
      <w:marRight w:val="0"/>
      <w:marTop w:val="0"/>
      <w:marBottom w:val="0"/>
      <w:divBdr>
        <w:top w:val="none" w:sz="0" w:space="0" w:color="auto"/>
        <w:left w:val="none" w:sz="0" w:space="0" w:color="auto"/>
        <w:bottom w:val="none" w:sz="0" w:space="0" w:color="auto"/>
        <w:right w:val="none" w:sz="0" w:space="0" w:color="auto"/>
      </w:divBdr>
    </w:div>
    <w:div w:id="1866477542">
      <w:bodyDiv w:val="1"/>
      <w:marLeft w:val="0"/>
      <w:marRight w:val="0"/>
      <w:marTop w:val="0"/>
      <w:marBottom w:val="0"/>
      <w:divBdr>
        <w:top w:val="none" w:sz="0" w:space="0" w:color="auto"/>
        <w:left w:val="none" w:sz="0" w:space="0" w:color="auto"/>
        <w:bottom w:val="none" w:sz="0" w:space="0" w:color="auto"/>
        <w:right w:val="none" w:sz="0" w:space="0" w:color="auto"/>
      </w:divBdr>
    </w:div>
    <w:div w:id="1873958971">
      <w:bodyDiv w:val="1"/>
      <w:marLeft w:val="0"/>
      <w:marRight w:val="0"/>
      <w:marTop w:val="0"/>
      <w:marBottom w:val="0"/>
      <w:divBdr>
        <w:top w:val="none" w:sz="0" w:space="0" w:color="auto"/>
        <w:left w:val="none" w:sz="0" w:space="0" w:color="auto"/>
        <w:bottom w:val="none" w:sz="0" w:space="0" w:color="auto"/>
        <w:right w:val="none" w:sz="0" w:space="0" w:color="auto"/>
      </w:divBdr>
    </w:div>
    <w:div w:id="1881085521">
      <w:bodyDiv w:val="1"/>
      <w:marLeft w:val="0"/>
      <w:marRight w:val="0"/>
      <w:marTop w:val="0"/>
      <w:marBottom w:val="0"/>
      <w:divBdr>
        <w:top w:val="none" w:sz="0" w:space="0" w:color="auto"/>
        <w:left w:val="none" w:sz="0" w:space="0" w:color="auto"/>
        <w:bottom w:val="none" w:sz="0" w:space="0" w:color="auto"/>
        <w:right w:val="none" w:sz="0" w:space="0" w:color="auto"/>
      </w:divBdr>
    </w:div>
    <w:div w:id="1883908171">
      <w:bodyDiv w:val="1"/>
      <w:marLeft w:val="0"/>
      <w:marRight w:val="0"/>
      <w:marTop w:val="0"/>
      <w:marBottom w:val="0"/>
      <w:divBdr>
        <w:top w:val="none" w:sz="0" w:space="0" w:color="auto"/>
        <w:left w:val="none" w:sz="0" w:space="0" w:color="auto"/>
        <w:bottom w:val="none" w:sz="0" w:space="0" w:color="auto"/>
        <w:right w:val="none" w:sz="0" w:space="0" w:color="auto"/>
      </w:divBdr>
    </w:div>
    <w:div w:id="1888294929">
      <w:bodyDiv w:val="1"/>
      <w:marLeft w:val="0"/>
      <w:marRight w:val="0"/>
      <w:marTop w:val="0"/>
      <w:marBottom w:val="0"/>
      <w:divBdr>
        <w:top w:val="none" w:sz="0" w:space="0" w:color="auto"/>
        <w:left w:val="none" w:sz="0" w:space="0" w:color="auto"/>
        <w:bottom w:val="none" w:sz="0" w:space="0" w:color="auto"/>
        <w:right w:val="none" w:sz="0" w:space="0" w:color="auto"/>
      </w:divBdr>
    </w:div>
    <w:div w:id="1894151944">
      <w:bodyDiv w:val="1"/>
      <w:marLeft w:val="0"/>
      <w:marRight w:val="0"/>
      <w:marTop w:val="0"/>
      <w:marBottom w:val="0"/>
      <w:divBdr>
        <w:top w:val="none" w:sz="0" w:space="0" w:color="auto"/>
        <w:left w:val="none" w:sz="0" w:space="0" w:color="auto"/>
        <w:bottom w:val="none" w:sz="0" w:space="0" w:color="auto"/>
        <w:right w:val="none" w:sz="0" w:space="0" w:color="auto"/>
      </w:divBdr>
    </w:div>
    <w:div w:id="1964997119">
      <w:bodyDiv w:val="1"/>
      <w:marLeft w:val="0"/>
      <w:marRight w:val="0"/>
      <w:marTop w:val="0"/>
      <w:marBottom w:val="0"/>
      <w:divBdr>
        <w:top w:val="none" w:sz="0" w:space="0" w:color="auto"/>
        <w:left w:val="none" w:sz="0" w:space="0" w:color="auto"/>
        <w:bottom w:val="none" w:sz="0" w:space="0" w:color="auto"/>
        <w:right w:val="none" w:sz="0" w:space="0" w:color="auto"/>
      </w:divBdr>
    </w:div>
    <w:div w:id="1968195701">
      <w:bodyDiv w:val="1"/>
      <w:marLeft w:val="0"/>
      <w:marRight w:val="0"/>
      <w:marTop w:val="0"/>
      <w:marBottom w:val="0"/>
      <w:divBdr>
        <w:top w:val="none" w:sz="0" w:space="0" w:color="auto"/>
        <w:left w:val="none" w:sz="0" w:space="0" w:color="auto"/>
        <w:bottom w:val="none" w:sz="0" w:space="0" w:color="auto"/>
        <w:right w:val="none" w:sz="0" w:space="0" w:color="auto"/>
      </w:divBdr>
    </w:div>
    <w:div w:id="1968584277">
      <w:bodyDiv w:val="1"/>
      <w:marLeft w:val="0"/>
      <w:marRight w:val="0"/>
      <w:marTop w:val="0"/>
      <w:marBottom w:val="0"/>
      <w:divBdr>
        <w:top w:val="none" w:sz="0" w:space="0" w:color="auto"/>
        <w:left w:val="none" w:sz="0" w:space="0" w:color="auto"/>
        <w:bottom w:val="none" w:sz="0" w:space="0" w:color="auto"/>
        <w:right w:val="none" w:sz="0" w:space="0" w:color="auto"/>
      </w:divBdr>
    </w:div>
    <w:div w:id="1977491347">
      <w:bodyDiv w:val="1"/>
      <w:marLeft w:val="0"/>
      <w:marRight w:val="0"/>
      <w:marTop w:val="0"/>
      <w:marBottom w:val="0"/>
      <w:divBdr>
        <w:top w:val="none" w:sz="0" w:space="0" w:color="auto"/>
        <w:left w:val="none" w:sz="0" w:space="0" w:color="auto"/>
        <w:bottom w:val="none" w:sz="0" w:space="0" w:color="auto"/>
        <w:right w:val="none" w:sz="0" w:space="0" w:color="auto"/>
      </w:divBdr>
    </w:div>
    <w:div w:id="1987782218">
      <w:bodyDiv w:val="1"/>
      <w:marLeft w:val="0"/>
      <w:marRight w:val="0"/>
      <w:marTop w:val="0"/>
      <w:marBottom w:val="0"/>
      <w:divBdr>
        <w:top w:val="none" w:sz="0" w:space="0" w:color="auto"/>
        <w:left w:val="none" w:sz="0" w:space="0" w:color="auto"/>
        <w:bottom w:val="none" w:sz="0" w:space="0" w:color="auto"/>
        <w:right w:val="none" w:sz="0" w:space="0" w:color="auto"/>
      </w:divBdr>
    </w:div>
    <w:div w:id="2008439063">
      <w:bodyDiv w:val="1"/>
      <w:marLeft w:val="0"/>
      <w:marRight w:val="0"/>
      <w:marTop w:val="0"/>
      <w:marBottom w:val="0"/>
      <w:divBdr>
        <w:top w:val="none" w:sz="0" w:space="0" w:color="auto"/>
        <w:left w:val="none" w:sz="0" w:space="0" w:color="auto"/>
        <w:bottom w:val="none" w:sz="0" w:space="0" w:color="auto"/>
        <w:right w:val="none" w:sz="0" w:space="0" w:color="auto"/>
      </w:divBdr>
    </w:div>
    <w:div w:id="2009745699">
      <w:bodyDiv w:val="1"/>
      <w:marLeft w:val="0"/>
      <w:marRight w:val="0"/>
      <w:marTop w:val="0"/>
      <w:marBottom w:val="0"/>
      <w:divBdr>
        <w:top w:val="none" w:sz="0" w:space="0" w:color="auto"/>
        <w:left w:val="none" w:sz="0" w:space="0" w:color="auto"/>
        <w:bottom w:val="none" w:sz="0" w:space="0" w:color="auto"/>
        <w:right w:val="none" w:sz="0" w:space="0" w:color="auto"/>
      </w:divBdr>
      <w:divsChild>
        <w:div w:id="506945599">
          <w:marLeft w:val="0"/>
          <w:marRight w:val="0"/>
          <w:marTop w:val="0"/>
          <w:marBottom w:val="240"/>
          <w:divBdr>
            <w:top w:val="none" w:sz="0" w:space="0" w:color="auto"/>
            <w:left w:val="none" w:sz="0" w:space="0" w:color="auto"/>
            <w:bottom w:val="none" w:sz="0" w:space="0" w:color="auto"/>
            <w:right w:val="none" w:sz="0" w:space="0" w:color="auto"/>
          </w:divBdr>
        </w:div>
      </w:divsChild>
    </w:div>
    <w:div w:id="2011711323">
      <w:bodyDiv w:val="1"/>
      <w:marLeft w:val="0"/>
      <w:marRight w:val="0"/>
      <w:marTop w:val="0"/>
      <w:marBottom w:val="0"/>
      <w:divBdr>
        <w:top w:val="none" w:sz="0" w:space="0" w:color="auto"/>
        <w:left w:val="none" w:sz="0" w:space="0" w:color="auto"/>
        <w:bottom w:val="none" w:sz="0" w:space="0" w:color="auto"/>
        <w:right w:val="none" w:sz="0" w:space="0" w:color="auto"/>
      </w:divBdr>
    </w:div>
    <w:div w:id="2014188775">
      <w:bodyDiv w:val="1"/>
      <w:marLeft w:val="0"/>
      <w:marRight w:val="0"/>
      <w:marTop w:val="0"/>
      <w:marBottom w:val="0"/>
      <w:divBdr>
        <w:top w:val="none" w:sz="0" w:space="0" w:color="auto"/>
        <w:left w:val="none" w:sz="0" w:space="0" w:color="auto"/>
        <w:bottom w:val="none" w:sz="0" w:space="0" w:color="auto"/>
        <w:right w:val="none" w:sz="0" w:space="0" w:color="auto"/>
      </w:divBdr>
    </w:div>
    <w:div w:id="2032803114">
      <w:bodyDiv w:val="1"/>
      <w:marLeft w:val="0"/>
      <w:marRight w:val="0"/>
      <w:marTop w:val="0"/>
      <w:marBottom w:val="0"/>
      <w:divBdr>
        <w:top w:val="none" w:sz="0" w:space="0" w:color="auto"/>
        <w:left w:val="none" w:sz="0" w:space="0" w:color="auto"/>
        <w:bottom w:val="none" w:sz="0" w:space="0" w:color="auto"/>
        <w:right w:val="none" w:sz="0" w:space="0" w:color="auto"/>
      </w:divBdr>
    </w:div>
    <w:div w:id="2058312282">
      <w:bodyDiv w:val="1"/>
      <w:marLeft w:val="0"/>
      <w:marRight w:val="0"/>
      <w:marTop w:val="0"/>
      <w:marBottom w:val="0"/>
      <w:divBdr>
        <w:top w:val="none" w:sz="0" w:space="0" w:color="auto"/>
        <w:left w:val="none" w:sz="0" w:space="0" w:color="auto"/>
        <w:bottom w:val="none" w:sz="0" w:space="0" w:color="auto"/>
        <w:right w:val="none" w:sz="0" w:space="0" w:color="auto"/>
      </w:divBdr>
    </w:div>
    <w:div w:id="2062513674">
      <w:bodyDiv w:val="1"/>
      <w:marLeft w:val="0"/>
      <w:marRight w:val="0"/>
      <w:marTop w:val="0"/>
      <w:marBottom w:val="0"/>
      <w:divBdr>
        <w:top w:val="none" w:sz="0" w:space="0" w:color="auto"/>
        <w:left w:val="none" w:sz="0" w:space="0" w:color="auto"/>
        <w:bottom w:val="none" w:sz="0" w:space="0" w:color="auto"/>
        <w:right w:val="none" w:sz="0" w:space="0" w:color="auto"/>
      </w:divBdr>
    </w:div>
    <w:div w:id="2069525824">
      <w:bodyDiv w:val="1"/>
      <w:marLeft w:val="0"/>
      <w:marRight w:val="0"/>
      <w:marTop w:val="0"/>
      <w:marBottom w:val="0"/>
      <w:divBdr>
        <w:top w:val="none" w:sz="0" w:space="0" w:color="auto"/>
        <w:left w:val="none" w:sz="0" w:space="0" w:color="auto"/>
        <w:bottom w:val="none" w:sz="0" w:space="0" w:color="auto"/>
        <w:right w:val="none" w:sz="0" w:space="0" w:color="auto"/>
      </w:divBdr>
    </w:div>
    <w:div w:id="2086798675">
      <w:bodyDiv w:val="1"/>
      <w:marLeft w:val="0"/>
      <w:marRight w:val="0"/>
      <w:marTop w:val="0"/>
      <w:marBottom w:val="0"/>
      <w:divBdr>
        <w:top w:val="none" w:sz="0" w:space="0" w:color="auto"/>
        <w:left w:val="none" w:sz="0" w:space="0" w:color="auto"/>
        <w:bottom w:val="none" w:sz="0" w:space="0" w:color="auto"/>
        <w:right w:val="none" w:sz="0" w:space="0" w:color="auto"/>
      </w:divBdr>
    </w:div>
    <w:div w:id="2086947008">
      <w:bodyDiv w:val="1"/>
      <w:marLeft w:val="0"/>
      <w:marRight w:val="0"/>
      <w:marTop w:val="0"/>
      <w:marBottom w:val="0"/>
      <w:divBdr>
        <w:top w:val="none" w:sz="0" w:space="0" w:color="auto"/>
        <w:left w:val="none" w:sz="0" w:space="0" w:color="auto"/>
        <w:bottom w:val="none" w:sz="0" w:space="0" w:color="auto"/>
        <w:right w:val="none" w:sz="0" w:space="0" w:color="auto"/>
      </w:divBdr>
    </w:div>
    <w:div w:id="2089884137">
      <w:bodyDiv w:val="1"/>
      <w:marLeft w:val="0"/>
      <w:marRight w:val="0"/>
      <w:marTop w:val="0"/>
      <w:marBottom w:val="0"/>
      <w:divBdr>
        <w:top w:val="none" w:sz="0" w:space="0" w:color="auto"/>
        <w:left w:val="none" w:sz="0" w:space="0" w:color="auto"/>
        <w:bottom w:val="none" w:sz="0" w:space="0" w:color="auto"/>
        <w:right w:val="none" w:sz="0" w:space="0" w:color="auto"/>
      </w:divBdr>
      <w:divsChild>
        <w:div w:id="1043364686">
          <w:marLeft w:val="0"/>
          <w:marRight w:val="0"/>
          <w:marTop w:val="0"/>
          <w:marBottom w:val="240"/>
          <w:divBdr>
            <w:top w:val="none" w:sz="0" w:space="0" w:color="auto"/>
            <w:left w:val="none" w:sz="0" w:space="0" w:color="auto"/>
            <w:bottom w:val="none" w:sz="0" w:space="0" w:color="auto"/>
            <w:right w:val="none" w:sz="0" w:space="0" w:color="auto"/>
          </w:divBdr>
        </w:div>
      </w:divsChild>
    </w:div>
    <w:div w:id="2096978822">
      <w:bodyDiv w:val="1"/>
      <w:marLeft w:val="0"/>
      <w:marRight w:val="0"/>
      <w:marTop w:val="0"/>
      <w:marBottom w:val="0"/>
      <w:divBdr>
        <w:top w:val="none" w:sz="0" w:space="0" w:color="auto"/>
        <w:left w:val="none" w:sz="0" w:space="0" w:color="auto"/>
        <w:bottom w:val="none" w:sz="0" w:space="0" w:color="auto"/>
        <w:right w:val="none" w:sz="0" w:space="0" w:color="auto"/>
      </w:divBdr>
    </w:div>
    <w:div w:id="2120684899">
      <w:bodyDiv w:val="1"/>
      <w:marLeft w:val="0"/>
      <w:marRight w:val="0"/>
      <w:marTop w:val="0"/>
      <w:marBottom w:val="0"/>
      <w:divBdr>
        <w:top w:val="none" w:sz="0" w:space="0" w:color="auto"/>
        <w:left w:val="none" w:sz="0" w:space="0" w:color="auto"/>
        <w:bottom w:val="none" w:sz="0" w:space="0" w:color="auto"/>
        <w:right w:val="none" w:sz="0" w:space="0" w:color="auto"/>
      </w:divBdr>
    </w:div>
    <w:div w:id="2125536854">
      <w:bodyDiv w:val="1"/>
      <w:marLeft w:val="0"/>
      <w:marRight w:val="0"/>
      <w:marTop w:val="0"/>
      <w:marBottom w:val="0"/>
      <w:divBdr>
        <w:top w:val="none" w:sz="0" w:space="0" w:color="auto"/>
        <w:left w:val="none" w:sz="0" w:space="0" w:color="auto"/>
        <w:bottom w:val="none" w:sz="0" w:space="0" w:color="auto"/>
        <w:right w:val="none" w:sz="0" w:space="0" w:color="auto"/>
      </w:divBdr>
    </w:div>
    <w:div w:id="2132283345">
      <w:bodyDiv w:val="1"/>
      <w:marLeft w:val="0"/>
      <w:marRight w:val="0"/>
      <w:marTop w:val="0"/>
      <w:marBottom w:val="0"/>
      <w:divBdr>
        <w:top w:val="none" w:sz="0" w:space="0" w:color="auto"/>
        <w:left w:val="none" w:sz="0" w:space="0" w:color="auto"/>
        <w:bottom w:val="none" w:sz="0" w:space="0" w:color="auto"/>
        <w:right w:val="none" w:sz="0" w:space="0" w:color="auto"/>
      </w:divBdr>
    </w:div>
    <w:div w:id="21416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link@uke.d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tephenwiltshire.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E54312E-1560-4BF0-83FF-9D01EC3F0A49}">
  <we:reference id="wa104380917" version="1.0.1.0" store="de-DE" storeType="OMEX"/>
  <we:alternateReferences>
    <we:reference id="WA104380917" version="1.0.1.0" store="WA104380917" storeType="OMEX"/>
  </we:alternateReferences>
  <we:properties>
    <we:property name="17514964"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383917082"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quot;atIndex&quot;:17,&quot;item&quot;:{&quot;id&quot;:&quot;381fab7f-31ac-4a34-8297-fba1d40fb6a3&quot;,&quot;type&quot;:&quot;article-journal&quot;,&quot;DOI&quot;:&quot;10.1016/0010-0285(77)90012-3&quot;,&quot;container-title&quot;:&quot;Cognitive Psychology&quot;,&quot;container-title-short&quot;:&quot;Cognitive Psychol&quot;,&quot;journalAbbreviation&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David&quot;}],&quot;page-first&quot;:&quot;353&quot;}}]"/>
    <we:property name="601918376"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item&quot;:{&quot;id&quot;:&quot;381fab7f-31ac-4a34-8297-fba1d40fb6a3&quot;,&quot;type&quot;:&quot;article-journal&quot;,&quot;DOI&quot;:&quot;10.1016/0010-0285(77)90012-3&quot;,&quot;container-title&quot;:&quot;Cognitive Psychology&quot;,&quot;container-title-short&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quot;}],&quot;page-first&quot;:&quot;353&quot;}}]"/>
    <we:property name="934944032"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
    <we:property name="1018808734" value="[{&quot;collection_id&quot;:&quot;81b13dc0-f954-48b1-8a0b-a1d79d3d8d97&quot;,&quot;collection_group_id&quot;:null,&quot;deleted&quot;:false,&quot;item_type&quot;:&quot;article&quot;,&quot;data_version&quot;:1,&quot;article&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authors&quot;:[&quot;Happé F&quot;,&quot;Frith U&quot;],&quot;eissn&quot;:&quot;1573-3432&quot;,&quot;issn&quot;:&quot;0162-3257&quot;,&quot;issue&quot;:&quot;1&quot;,&quot;journal&quot;:&quot;Journal of Autism and Developmental Disorders&quot;,&quot;journal_abbrev&quot;:&quot;J Autism Dev Disord&quot;,&quot;pagination&quot;:&quot;5-25&quot;,&quot;title&quot;:&quot;The Weak Coherence Account: Detail-focused Cognitive Style in Autism Spectrum Disorders&quot;,&quot;volume&quot;:&quot;36&quot;,&quot;year&quot;:&quot;2006&quot;},&quot;ext_ids&quot;:{&quot;doi&quot;:&quot;10.1007/s10803-005-0039-0&quot;,&quot;pmid&quot;:&quot;16450045&quot;,&quot;gsid&quot;:&quot;WLjKey6ZJKQJ:11827746946306193496&quot;},&quot;user_data&quot;:{&quot;created&quot;:&quot;2017-10-07T12:03:25Z&quot;,&quot;createdby&quot;:&quot;extension-chrome-v1.32&quot;,&quot;modified&quot;:&quot;2017-10-07T12:03:25Z&quot;,&quot;modifiedby&quot;:&quot;extension-chrome-v1.32&quot;,&quot;has_annotations&quot;:false,&quot;unread&quot;:true,&quot;voted_down_count&quot;:0,&quot;voted_up_count&quot;:0,&quot;shared&quot;:false,&quot;sponsored&quot;:false},&quot;seq&quot;:252,&quot;id&quot;:&quot;8d0729e9-bb7f-408b-8db2-eb481f628322&quot;,&quot;files&quot;:[{&quot;file_type&quot;:&quot;pdf&quot;,&quot;pages&quot;:21,&quot;sha256&quot;:&quot;9580abd306e61b4b6f8b90c2b747b4ec3400acee7a80ef9ff9c95e328e5b65f5&quot;,&quot;access_method&quot;:&quot;personal_library&quot;,&quot;size&quot;:300886,&quot;created&quot;:&quot;2017-10-07T12:03:25Z&quot;,&quot;name&quot;:&quot;10.1007/s10803-005-0039-0.pdf&quot;,&quot;type&quot;:&quot;article&quot;,&quot;source_url&quot;:&quot;https://link.springer.com/content/pdf/10.1007%2Fs10803-005-0039-0.pdf&quot;}],&quot;pdf_hash&quot;:&quot;9580abd306e61b4b6f8b90c2b747b4ec3400acee7a80ef9ff9c95e328e5b65f5&quot;,&quot;item&quot;:{&quot;id&quot;:&quot;8d0729e9-bb7f-408b-8db2-eb481f628322&quot;,&quot;type&quot;:&quot;article-journal&quot;,&quot;DOI&quot;:&quot;10.1007/s10803-005-0039-0&quot;,&quot;container-title&quot;:&quot;Journal of Autism and Developmental Disorders&quot;,&quot;container-title-short&quot;:&quot;J Autism Dev Disord&quot;,&quot;title&quot;:&quot;The Weak Coherence Account: Detail-focused Cognitive Style in Autism Spectrum Disorders&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ISSN&quot;:&quot;0162-3257&quot;,&quot;volume&quot;:&quot;36&quot;,&quot;issue&quot;:&quot;1&quot;,&quot;page&quot;:&quot;5-25&quot;,&quot;original-date&quot;:{&quot;0&quot;:&quot;2&quot;,&quot;1&quot;:&quot;0&quot;,&quot;2&quot;:&quot;0&quot;,&quot;3&quot;:&quot;6&quot;},&quot;issued&quot;:{&quot;year&quot;:2006},&quot;author&quot;:[{&quot;family&quot;:&quot;Happé&quot;,&quot;given&quot;:&quot;&quot;},{&quot;family&quot;:&quot;Frith&quot;,&quot;given&quot;:&quot;&quot;}],&quot;page-first&quot;:&quot;5&quot;}}]"/>
    <we:property name="1154881800" value="[{&quot;collection_id&quot;:&quot;81b13dc0-f954-48b1-8a0b-a1d79d3d8d97&quot;,&quot;collection_group_id&quot;:null,&quot;deleted&quot;:false,&quot;item_type&quot;:&quot;article&quot;,&quot;data_version&quot;:1,&quot;article&quot;:{&quot;authors&quot;:[&quot;Briskman J&quot;,&quot;Frith U&quot;,&quot;Happe F&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item&quot;:{&quot;id&quot;:&quot;7e2325e7-185f-4455-b3d0-ee1c42c2654f&quot;,&quot;type&quot;:&quot;article-journal&quot;,&quot;container-title&quot;:&quot;The Journal of Child Psychology and Psychiatry and Allied Disciplines&quot;,&quot;title&quot;:&quot;Exploring the cognitive phenotype of autism: weak “central coherence” in parents and siblings of children with autism: II. Real-life skills and preferences&quot;,&quot;volume&quot;:&quot;42&quot;,&quot;original-date&quot;:{&quot;0&quot;:&quot;2&quot;,&quot;1&quot;:&quot;0&quot;,&quot;2&quot;:&quot;0&quot;,&quot;3&quot;:&quot;1&quot;},&quot;issued&quot;:{&quot;year&quot;:2001},&quot;author&quot;:[{&quot;family&quot;:&quot;Briskman&quot;,&quot;given&quot;:&quot;&quot;},{&quot;family&quot;:&quot;Frith&quot;,&quot;given&quot;:&quot;&quot;},{&quot;family&quot;:&quot;Happe&quot;,&quot;given&quot;:&quot;&quot;}]}}]"/>
    <we:property name="1769045687"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
    <we:property name="1831639884"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
    <we:property name="2056739608"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2058506851"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KM&quot;},{&quot;family&quot;:&quot;Nacewicz&quot;,&quot;given&quot;:&quot;BM&quot;},{&quot;family&quot;:&quot;Johnstone&quot;,&quot;given&quot;:&quot;T&quot;},{&quot;family&quot;:&quot;Schaefer&quot;,&quot;given&quot;:&quot;HS&quot;},{&quot;family&quot;:&quot;Gernsbacher&quot;,&quot;given&quot;:&quot;MA&quot;},{&quot;family&quot;:&quot;Goldsmith&quot;,&quot;given&quot;:&quot;HH&quot;},{&quot;family&quot;:&quot;Alexander&quot;,&quot;given&quot;:&quot;AL&quot;},{&quot;family&quot;:&quot;Davidson&quot;,&quot;given&quot;:&quot;RJ&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journalAbbreviation&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KA&quot;},{&quot;family&quot;:&quot;Sasson&quot;,&quot;given&quot;:&quot;NJ&quot;},{&quot;family&quot;:&quot;Reznick&quot;,&quot;given&quot;:&quot;JS&quot;},{&quot;family&quot;:&quot;Paul&quot;,&quot;given&quot;:&quot;G&quot;},{&quot;family&quot;:&quot;Goldman&quot;,&quot;given&quot;:&quot;BD&quot;},{&quot;family&quot;:&quot;Piven&quot;,&quot;given&quot;:&quot;J&quot;}],&quot;page-first&quot;:&quot;249&quot;}},{&quot;collection_id&quot;:&quot;81b13dc0-f954-48b1-8a0b-a1d79d3d8d97&quot;,&quot;deleted&quot;:false,&quot;item_type&quot;:&quot;article&quot;,&quot;data_version&quot;:1,&quot;article&quot;:{&quot;abstract&quot;:&quo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quot;,&quot;authors&quot;:[&quot;Michael L. Spezio&quot;,&quot;Ralph Adolphs&quot;,&quot;Robert S.E. Hurley&quot;,&quot;Joseph Piven&quot;],&quot;issn&quot;:&quot;0028-3932&quot;,&quot;issue&quot;:&quot;1&quot;,&quot;journal&quot;:&quot;Neuropsychologia&quot;,&quot;journal_abbrev&quot;:&quot;Neuropsychologia&quot;,&quot;pagination&quot;:&quot;144-151&quot;,&quot;title&quot;:&quot;Analysis of face gaze in autism using “Bubbles”&quot;,&quot;volume&quot;:&quot;45&quot;,&quot;year&quot;:&quot;2007&quot;},&quot;ext_ids&quot;:{&quot;doi&quot;:&quot;10.1016/j.neuropsychologia.2006.04.027&quot;,&quot;pmid&quot;:&quot;16824559&quot;},&quot;user_data&quot;:{&quot;citekey&quot;:&quot;Spezio:200781b&quot;,&quot;created&quot;:&quot;2018-07-11T14:07:11Z&quot;,&quot;createdby&quot;:&quot;Web Library&quot;,&quot;modified&quot;:&quot;2018-07-11T14:07:11Z&quot;,&quot;modifiedby&quot;:&quot;Web Library&quot;,&quot;has_annotations&quot;:false,&quot;unread&quot;:true,&quot;voted_down_count&quot;:0,&quot;voted_up_count&quot;:0,&quot;shared&quot;:false,&quot;sponsored&quot;:false},&quot;seq&quot;:446,&quot;id&quot;:&quot;802ee599-c3db-4922-9690-1e7009468c09&quot;,&quot;files&quot;:[],&quot;pdf_hash&quot;:null,&quot;custom_metadata&quot;:{}}]"/>
    <we:property name="2141222267"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style" value="{&quot;title&quot;:&quot;Science&quot;,&quot;url&quot;:&quot;https://smartcite.readcube.com/styles/science&quot;,&quot;favorite&quot;:false}"/>
    <we:property name="-894733616"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720518474"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689751391"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640265318"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450090501"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
    <we:property name="-434836556" value="[{&quot;collection_id&quot;:&quot;81b13dc0-f954-48b1-8a0b-a1d79d3d8d97&quot;,&quot;collection_group_id&quot;:null,&quot;deleted&quot;:false,&quot;item_type&quot;:&quot;article&quot;,&quot;data_version&quot;:1,&quot;article&quot;:{&quot;authors&quot;:[&quot;J Briskman&quot;,&quot;U Frith&quot;,&quot;F Happe&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pdf_hash&quot;:null,&quot;custom_metadata&quot;:{},&quot;atIndex&quot;:15}]"/>
    <we:property name="-209602"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1632859418"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y name="-1535118938"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
    <we:property name="-1434276752"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1423410427" value="[{&quot;collection_id&quot;:&quot;81b13dc0-f954-48b1-8a0b-a1d79d3d8d97&quot;,&quot;collection_group_id&quot;:null,&quot;deleted&quot;:false,&quot;item_type&quot;:&quot;article&quot;,&quot;data_version&quot;:1,&quot;article&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authors&quot;:[&quot;Eggermont JJ&quot;,&quot;Johannesma PIM&quot;,&quot;Aertsen AMHJ&quot;],&quot;eissn&quot;:&quot;1469-8994&quot;,&quot;issn&quot;:&quot;1469-8994&quot;,&quot;issue&quot;:&quot;3&quot;,&quot;journal&quot;:&quot;Quarterly Reviews of Biophysics&quot;,&quot;journal_abbrev&quot;:&quot;Q Rev Biophys&quot;,&quot;pagination&quot;:&quot;341-414&quot;,&quot;title&quot;:&quot;Reverse-correlation methods in auditory research&quot;,&quot;volume&quot;:&quot;16&quot;,&quot;year&quot;:&quot;1983&quot;},&quot;ext_ids&quot;:{&quot;doi&quot;:&quot;10.1017/s0033583500005126&quot;,&quot;pmid&quot;:&quot;6366861&quot;,&quot;gsid&quot;:&quot;2os92DQ7--EJ:16283673975840410586&quot;},&quot;user_data&quot;:{&quot;created&quot;:&quot;2017-10-09T09:53:50Z&quot;,&quot;createdby&quot;:&quot;extension-chrome-v1.32&quot;,&quot;modified&quot;:&quot;2017-10-09T09:53:50Z&quot;,&quot;modifiedby&quot;:&quot;extension-chrome-v1.32&quot;,&quot;has_annotations&quot;:false,&quot;unread&quot;:true,&quot;voted_down_count&quot;:0,&quot;voted_up_count&quot;:0,&quot;shared&quot;:false,&quot;sponsored&quot;:false},&quot;seq&quot;:317,&quot;id&quot;:&quot;ea5a74d5-412b-4728-b2d5-6354e57070d7&quot;,&quot;files&quot;:[],&quot;item&quot;:{&quot;id&quot;:&quot;ea5a74d5-412b-4728-b2d5-6354e57070d7&quot;,&quot;type&quot;:&quot;article-journal&quot;,&quot;DOI&quot;:&quot;10.1017/s0033583500005126&quot;,&quot;container-title&quot;:&quot;Quarterly Reviews of Biophysics&quot;,&quot;container-title-short&quot;:&quot;Q Rev Biophys&quot;,&quot;title&quot;:&quot;Reverse-correlation methods in auditory research&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ISSN&quot;:&quot;1469-8994&quot;,&quot;volume&quot;:&quot;16&quot;,&quot;issue&quot;:&quot;3&quot;,&quot;page&quot;:&quot;341-414&quot;,&quot;original-date&quot;:{&quot;0&quot;:&quot;1&quot;,&quot;1&quot;:&quot;9&quot;,&quot;2&quot;:&quot;8&quot;,&quot;3&quot;:&quot;3&quot;},&quot;issued&quot;:{&quot;year&quot;:1983},&quot;author&quot;:[{&quot;family&quot;:&quot;Eggermont&quot;,&quot;given&quot;:&quot;&quot;},{&quot;family&quot;:&quot;PIM&quot;,&quot;given&quot;:&quot;Johannesma&quot;},{&quot;family&quot;:&quot;AMHJ&quot;,&quot;given&quot;:&quot;Aertsen&quot;}],&quot;page-first&quot;:&quot;341&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333054649"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item&quot;:{&quot;id&quot;:&quot;e8f4e2c4-8667-4bf2-9f30-aa2185991312&quot;,&quot;type&quot;:&quot;article-journal&quot;,&quot;container-title&quot;:&quot;Journal of neurophysiology&quot;,&quot;container-title-short&quot;:&quot;J Neurophysiol&quot;,&quot;title&quot;:&quot;An evaluation of the two-dimensional Gabor filter model of simple receptive fields in cat striate cortex.&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ISSN&quot;:&quot;0022-3077&quot;,&quot;volume&quot;:&quot;58&quot;,&quot;issue&quot;:&quot;6&quot;,&quot;page&quot;:&quot;1233-58&quot;,&quot;original-date&quot;:{&quot;0&quot;:&quot;1&quot;,&quot;1&quot;:&quot;9&quot;,&quot;2&quot;:&quot;8&quot;,&quot;3&quot;:&quot;7&quot;},&quot;issued&quot;:{&quot;year&quot;:1987},&quot;author&quot;:[{&quot;family&quot;:&quot;Jones&quot;,&quot;given&quot;:&quot;&quot;},{&quot;family&quot;:&quot;Palmer&quot;,&quot;given&quot;:&quot;&quot;}],&quot;page-first&quot;:&quot;1233&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item&quot;:{&quot;id&quot;:&quot;6259f5c2-b0ac-42eb-9619-e41b5f7c09cd&quot;,&quot;type&quot;:&quot;article-journal&quot;,&quot;DOI&quot;:&quot;10.1016/s0042-6989(96)00247-7&quot;,&quot;container-title&quot;:&quot;Vision Research&quot;,&quot;container-title-short&quot;:&quot;Vision Res&quot;,&quot;title&quot;:&quot;A subspace reverse-correlation technique for the study of visual neurons&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ISSN&quot;:&quot;0042-6989&quot;,&quot;volume&quot;:&quot;37&quot;,&quot;issue&quot;:&quot;17&quot;,&quot;page&quot;:&quot;2455-2464&quot;,&quot;original-date&quot;:{&quot;0&quot;:&quot;1&quot;,&quot;1&quot;:&quot;9&quot;,&quot;2&quot;:&quot;9&quot;,&quot;3&quot;:&quot;7&quot;},&quot;issued&quot;:{&quot;year&quot;:1997},&quot;author&quot;:[{&quot;family&quot;:&quot;Ringach&quot;,&quot;given&quot;:&quot;&quot;},{&quot;family&quot;:&quot;Sapiro&quot;,&quot;given&quot;:&quot;&quot;},{&quot;family&quot;:&quot;Shapley&quot;,&quot;given&quot;:&quot;&quot;}],&quot;page-first&quot;:&quot;2455&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068413899"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e247585-cf42-4463-adf5-652922629a47">
  <we:reference id="WA104380917" version="1.0.1.0" store="en-GB" storeType="omex"/>
  <we:alternateReferences/>
  <we:properties>
    <we:property name="601918376" value="null"/>
    <we:property name="1018808734" value="null"/>
    <we:property name="1154881800" value="null"/>
    <we:property name="2141222267" value="null"/>
    <we:property name="-720518474" value="null"/>
    <we:property name="-1434276752" value="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84266-D527-4A35-A933-63F33D5B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20007</Words>
  <Characters>114043</Characters>
  <Application>Microsoft Office Word</Application>
  <DocSecurity>0</DocSecurity>
  <Lines>950</Lines>
  <Paragraphs>267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Birmingham</Company>
  <LinksUpToDate>false</LinksUpToDate>
  <CharactersWithSpaces>133783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Arjen Alink</dc:creator>
  <cp:lastModifiedBy>Arjen Alink</cp:lastModifiedBy>
  <cp:revision>10</cp:revision>
  <cp:lastPrinted>2020-01-24T13:37:00Z</cp:lastPrinted>
  <dcterms:created xsi:type="dcterms:W3CDTF">2020-05-15T12:13:00Z</dcterms:created>
  <dcterms:modified xsi:type="dcterms:W3CDTF">2020-07-14T13:29:00Z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id="K7bOHiT2"/&gt;&lt;style id="http://www.zotero.org/styles/nature-communications"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value="true"/&gt;&lt;/prefs&gt;&lt;/data&gt;</vt:lpwstr>
  </property>
</Properties>
</file>